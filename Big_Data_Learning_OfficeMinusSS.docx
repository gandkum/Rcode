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8EA" w:rsidRPr="00901439" w:rsidRDefault="00E018EA" w:rsidP="007E72B6">
      <w:pPr>
        <w:pStyle w:val="Heading1"/>
        <w:numPr>
          <w:ilvl w:val="0"/>
          <w:numId w:val="0"/>
        </w:numPr>
        <w:ind w:right="-64"/>
        <w:rPr>
          <w:rStyle w:val="Strong"/>
          <w:rFonts w:asciiTheme="minorHAnsi" w:hAnsiTheme="minorHAnsi" w:cstheme="minorHAnsi"/>
          <w:b w:val="0"/>
          <w:sz w:val="24"/>
        </w:rPr>
      </w:pPr>
      <w:bookmarkStart w:id="0" w:name="_Toc280868066"/>
      <w:bookmarkStart w:id="1" w:name="_Toc281216267"/>
      <w:bookmarkStart w:id="2" w:name="_Toc281220406"/>
      <w:bookmarkStart w:id="3" w:name="_Toc281226287"/>
      <w:bookmarkStart w:id="4" w:name="_Toc318731922"/>
      <w:bookmarkStart w:id="5" w:name="_Toc481554624"/>
      <w:r w:rsidRPr="00901439">
        <w:rPr>
          <w:rStyle w:val="Strong"/>
          <w:rFonts w:asciiTheme="minorHAnsi" w:hAnsiTheme="minorHAnsi" w:cstheme="minorHAnsi"/>
          <w:b w:val="0"/>
          <w:sz w:val="24"/>
        </w:rPr>
        <w:t>Table of Contents</w:t>
      </w:r>
      <w:bookmarkEnd w:id="0"/>
      <w:bookmarkEnd w:id="1"/>
      <w:bookmarkEnd w:id="2"/>
      <w:bookmarkEnd w:id="3"/>
      <w:bookmarkEnd w:id="5"/>
    </w:p>
    <w:p w:rsidR="000E1221" w:rsidRDefault="001D1401">
      <w:pPr>
        <w:pStyle w:val="TOC1"/>
        <w:rPr>
          <w:rFonts w:asciiTheme="minorHAnsi" w:eastAsiaTheme="minorEastAsia" w:hAnsiTheme="minorHAnsi" w:cstheme="minorBidi"/>
          <w:b w:val="0"/>
          <w:bCs w:val="0"/>
          <w:caps w:val="0"/>
          <w:noProof/>
          <w:sz w:val="22"/>
          <w:szCs w:val="22"/>
          <w:lang w:bidi="ar-SA"/>
        </w:rPr>
      </w:pPr>
      <w:r w:rsidRPr="00901439">
        <w:rPr>
          <w:rFonts w:asciiTheme="minorHAnsi" w:hAnsiTheme="minorHAnsi" w:cstheme="minorHAnsi"/>
          <w:b w:val="0"/>
          <w:sz w:val="24"/>
          <w:szCs w:val="24"/>
        </w:rPr>
        <w:fldChar w:fldCharType="begin"/>
      </w:r>
      <w:r w:rsidR="00E018EA" w:rsidRPr="00901439">
        <w:rPr>
          <w:rFonts w:asciiTheme="minorHAnsi" w:hAnsiTheme="minorHAnsi" w:cstheme="minorHAnsi"/>
          <w:b w:val="0"/>
          <w:sz w:val="24"/>
          <w:szCs w:val="24"/>
        </w:rPr>
        <w:instrText xml:space="preserve"> TOC \o "1-3" \h \z \u </w:instrText>
      </w:r>
      <w:r w:rsidRPr="00901439">
        <w:rPr>
          <w:rFonts w:asciiTheme="minorHAnsi" w:hAnsiTheme="minorHAnsi" w:cstheme="minorHAnsi"/>
          <w:b w:val="0"/>
          <w:sz w:val="24"/>
          <w:szCs w:val="24"/>
        </w:rPr>
        <w:fldChar w:fldCharType="separate"/>
      </w:r>
      <w:hyperlink w:anchor="_Toc481554624" w:history="1">
        <w:r w:rsidR="000E1221" w:rsidRPr="00CB7112">
          <w:rPr>
            <w:rStyle w:val="Hyperlink"/>
            <w:rFonts w:cstheme="minorHAnsi"/>
            <w:noProof/>
          </w:rPr>
          <w:t>Table of Contents</w:t>
        </w:r>
        <w:r w:rsidR="000E1221">
          <w:rPr>
            <w:noProof/>
            <w:webHidden/>
          </w:rPr>
          <w:tab/>
        </w:r>
        <w:r w:rsidR="000E1221">
          <w:rPr>
            <w:noProof/>
            <w:webHidden/>
          </w:rPr>
          <w:fldChar w:fldCharType="begin"/>
        </w:r>
        <w:r w:rsidR="000E1221">
          <w:rPr>
            <w:noProof/>
            <w:webHidden/>
          </w:rPr>
          <w:instrText xml:space="preserve"> PAGEREF _Toc481554624 \h </w:instrText>
        </w:r>
        <w:r w:rsidR="000E1221">
          <w:rPr>
            <w:noProof/>
            <w:webHidden/>
          </w:rPr>
        </w:r>
        <w:r w:rsidR="000E1221">
          <w:rPr>
            <w:noProof/>
            <w:webHidden/>
          </w:rPr>
          <w:fldChar w:fldCharType="separate"/>
        </w:r>
        <w:r w:rsidR="000E1221">
          <w:rPr>
            <w:noProof/>
            <w:webHidden/>
          </w:rPr>
          <w:t>1</w:t>
        </w:r>
        <w:r w:rsidR="000E1221">
          <w:rPr>
            <w:noProof/>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625" w:history="1">
        <w:r w:rsidRPr="00CB7112">
          <w:rPr>
            <w:rStyle w:val="Hyperlink"/>
            <w:rFonts w:cstheme="minorHAnsi"/>
            <w:noProof/>
          </w:rPr>
          <w:t>1.</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Last sprint</w:t>
        </w:r>
        <w:r>
          <w:rPr>
            <w:noProof/>
            <w:webHidden/>
          </w:rPr>
          <w:tab/>
        </w:r>
        <w:r>
          <w:rPr>
            <w:noProof/>
            <w:webHidden/>
          </w:rPr>
          <w:fldChar w:fldCharType="begin"/>
        </w:r>
        <w:r>
          <w:rPr>
            <w:noProof/>
            <w:webHidden/>
          </w:rPr>
          <w:instrText xml:space="preserve"> PAGEREF _Toc481554625 \h </w:instrText>
        </w:r>
        <w:r>
          <w:rPr>
            <w:noProof/>
            <w:webHidden/>
          </w:rPr>
        </w:r>
        <w:r>
          <w:rPr>
            <w:noProof/>
            <w:webHidden/>
          </w:rPr>
          <w:fldChar w:fldCharType="separate"/>
        </w:r>
        <w:r>
          <w:rPr>
            <w:noProof/>
            <w:webHidden/>
          </w:rPr>
          <w:t>7</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26" w:history="1">
        <w:r w:rsidRPr="00CB7112">
          <w:rPr>
            <w:rStyle w:val="Hyperlink"/>
            <w:rFonts w:ascii="Arial" w:hAnsi="Arial" w:cs="Arial"/>
            <w:noProof/>
          </w:rPr>
          <w:t>1.1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Data Ingestion</w:t>
        </w:r>
        <w:r>
          <w:rPr>
            <w:noProof/>
            <w:webHidden/>
          </w:rPr>
          <w:tab/>
        </w:r>
        <w:r>
          <w:rPr>
            <w:noProof/>
            <w:webHidden/>
          </w:rPr>
          <w:fldChar w:fldCharType="begin"/>
        </w:r>
        <w:r>
          <w:rPr>
            <w:noProof/>
            <w:webHidden/>
          </w:rPr>
          <w:instrText xml:space="preserve"> PAGEREF _Toc481554626 \h </w:instrText>
        </w:r>
        <w:r>
          <w:rPr>
            <w:noProof/>
            <w:webHidden/>
          </w:rPr>
        </w:r>
        <w:r>
          <w:rPr>
            <w:noProof/>
            <w:webHidden/>
          </w:rPr>
          <w:fldChar w:fldCharType="separate"/>
        </w:r>
        <w:r>
          <w:rPr>
            <w:noProof/>
            <w:webHidden/>
          </w:rPr>
          <w:t>7</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27" w:history="1">
        <w:r w:rsidRPr="00CB7112">
          <w:rPr>
            <w:rStyle w:val="Hyperlink"/>
          </w:rPr>
          <w:t>1.1.1</w:t>
        </w:r>
        <w:r>
          <w:rPr>
            <w:rFonts w:asciiTheme="minorHAnsi" w:eastAsiaTheme="minorEastAsia" w:hAnsiTheme="minorHAnsi" w:cstheme="minorBidi"/>
            <w:iCs w:val="0"/>
            <w:sz w:val="22"/>
            <w:szCs w:val="22"/>
            <w:lang w:bidi="ar-SA"/>
          </w:rPr>
          <w:tab/>
        </w:r>
        <w:r w:rsidRPr="00CB7112">
          <w:rPr>
            <w:rStyle w:val="Hyperlink"/>
          </w:rPr>
          <w:t>Sqoop Import delimiter</w:t>
        </w:r>
        <w:r>
          <w:rPr>
            <w:webHidden/>
          </w:rPr>
          <w:tab/>
        </w:r>
        <w:r>
          <w:rPr>
            <w:webHidden/>
          </w:rPr>
          <w:fldChar w:fldCharType="begin"/>
        </w:r>
        <w:r>
          <w:rPr>
            <w:webHidden/>
          </w:rPr>
          <w:instrText xml:space="preserve"> PAGEREF _Toc481554627 \h </w:instrText>
        </w:r>
        <w:r>
          <w:rPr>
            <w:webHidden/>
          </w:rPr>
        </w:r>
        <w:r>
          <w:rPr>
            <w:webHidden/>
          </w:rPr>
          <w:fldChar w:fldCharType="separate"/>
        </w:r>
        <w:r>
          <w:rPr>
            <w:webHidden/>
          </w:rPr>
          <w:t>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28" w:history="1">
        <w:r w:rsidRPr="00CB7112">
          <w:rPr>
            <w:rStyle w:val="Hyperlink"/>
          </w:rPr>
          <w:t>1.1.2</w:t>
        </w:r>
        <w:r>
          <w:rPr>
            <w:rFonts w:asciiTheme="minorHAnsi" w:eastAsiaTheme="minorEastAsia" w:hAnsiTheme="minorHAnsi" w:cstheme="minorBidi"/>
            <w:iCs w:val="0"/>
            <w:sz w:val="22"/>
            <w:szCs w:val="22"/>
            <w:lang w:bidi="ar-SA"/>
          </w:rPr>
          <w:tab/>
        </w:r>
        <w:r w:rsidRPr="00CB7112">
          <w:rPr>
            <w:rStyle w:val="Hyperlink"/>
          </w:rPr>
          <w:t>Sqoop Free From Query</w:t>
        </w:r>
        <w:r>
          <w:rPr>
            <w:webHidden/>
          </w:rPr>
          <w:tab/>
        </w:r>
        <w:r>
          <w:rPr>
            <w:webHidden/>
          </w:rPr>
          <w:fldChar w:fldCharType="begin"/>
        </w:r>
        <w:r>
          <w:rPr>
            <w:webHidden/>
          </w:rPr>
          <w:instrText xml:space="preserve"> PAGEREF _Toc481554628 \h </w:instrText>
        </w:r>
        <w:r>
          <w:rPr>
            <w:webHidden/>
          </w:rPr>
        </w:r>
        <w:r>
          <w:rPr>
            <w:webHidden/>
          </w:rPr>
          <w:fldChar w:fldCharType="separate"/>
        </w:r>
        <w:r>
          <w:rPr>
            <w:webHidden/>
          </w:rPr>
          <w:t>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29" w:history="1">
        <w:r w:rsidRPr="00CB7112">
          <w:rPr>
            <w:rStyle w:val="Hyperlink"/>
          </w:rPr>
          <w:t>1.1.3</w:t>
        </w:r>
        <w:r>
          <w:rPr>
            <w:rFonts w:asciiTheme="minorHAnsi" w:eastAsiaTheme="minorEastAsia" w:hAnsiTheme="minorHAnsi" w:cstheme="minorBidi"/>
            <w:iCs w:val="0"/>
            <w:sz w:val="22"/>
            <w:szCs w:val="22"/>
            <w:lang w:bidi="ar-SA"/>
          </w:rPr>
          <w:tab/>
        </w:r>
        <w:r w:rsidRPr="00CB7112">
          <w:rPr>
            <w:rStyle w:val="Hyperlink"/>
          </w:rPr>
          <w:t>Sqoop Import Into Hive Table</w:t>
        </w:r>
        <w:r>
          <w:rPr>
            <w:webHidden/>
          </w:rPr>
          <w:tab/>
        </w:r>
        <w:r>
          <w:rPr>
            <w:webHidden/>
          </w:rPr>
          <w:fldChar w:fldCharType="begin"/>
        </w:r>
        <w:r>
          <w:rPr>
            <w:webHidden/>
          </w:rPr>
          <w:instrText xml:space="preserve"> PAGEREF _Toc481554629 \h </w:instrText>
        </w:r>
        <w:r>
          <w:rPr>
            <w:webHidden/>
          </w:rPr>
        </w:r>
        <w:r>
          <w:rPr>
            <w:webHidden/>
          </w:rPr>
          <w:fldChar w:fldCharType="separate"/>
        </w:r>
        <w:r>
          <w:rPr>
            <w:webHidden/>
          </w:rPr>
          <w:t>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0" w:history="1">
        <w:r w:rsidRPr="00CB7112">
          <w:rPr>
            <w:rStyle w:val="Hyperlink"/>
          </w:rPr>
          <w:t>1.1.4</w:t>
        </w:r>
        <w:r>
          <w:rPr>
            <w:rFonts w:asciiTheme="minorHAnsi" w:eastAsiaTheme="minorEastAsia" w:hAnsiTheme="minorHAnsi" w:cstheme="minorBidi"/>
            <w:iCs w:val="0"/>
            <w:sz w:val="22"/>
            <w:szCs w:val="22"/>
            <w:lang w:bidi="ar-SA"/>
          </w:rPr>
          <w:tab/>
        </w:r>
        <w:r w:rsidRPr="00CB7112">
          <w:rPr>
            <w:rStyle w:val="Hyperlink"/>
          </w:rPr>
          <w:t>Sqoop Export</w:t>
        </w:r>
        <w:r>
          <w:rPr>
            <w:webHidden/>
          </w:rPr>
          <w:tab/>
        </w:r>
        <w:r>
          <w:rPr>
            <w:webHidden/>
          </w:rPr>
          <w:fldChar w:fldCharType="begin"/>
        </w:r>
        <w:r>
          <w:rPr>
            <w:webHidden/>
          </w:rPr>
          <w:instrText xml:space="preserve"> PAGEREF _Toc481554630 \h </w:instrText>
        </w:r>
        <w:r>
          <w:rPr>
            <w:webHidden/>
          </w:rPr>
        </w:r>
        <w:r>
          <w:rPr>
            <w:webHidden/>
          </w:rPr>
          <w:fldChar w:fldCharType="separate"/>
        </w:r>
        <w:r>
          <w:rPr>
            <w:webHidden/>
          </w:rPr>
          <w:t>10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1" w:history="1">
        <w:r w:rsidRPr="00CB7112">
          <w:rPr>
            <w:rStyle w:val="Hyperlink"/>
          </w:rPr>
          <w:t>1.1.5</w:t>
        </w:r>
        <w:r>
          <w:rPr>
            <w:rFonts w:asciiTheme="minorHAnsi" w:eastAsiaTheme="minorEastAsia" w:hAnsiTheme="minorHAnsi" w:cstheme="minorBidi"/>
            <w:iCs w:val="0"/>
            <w:sz w:val="22"/>
            <w:szCs w:val="22"/>
            <w:lang w:bidi="ar-SA"/>
          </w:rPr>
          <w:tab/>
        </w:r>
        <w:r w:rsidRPr="00CB7112">
          <w:rPr>
            <w:rStyle w:val="Hyperlink"/>
          </w:rPr>
          <w:t>Sqoop Export (update/Insert)</w:t>
        </w:r>
        <w:r>
          <w:rPr>
            <w:webHidden/>
          </w:rPr>
          <w:tab/>
        </w:r>
        <w:r>
          <w:rPr>
            <w:webHidden/>
          </w:rPr>
          <w:fldChar w:fldCharType="begin"/>
        </w:r>
        <w:r>
          <w:rPr>
            <w:webHidden/>
          </w:rPr>
          <w:instrText xml:space="preserve"> PAGEREF _Toc481554631 \h </w:instrText>
        </w:r>
        <w:r>
          <w:rPr>
            <w:webHidden/>
          </w:rPr>
        </w:r>
        <w:r>
          <w:rPr>
            <w:webHidden/>
          </w:rPr>
          <w:fldChar w:fldCharType="separate"/>
        </w:r>
        <w:r>
          <w:rPr>
            <w:webHidden/>
          </w:rPr>
          <w:t>11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2" w:history="1">
        <w:r w:rsidRPr="00CB7112">
          <w:rPr>
            <w:rStyle w:val="Hyperlink"/>
          </w:rPr>
          <w:t>1.1.6</w:t>
        </w:r>
        <w:r>
          <w:rPr>
            <w:rFonts w:asciiTheme="minorHAnsi" w:eastAsiaTheme="minorEastAsia" w:hAnsiTheme="minorHAnsi" w:cstheme="minorBidi"/>
            <w:iCs w:val="0"/>
            <w:sz w:val="22"/>
            <w:szCs w:val="22"/>
            <w:lang w:bidi="ar-SA"/>
          </w:rPr>
          <w:tab/>
        </w:r>
        <w:r w:rsidRPr="00CB7112">
          <w:rPr>
            <w:rStyle w:val="Hyperlink"/>
          </w:rPr>
          <w:t>Start Flume Agent</w:t>
        </w:r>
        <w:r>
          <w:rPr>
            <w:webHidden/>
          </w:rPr>
          <w:tab/>
        </w:r>
        <w:r>
          <w:rPr>
            <w:webHidden/>
          </w:rPr>
          <w:fldChar w:fldCharType="begin"/>
        </w:r>
        <w:r>
          <w:rPr>
            <w:webHidden/>
          </w:rPr>
          <w:instrText xml:space="preserve"> PAGEREF _Toc481554632 \h </w:instrText>
        </w:r>
        <w:r>
          <w:rPr>
            <w:webHidden/>
          </w:rPr>
        </w:r>
        <w:r>
          <w:rPr>
            <w:webHidden/>
          </w:rPr>
          <w:fldChar w:fldCharType="separate"/>
        </w:r>
        <w:r>
          <w:rPr>
            <w:webHidden/>
          </w:rPr>
          <w:t>12</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33" w:history="1">
        <w:r w:rsidRPr="00CB7112">
          <w:rPr>
            <w:rStyle w:val="Hyperlink"/>
            <w:rFonts w:ascii="Arial" w:hAnsi="Arial" w:cs="Arial"/>
            <w:noProof/>
          </w:rPr>
          <w:t>1.2</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Data Transformation</w:t>
        </w:r>
        <w:r>
          <w:rPr>
            <w:noProof/>
            <w:webHidden/>
          </w:rPr>
          <w:tab/>
        </w:r>
        <w:r>
          <w:rPr>
            <w:noProof/>
            <w:webHidden/>
          </w:rPr>
          <w:fldChar w:fldCharType="begin"/>
        </w:r>
        <w:r>
          <w:rPr>
            <w:noProof/>
            <w:webHidden/>
          </w:rPr>
          <w:instrText xml:space="preserve"> PAGEREF _Toc481554633 \h </w:instrText>
        </w:r>
        <w:r>
          <w:rPr>
            <w:noProof/>
            <w:webHidden/>
          </w:rPr>
        </w:r>
        <w:r>
          <w:rPr>
            <w:noProof/>
            <w:webHidden/>
          </w:rPr>
          <w:fldChar w:fldCharType="separate"/>
        </w:r>
        <w:r>
          <w:rPr>
            <w:noProof/>
            <w:webHidden/>
          </w:rPr>
          <w:t>13</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4" w:history="1">
        <w:r w:rsidRPr="00CB7112">
          <w:rPr>
            <w:rStyle w:val="Hyperlink"/>
          </w:rPr>
          <w:t>1.2.1</w:t>
        </w:r>
        <w:r>
          <w:rPr>
            <w:rFonts w:asciiTheme="minorHAnsi" w:eastAsiaTheme="minorEastAsia" w:hAnsiTheme="minorHAnsi" w:cstheme="minorBidi"/>
            <w:iCs w:val="0"/>
            <w:sz w:val="22"/>
            <w:szCs w:val="22"/>
            <w:lang w:bidi="ar-SA"/>
          </w:rPr>
          <w:tab/>
        </w:r>
        <w:r w:rsidRPr="00CB7112">
          <w:rPr>
            <w:rStyle w:val="Hyperlink"/>
          </w:rPr>
          <w:t>Handling Null's</w:t>
        </w:r>
        <w:r>
          <w:rPr>
            <w:webHidden/>
          </w:rPr>
          <w:tab/>
        </w:r>
        <w:r>
          <w:rPr>
            <w:webHidden/>
          </w:rPr>
          <w:fldChar w:fldCharType="begin"/>
        </w:r>
        <w:r>
          <w:rPr>
            <w:webHidden/>
          </w:rPr>
          <w:instrText xml:space="preserve"> PAGEREF _Toc481554634 \h </w:instrText>
        </w:r>
        <w:r>
          <w:rPr>
            <w:webHidden/>
          </w:rPr>
        </w:r>
        <w:r>
          <w:rPr>
            <w:webHidden/>
          </w:rPr>
          <w:fldChar w:fldCharType="separate"/>
        </w:r>
        <w:r>
          <w:rPr>
            <w:webHidden/>
          </w:rPr>
          <w:t>13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5" w:history="1">
        <w:r w:rsidRPr="00CB7112">
          <w:rPr>
            <w:rStyle w:val="Hyperlink"/>
          </w:rPr>
          <w:t>1.2.2</w:t>
        </w:r>
        <w:r>
          <w:rPr>
            <w:rFonts w:asciiTheme="minorHAnsi" w:eastAsiaTheme="minorEastAsia" w:hAnsiTheme="minorHAnsi" w:cstheme="minorBidi"/>
            <w:iCs w:val="0"/>
            <w:sz w:val="22"/>
            <w:szCs w:val="22"/>
            <w:lang w:bidi="ar-SA"/>
          </w:rPr>
          <w:tab/>
        </w:r>
        <w:r w:rsidRPr="00CB7112">
          <w:rPr>
            <w:rStyle w:val="Hyperlink"/>
          </w:rPr>
          <w:t>Tokenize</w:t>
        </w:r>
        <w:r>
          <w:rPr>
            <w:webHidden/>
          </w:rPr>
          <w:tab/>
        </w:r>
        <w:r>
          <w:rPr>
            <w:webHidden/>
          </w:rPr>
          <w:fldChar w:fldCharType="begin"/>
        </w:r>
        <w:r>
          <w:rPr>
            <w:webHidden/>
          </w:rPr>
          <w:instrText xml:space="preserve"> PAGEREF _Toc481554635 \h </w:instrText>
        </w:r>
        <w:r>
          <w:rPr>
            <w:webHidden/>
          </w:rPr>
        </w:r>
        <w:r>
          <w:rPr>
            <w:webHidden/>
          </w:rPr>
          <w:fldChar w:fldCharType="separate"/>
        </w:r>
        <w:r>
          <w:rPr>
            <w:webHidden/>
          </w:rPr>
          <w:t>13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6" w:history="1">
        <w:r w:rsidRPr="00CB7112">
          <w:rPr>
            <w:rStyle w:val="Hyperlink"/>
          </w:rPr>
          <w:t>1.2.3</w:t>
        </w:r>
        <w:r>
          <w:rPr>
            <w:rFonts w:asciiTheme="minorHAnsi" w:eastAsiaTheme="minorEastAsia" w:hAnsiTheme="minorHAnsi" w:cstheme="minorBidi"/>
            <w:iCs w:val="0"/>
            <w:sz w:val="22"/>
            <w:szCs w:val="22"/>
            <w:lang w:bidi="ar-SA"/>
          </w:rPr>
          <w:tab/>
        </w:r>
        <w:r w:rsidRPr="00CB7112">
          <w:rPr>
            <w:rStyle w:val="Hyperlink"/>
          </w:rPr>
          <w:t>Start Flume Agent</w:t>
        </w:r>
        <w:r>
          <w:rPr>
            <w:webHidden/>
          </w:rPr>
          <w:tab/>
        </w:r>
        <w:r>
          <w:rPr>
            <w:webHidden/>
          </w:rPr>
          <w:fldChar w:fldCharType="begin"/>
        </w:r>
        <w:r>
          <w:rPr>
            <w:webHidden/>
          </w:rPr>
          <w:instrText xml:space="preserve"> PAGEREF _Toc481554636 \h </w:instrText>
        </w:r>
        <w:r>
          <w:rPr>
            <w:webHidden/>
          </w:rPr>
        </w:r>
        <w:r>
          <w:rPr>
            <w:webHidden/>
          </w:rPr>
          <w:fldChar w:fldCharType="separate"/>
        </w:r>
        <w:r>
          <w:rPr>
            <w:webHidden/>
          </w:rPr>
          <w:t>14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7" w:history="1">
        <w:r w:rsidRPr="00CB7112">
          <w:rPr>
            <w:rStyle w:val="Hyperlink"/>
          </w:rPr>
          <w:t>1.2.4</w:t>
        </w:r>
        <w:r>
          <w:rPr>
            <w:rFonts w:asciiTheme="minorHAnsi" w:eastAsiaTheme="minorEastAsia" w:hAnsiTheme="minorHAnsi" w:cstheme="minorBidi"/>
            <w:iCs w:val="0"/>
            <w:sz w:val="22"/>
            <w:szCs w:val="22"/>
            <w:lang w:bidi="ar-SA"/>
          </w:rPr>
          <w:tab/>
        </w:r>
        <w:r w:rsidRPr="00CB7112">
          <w:rPr>
            <w:rStyle w:val="Hyperlink"/>
          </w:rPr>
          <w:t>Edukerka</w:t>
        </w:r>
        <w:r>
          <w:rPr>
            <w:webHidden/>
          </w:rPr>
          <w:tab/>
        </w:r>
        <w:r>
          <w:rPr>
            <w:webHidden/>
          </w:rPr>
          <w:fldChar w:fldCharType="begin"/>
        </w:r>
        <w:r>
          <w:rPr>
            <w:webHidden/>
          </w:rPr>
          <w:instrText xml:space="preserve"> PAGEREF _Toc481554637 \h </w:instrText>
        </w:r>
        <w:r>
          <w:rPr>
            <w:webHidden/>
          </w:rPr>
        </w:r>
        <w:r>
          <w:rPr>
            <w:webHidden/>
          </w:rPr>
          <w:fldChar w:fldCharType="separate"/>
        </w:r>
        <w:r>
          <w:rPr>
            <w:webHidden/>
          </w:rPr>
          <w:t>15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8" w:history="1">
        <w:r w:rsidRPr="00CB7112">
          <w:rPr>
            <w:rStyle w:val="Hyperlink"/>
          </w:rPr>
          <w:t>1.2.5</w:t>
        </w:r>
        <w:r>
          <w:rPr>
            <w:rFonts w:asciiTheme="minorHAnsi" w:eastAsiaTheme="minorEastAsia" w:hAnsiTheme="minorHAnsi" w:cstheme="minorBidi"/>
            <w:iCs w:val="0"/>
            <w:sz w:val="22"/>
            <w:szCs w:val="22"/>
            <w:lang w:bidi="ar-SA"/>
          </w:rPr>
          <w:tab/>
        </w:r>
        <w:r w:rsidRPr="00CB7112">
          <w:rPr>
            <w:rStyle w:val="Hyperlink"/>
          </w:rPr>
          <w:t>Projections in PIG</w:t>
        </w:r>
        <w:r>
          <w:rPr>
            <w:webHidden/>
          </w:rPr>
          <w:tab/>
        </w:r>
        <w:r>
          <w:rPr>
            <w:webHidden/>
          </w:rPr>
          <w:fldChar w:fldCharType="begin"/>
        </w:r>
        <w:r>
          <w:rPr>
            <w:webHidden/>
          </w:rPr>
          <w:instrText xml:space="preserve"> PAGEREF _Toc481554638 \h </w:instrText>
        </w:r>
        <w:r>
          <w:rPr>
            <w:webHidden/>
          </w:rPr>
        </w:r>
        <w:r>
          <w:rPr>
            <w:webHidden/>
          </w:rPr>
          <w:fldChar w:fldCharType="separate"/>
        </w:r>
        <w:r>
          <w:rPr>
            <w:webHidden/>
          </w:rPr>
          <w:t>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39" w:history="1">
        <w:r w:rsidRPr="00CB7112">
          <w:rPr>
            <w:rStyle w:val="Hyperlink"/>
            <w:rFonts w:ascii="Arial" w:hAnsi="Arial" w:cs="Arial"/>
          </w:rPr>
          <w:t>1.2.6</w:t>
        </w:r>
        <w:r>
          <w:rPr>
            <w:rFonts w:asciiTheme="minorHAnsi" w:eastAsiaTheme="minorEastAsia" w:hAnsiTheme="minorHAnsi" w:cstheme="minorBidi"/>
            <w:iCs w:val="0"/>
            <w:sz w:val="22"/>
            <w:szCs w:val="22"/>
            <w:lang w:bidi="ar-SA"/>
          </w:rPr>
          <w:tab/>
        </w:r>
        <w:r w:rsidRPr="00CB7112">
          <w:rPr>
            <w:rStyle w:val="Hyperlink"/>
            <w:rFonts w:ascii="Arial" w:hAnsi="Arial" w:cs="Arial"/>
          </w:rPr>
          <w:t>Data Items</w:t>
        </w:r>
        <w:r>
          <w:rPr>
            <w:webHidden/>
          </w:rPr>
          <w:tab/>
        </w:r>
        <w:r>
          <w:rPr>
            <w:webHidden/>
          </w:rPr>
          <w:fldChar w:fldCharType="begin"/>
        </w:r>
        <w:r>
          <w:rPr>
            <w:webHidden/>
          </w:rPr>
          <w:instrText xml:space="preserve"> PAGEREF _Toc481554639 \h </w:instrText>
        </w:r>
        <w:r>
          <w:rPr>
            <w:webHidden/>
          </w:rPr>
        </w:r>
        <w:r>
          <w:rPr>
            <w:webHidden/>
          </w:rPr>
          <w:fldChar w:fldCharType="separate"/>
        </w:r>
        <w:r>
          <w:rPr>
            <w:webHidden/>
          </w:rPr>
          <w:t>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0" w:history="1">
        <w:r w:rsidRPr="00CB7112">
          <w:rPr>
            <w:rStyle w:val="Hyperlink"/>
          </w:rPr>
          <w:t>1.2.7</w:t>
        </w:r>
        <w:r>
          <w:rPr>
            <w:rFonts w:asciiTheme="minorHAnsi" w:eastAsiaTheme="minorEastAsia" w:hAnsiTheme="minorHAnsi" w:cstheme="minorBidi"/>
            <w:iCs w:val="0"/>
            <w:sz w:val="22"/>
            <w:szCs w:val="22"/>
            <w:lang w:bidi="ar-SA"/>
          </w:rPr>
          <w:tab/>
        </w:r>
        <w:r w:rsidRPr="00CB7112">
          <w:rPr>
            <w:rStyle w:val="Hyperlink"/>
          </w:rPr>
          <w:t>Example 1</w:t>
        </w:r>
        <w:r>
          <w:rPr>
            <w:webHidden/>
          </w:rPr>
          <w:tab/>
        </w:r>
        <w:r>
          <w:rPr>
            <w:webHidden/>
          </w:rPr>
          <w:fldChar w:fldCharType="begin"/>
        </w:r>
        <w:r>
          <w:rPr>
            <w:webHidden/>
          </w:rPr>
          <w:instrText xml:space="preserve"> PAGEREF _Toc481554640 \h </w:instrText>
        </w:r>
        <w:r>
          <w:rPr>
            <w:webHidden/>
          </w:rPr>
        </w:r>
        <w:r>
          <w:rPr>
            <w:webHidden/>
          </w:rPr>
          <w:fldChar w:fldCharType="separate"/>
        </w:r>
        <w:r>
          <w:rPr>
            <w:webHidden/>
          </w:rPr>
          <w:t>20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1" w:history="1">
        <w:r w:rsidRPr="00CB7112">
          <w:rPr>
            <w:rStyle w:val="Hyperlink"/>
          </w:rPr>
          <w:t>1.2.8</w:t>
        </w:r>
        <w:r>
          <w:rPr>
            <w:rFonts w:asciiTheme="minorHAnsi" w:eastAsiaTheme="minorEastAsia" w:hAnsiTheme="minorHAnsi" w:cstheme="minorBidi"/>
            <w:iCs w:val="0"/>
            <w:sz w:val="22"/>
            <w:szCs w:val="22"/>
            <w:lang w:bidi="ar-SA"/>
          </w:rPr>
          <w:tab/>
        </w:r>
        <w:r w:rsidRPr="00CB7112">
          <w:rPr>
            <w:rStyle w:val="Hyperlink"/>
          </w:rPr>
          <w:t>Write and Execute Pig Script</w:t>
        </w:r>
        <w:r>
          <w:rPr>
            <w:webHidden/>
          </w:rPr>
          <w:tab/>
        </w:r>
        <w:r>
          <w:rPr>
            <w:webHidden/>
          </w:rPr>
          <w:fldChar w:fldCharType="begin"/>
        </w:r>
        <w:r>
          <w:rPr>
            <w:webHidden/>
          </w:rPr>
          <w:instrText xml:space="preserve"> PAGEREF _Toc481554641 \h </w:instrText>
        </w:r>
        <w:r>
          <w:rPr>
            <w:webHidden/>
          </w:rPr>
        </w:r>
        <w:r>
          <w:rPr>
            <w:webHidden/>
          </w:rPr>
          <w:fldChar w:fldCharType="separate"/>
        </w:r>
        <w:r>
          <w:rPr>
            <w:webHidden/>
          </w:rPr>
          <w:t>20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2" w:history="1">
        <w:r w:rsidRPr="00CB7112">
          <w:rPr>
            <w:rStyle w:val="Hyperlink"/>
          </w:rPr>
          <w:t>1.2.9</w:t>
        </w:r>
        <w:r>
          <w:rPr>
            <w:rFonts w:asciiTheme="minorHAnsi" w:eastAsiaTheme="minorEastAsia" w:hAnsiTheme="minorHAnsi" w:cstheme="minorBidi"/>
            <w:iCs w:val="0"/>
            <w:sz w:val="22"/>
            <w:szCs w:val="22"/>
            <w:lang w:bidi="ar-SA"/>
          </w:rPr>
          <w:tab/>
        </w:r>
        <w:r w:rsidRPr="00CB7112">
          <w:rPr>
            <w:rStyle w:val="Hyperlink"/>
          </w:rPr>
          <w:t>Load Data into Pig Relation</w:t>
        </w:r>
        <w:r>
          <w:rPr>
            <w:webHidden/>
          </w:rPr>
          <w:tab/>
        </w:r>
        <w:r>
          <w:rPr>
            <w:webHidden/>
          </w:rPr>
          <w:fldChar w:fldCharType="begin"/>
        </w:r>
        <w:r>
          <w:rPr>
            <w:webHidden/>
          </w:rPr>
          <w:instrText xml:space="preserve"> PAGEREF _Toc481554642 \h </w:instrText>
        </w:r>
        <w:r>
          <w:rPr>
            <w:webHidden/>
          </w:rPr>
        </w:r>
        <w:r>
          <w:rPr>
            <w:webHidden/>
          </w:rPr>
          <w:fldChar w:fldCharType="separate"/>
        </w:r>
        <w:r>
          <w:rPr>
            <w:webHidden/>
          </w:rPr>
          <w:t>21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3" w:history="1">
        <w:r w:rsidRPr="00CB7112">
          <w:rPr>
            <w:rStyle w:val="Hyperlink"/>
          </w:rPr>
          <w:t>1.2.10</w:t>
        </w:r>
        <w:r>
          <w:rPr>
            <w:rFonts w:asciiTheme="minorHAnsi" w:eastAsiaTheme="minorEastAsia" w:hAnsiTheme="minorHAnsi" w:cstheme="minorBidi"/>
            <w:iCs w:val="0"/>
            <w:sz w:val="22"/>
            <w:szCs w:val="22"/>
            <w:lang w:bidi="ar-SA"/>
          </w:rPr>
          <w:tab/>
        </w:r>
        <w:r w:rsidRPr="00CB7112">
          <w:rPr>
            <w:rStyle w:val="Hyperlink"/>
          </w:rPr>
          <w:t>NULL Operator</w:t>
        </w:r>
        <w:r>
          <w:rPr>
            <w:webHidden/>
          </w:rPr>
          <w:tab/>
        </w:r>
        <w:r>
          <w:rPr>
            <w:webHidden/>
          </w:rPr>
          <w:fldChar w:fldCharType="begin"/>
        </w:r>
        <w:r>
          <w:rPr>
            <w:webHidden/>
          </w:rPr>
          <w:instrText xml:space="preserve"> PAGEREF _Toc481554643 \h </w:instrText>
        </w:r>
        <w:r>
          <w:rPr>
            <w:webHidden/>
          </w:rPr>
        </w:r>
        <w:r>
          <w:rPr>
            <w:webHidden/>
          </w:rPr>
          <w:fldChar w:fldCharType="separate"/>
        </w:r>
        <w:r>
          <w:rPr>
            <w:webHidden/>
          </w:rPr>
          <w:t>21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4" w:history="1">
        <w:r w:rsidRPr="00CB7112">
          <w:rPr>
            <w:rStyle w:val="Hyperlink"/>
          </w:rPr>
          <w:t>1.2.11</w:t>
        </w:r>
        <w:r>
          <w:rPr>
            <w:rFonts w:asciiTheme="minorHAnsi" w:eastAsiaTheme="minorEastAsia" w:hAnsiTheme="minorHAnsi" w:cstheme="minorBidi"/>
            <w:iCs w:val="0"/>
            <w:sz w:val="22"/>
            <w:szCs w:val="22"/>
            <w:lang w:bidi="ar-SA"/>
          </w:rPr>
          <w:tab/>
        </w:r>
        <w:r w:rsidRPr="00CB7112">
          <w:rPr>
            <w:rStyle w:val="Hyperlink"/>
          </w:rPr>
          <w:t>Sort the Output</w:t>
        </w:r>
        <w:r>
          <w:rPr>
            <w:webHidden/>
          </w:rPr>
          <w:tab/>
        </w:r>
        <w:r>
          <w:rPr>
            <w:webHidden/>
          </w:rPr>
          <w:fldChar w:fldCharType="begin"/>
        </w:r>
        <w:r>
          <w:rPr>
            <w:webHidden/>
          </w:rPr>
          <w:instrText xml:space="preserve"> PAGEREF _Toc481554644 \h </w:instrText>
        </w:r>
        <w:r>
          <w:rPr>
            <w:webHidden/>
          </w:rPr>
        </w:r>
        <w:r>
          <w:rPr>
            <w:webHidden/>
          </w:rPr>
          <w:fldChar w:fldCharType="separate"/>
        </w:r>
        <w:r>
          <w:rPr>
            <w:webHidden/>
          </w:rPr>
          <w:t>23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5" w:history="1">
        <w:r w:rsidRPr="00CB7112">
          <w:rPr>
            <w:rStyle w:val="Hyperlink"/>
          </w:rPr>
          <w:t>1.2.12</w:t>
        </w:r>
        <w:r>
          <w:rPr>
            <w:rFonts w:asciiTheme="minorHAnsi" w:eastAsiaTheme="minorEastAsia" w:hAnsiTheme="minorHAnsi" w:cstheme="minorBidi"/>
            <w:iCs w:val="0"/>
            <w:sz w:val="22"/>
            <w:szCs w:val="22"/>
            <w:lang w:bidi="ar-SA"/>
          </w:rPr>
          <w:tab/>
        </w:r>
        <w:r w:rsidRPr="00CB7112">
          <w:rPr>
            <w:rStyle w:val="Hyperlink"/>
          </w:rPr>
          <w:t>Remove Duplicates</w:t>
        </w:r>
        <w:r>
          <w:rPr>
            <w:webHidden/>
          </w:rPr>
          <w:tab/>
        </w:r>
        <w:r>
          <w:rPr>
            <w:webHidden/>
          </w:rPr>
          <w:fldChar w:fldCharType="begin"/>
        </w:r>
        <w:r>
          <w:rPr>
            <w:webHidden/>
          </w:rPr>
          <w:instrText xml:space="preserve"> PAGEREF _Toc481554645 \h </w:instrText>
        </w:r>
        <w:r>
          <w:rPr>
            <w:webHidden/>
          </w:rPr>
        </w:r>
        <w:r>
          <w:rPr>
            <w:webHidden/>
          </w:rPr>
          <w:fldChar w:fldCharType="separate"/>
        </w:r>
        <w:r>
          <w:rPr>
            <w:webHidden/>
          </w:rPr>
          <w:t>23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6" w:history="1">
        <w:r w:rsidRPr="00CB7112">
          <w:rPr>
            <w:rStyle w:val="Hyperlink"/>
          </w:rPr>
          <w:t>1.2.13</w:t>
        </w:r>
        <w:r>
          <w:rPr>
            <w:rFonts w:asciiTheme="minorHAnsi" w:eastAsiaTheme="minorEastAsia" w:hAnsiTheme="minorHAnsi" w:cstheme="minorBidi"/>
            <w:iCs w:val="0"/>
            <w:sz w:val="22"/>
            <w:szCs w:val="22"/>
            <w:lang w:bidi="ar-SA"/>
          </w:rPr>
          <w:tab/>
        </w:r>
        <w:r w:rsidRPr="00CB7112">
          <w:rPr>
            <w:rStyle w:val="Hyperlink"/>
          </w:rPr>
          <w:t>Number of Reduce Task in MapReduce</w:t>
        </w:r>
        <w:r>
          <w:rPr>
            <w:webHidden/>
          </w:rPr>
          <w:tab/>
        </w:r>
        <w:r>
          <w:rPr>
            <w:webHidden/>
          </w:rPr>
          <w:fldChar w:fldCharType="begin"/>
        </w:r>
        <w:r>
          <w:rPr>
            <w:webHidden/>
          </w:rPr>
          <w:instrText xml:space="preserve"> PAGEREF _Toc481554646 \h </w:instrText>
        </w:r>
        <w:r>
          <w:rPr>
            <w:webHidden/>
          </w:rPr>
        </w:r>
        <w:r>
          <w:rPr>
            <w:webHidden/>
          </w:rPr>
          <w:fldChar w:fldCharType="separate"/>
        </w:r>
        <w:r>
          <w:rPr>
            <w:webHidden/>
          </w:rPr>
          <w:t>24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7" w:history="1">
        <w:r w:rsidRPr="00CB7112">
          <w:rPr>
            <w:rStyle w:val="Hyperlink"/>
          </w:rPr>
          <w:t>1.2.14</w:t>
        </w:r>
        <w:r>
          <w:rPr>
            <w:rFonts w:asciiTheme="minorHAnsi" w:eastAsiaTheme="minorEastAsia" w:hAnsiTheme="minorHAnsi" w:cstheme="minorBidi"/>
            <w:iCs w:val="0"/>
            <w:sz w:val="22"/>
            <w:szCs w:val="22"/>
            <w:lang w:bidi="ar-SA"/>
          </w:rPr>
          <w:tab/>
        </w:r>
        <w:r w:rsidRPr="00CB7112">
          <w:rPr>
            <w:rStyle w:val="Hyperlink"/>
          </w:rPr>
          <w:t>Join (inner/outer/replicated)</w:t>
        </w:r>
        <w:r>
          <w:rPr>
            <w:webHidden/>
          </w:rPr>
          <w:tab/>
        </w:r>
        <w:r>
          <w:rPr>
            <w:webHidden/>
          </w:rPr>
          <w:fldChar w:fldCharType="begin"/>
        </w:r>
        <w:r>
          <w:rPr>
            <w:webHidden/>
          </w:rPr>
          <w:instrText xml:space="preserve"> PAGEREF _Toc481554647 \h </w:instrText>
        </w:r>
        <w:r>
          <w:rPr>
            <w:webHidden/>
          </w:rPr>
        </w:r>
        <w:r>
          <w:rPr>
            <w:webHidden/>
          </w:rPr>
          <w:fldChar w:fldCharType="separate"/>
        </w:r>
        <w:r>
          <w:rPr>
            <w:webHidden/>
          </w:rPr>
          <w:t>24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8" w:history="1">
        <w:r w:rsidRPr="00CB7112">
          <w:rPr>
            <w:rStyle w:val="Hyperlink"/>
          </w:rPr>
          <w:t>1.2.15</w:t>
        </w:r>
        <w:r>
          <w:rPr>
            <w:rFonts w:asciiTheme="minorHAnsi" w:eastAsiaTheme="minorEastAsia" w:hAnsiTheme="minorHAnsi" w:cstheme="minorBidi"/>
            <w:iCs w:val="0"/>
            <w:sz w:val="22"/>
            <w:szCs w:val="22"/>
            <w:lang w:bidi="ar-SA"/>
          </w:rPr>
          <w:tab/>
        </w:r>
        <w:r w:rsidRPr="00CB7112">
          <w:rPr>
            <w:rStyle w:val="Hyperlink"/>
          </w:rPr>
          <w:t>Transform Data into Specified format</w:t>
        </w:r>
        <w:r>
          <w:rPr>
            <w:webHidden/>
          </w:rPr>
          <w:tab/>
        </w:r>
        <w:r>
          <w:rPr>
            <w:webHidden/>
          </w:rPr>
          <w:fldChar w:fldCharType="begin"/>
        </w:r>
        <w:r>
          <w:rPr>
            <w:webHidden/>
          </w:rPr>
          <w:instrText xml:space="preserve"> PAGEREF _Toc481554648 \h </w:instrText>
        </w:r>
        <w:r>
          <w:rPr>
            <w:webHidden/>
          </w:rPr>
        </w:r>
        <w:r>
          <w:rPr>
            <w:webHidden/>
          </w:rPr>
          <w:fldChar w:fldCharType="separate"/>
        </w:r>
        <w:r>
          <w:rPr>
            <w:webHidden/>
          </w:rPr>
          <w:t>26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49" w:history="1">
        <w:r w:rsidRPr="00CB7112">
          <w:rPr>
            <w:rStyle w:val="Hyperlink"/>
          </w:rPr>
          <w:t>1.2.16</w:t>
        </w:r>
        <w:r>
          <w:rPr>
            <w:rFonts w:asciiTheme="minorHAnsi" w:eastAsiaTheme="minorEastAsia" w:hAnsiTheme="minorHAnsi" w:cstheme="minorBidi"/>
            <w:iCs w:val="0"/>
            <w:sz w:val="22"/>
            <w:szCs w:val="22"/>
            <w:lang w:bidi="ar-SA"/>
          </w:rPr>
          <w:tab/>
        </w:r>
        <w:r w:rsidRPr="00CB7112">
          <w:rPr>
            <w:rStyle w:val="Hyperlink"/>
          </w:rPr>
          <w:t>Run Pig Job in TEZ</w:t>
        </w:r>
        <w:r>
          <w:rPr>
            <w:webHidden/>
          </w:rPr>
          <w:tab/>
        </w:r>
        <w:r>
          <w:rPr>
            <w:webHidden/>
          </w:rPr>
          <w:fldChar w:fldCharType="begin"/>
        </w:r>
        <w:r>
          <w:rPr>
            <w:webHidden/>
          </w:rPr>
          <w:instrText xml:space="preserve"> PAGEREF _Toc481554649 \h </w:instrText>
        </w:r>
        <w:r>
          <w:rPr>
            <w:webHidden/>
          </w:rPr>
        </w:r>
        <w:r>
          <w:rPr>
            <w:webHidden/>
          </w:rPr>
          <w:fldChar w:fldCharType="separate"/>
        </w:r>
        <w:r>
          <w:rPr>
            <w:webHidden/>
          </w:rPr>
          <w:t>26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0" w:history="1">
        <w:r w:rsidRPr="00CB7112">
          <w:rPr>
            <w:rStyle w:val="Hyperlink"/>
          </w:rPr>
          <w:t>1.2.17</w:t>
        </w:r>
        <w:r>
          <w:rPr>
            <w:rFonts w:asciiTheme="minorHAnsi" w:eastAsiaTheme="minorEastAsia" w:hAnsiTheme="minorHAnsi" w:cstheme="minorBidi"/>
            <w:iCs w:val="0"/>
            <w:sz w:val="22"/>
            <w:szCs w:val="22"/>
            <w:lang w:bidi="ar-SA"/>
          </w:rPr>
          <w:tab/>
        </w:r>
        <w:r w:rsidRPr="00CB7112">
          <w:rPr>
            <w:rStyle w:val="Hyperlink"/>
          </w:rPr>
          <w:t>Storage in HDFS</w:t>
        </w:r>
        <w:r>
          <w:rPr>
            <w:webHidden/>
          </w:rPr>
          <w:tab/>
        </w:r>
        <w:r>
          <w:rPr>
            <w:webHidden/>
          </w:rPr>
          <w:fldChar w:fldCharType="begin"/>
        </w:r>
        <w:r>
          <w:rPr>
            <w:webHidden/>
          </w:rPr>
          <w:instrText xml:space="preserve"> PAGEREF _Toc481554650 \h </w:instrText>
        </w:r>
        <w:r>
          <w:rPr>
            <w:webHidden/>
          </w:rPr>
        </w:r>
        <w:r>
          <w:rPr>
            <w:webHidden/>
          </w:rPr>
          <w:fldChar w:fldCharType="separate"/>
        </w:r>
        <w:r>
          <w:rPr>
            <w:webHidden/>
          </w:rPr>
          <w:t>27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1" w:history="1">
        <w:r w:rsidRPr="00CB7112">
          <w:rPr>
            <w:rStyle w:val="Hyperlink"/>
          </w:rPr>
          <w:t>1.2.18</w:t>
        </w:r>
        <w:r>
          <w:rPr>
            <w:rFonts w:asciiTheme="minorHAnsi" w:eastAsiaTheme="minorEastAsia" w:hAnsiTheme="minorHAnsi" w:cstheme="minorBidi"/>
            <w:iCs w:val="0"/>
            <w:sz w:val="22"/>
            <w:szCs w:val="22"/>
            <w:lang w:bidi="ar-SA"/>
          </w:rPr>
          <w:tab/>
        </w:r>
        <w:r w:rsidRPr="00CB7112">
          <w:rPr>
            <w:rStyle w:val="Hyperlink"/>
          </w:rPr>
          <w:t>Storage in Hive</w:t>
        </w:r>
        <w:r>
          <w:rPr>
            <w:webHidden/>
          </w:rPr>
          <w:tab/>
        </w:r>
        <w:r>
          <w:rPr>
            <w:webHidden/>
          </w:rPr>
          <w:fldChar w:fldCharType="begin"/>
        </w:r>
        <w:r>
          <w:rPr>
            <w:webHidden/>
          </w:rPr>
          <w:instrText xml:space="preserve"> PAGEREF _Toc481554651 \h </w:instrText>
        </w:r>
        <w:r>
          <w:rPr>
            <w:webHidden/>
          </w:rPr>
        </w:r>
        <w:r>
          <w:rPr>
            <w:webHidden/>
          </w:rPr>
          <w:fldChar w:fldCharType="separate"/>
        </w:r>
        <w:r>
          <w:rPr>
            <w:webHidden/>
          </w:rPr>
          <w:t>27</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52" w:history="1">
        <w:r w:rsidRPr="00CB7112">
          <w:rPr>
            <w:rStyle w:val="Hyperlink"/>
            <w:rFonts w:ascii="Arial" w:hAnsi="Arial" w:cs="Arial"/>
            <w:noProof/>
          </w:rPr>
          <w:t>1.3</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Data Analysis</w:t>
        </w:r>
        <w:r>
          <w:rPr>
            <w:noProof/>
            <w:webHidden/>
          </w:rPr>
          <w:tab/>
        </w:r>
        <w:r>
          <w:rPr>
            <w:noProof/>
            <w:webHidden/>
          </w:rPr>
          <w:fldChar w:fldCharType="begin"/>
        </w:r>
        <w:r>
          <w:rPr>
            <w:noProof/>
            <w:webHidden/>
          </w:rPr>
          <w:instrText xml:space="preserve"> PAGEREF _Toc481554652 \h </w:instrText>
        </w:r>
        <w:r>
          <w:rPr>
            <w:noProof/>
            <w:webHidden/>
          </w:rPr>
        </w:r>
        <w:r>
          <w:rPr>
            <w:noProof/>
            <w:webHidden/>
          </w:rPr>
          <w:fldChar w:fldCharType="separate"/>
        </w:r>
        <w:r>
          <w:rPr>
            <w:noProof/>
            <w:webHidden/>
          </w:rPr>
          <w:t>27</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3" w:history="1">
        <w:r w:rsidRPr="00CB7112">
          <w:rPr>
            <w:rStyle w:val="Hyperlink"/>
          </w:rPr>
          <w:t>1.3.1</w:t>
        </w:r>
        <w:r>
          <w:rPr>
            <w:rFonts w:asciiTheme="minorHAnsi" w:eastAsiaTheme="minorEastAsia" w:hAnsiTheme="minorHAnsi" w:cstheme="minorBidi"/>
            <w:iCs w:val="0"/>
            <w:sz w:val="22"/>
            <w:szCs w:val="22"/>
            <w:lang w:bidi="ar-SA"/>
          </w:rPr>
          <w:tab/>
        </w:r>
        <w:r w:rsidRPr="00CB7112">
          <w:rPr>
            <w:rStyle w:val="Hyperlink"/>
          </w:rPr>
          <w:t>Hive Table that Uses ORC File Format</w:t>
        </w:r>
        <w:r>
          <w:rPr>
            <w:webHidden/>
          </w:rPr>
          <w:tab/>
        </w:r>
        <w:r>
          <w:rPr>
            <w:webHidden/>
          </w:rPr>
          <w:fldChar w:fldCharType="begin"/>
        </w:r>
        <w:r>
          <w:rPr>
            <w:webHidden/>
          </w:rPr>
          <w:instrText xml:space="preserve"> PAGEREF _Toc481554653 \h </w:instrText>
        </w:r>
        <w:r>
          <w:rPr>
            <w:webHidden/>
          </w:rPr>
        </w:r>
        <w:r>
          <w:rPr>
            <w:webHidden/>
          </w:rPr>
          <w:fldChar w:fldCharType="separate"/>
        </w:r>
        <w:r>
          <w:rPr>
            <w:webHidden/>
          </w:rPr>
          <w:t>27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4" w:history="1">
        <w:r w:rsidRPr="00CB7112">
          <w:rPr>
            <w:rStyle w:val="Hyperlink"/>
          </w:rPr>
          <w:t>1.3.2</w:t>
        </w:r>
        <w:r>
          <w:rPr>
            <w:rFonts w:asciiTheme="minorHAnsi" w:eastAsiaTheme="minorEastAsia" w:hAnsiTheme="minorHAnsi" w:cstheme="minorBidi"/>
            <w:iCs w:val="0"/>
            <w:sz w:val="22"/>
            <w:szCs w:val="22"/>
            <w:lang w:bidi="ar-SA"/>
          </w:rPr>
          <w:tab/>
        </w:r>
        <w:r w:rsidRPr="00CB7112">
          <w:rPr>
            <w:rStyle w:val="Hyperlink"/>
          </w:rPr>
          <w:t>Hive Table Storage Format and Delimiters</w:t>
        </w:r>
        <w:r>
          <w:rPr>
            <w:webHidden/>
          </w:rPr>
          <w:tab/>
        </w:r>
        <w:r>
          <w:rPr>
            <w:webHidden/>
          </w:rPr>
          <w:fldChar w:fldCharType="begin"/>
        </w:r>
        <w:r>
          <w:rPr>
            <w:webHidden/>
          </w:rPr>
          <w:instrText xml:space="preserve"> PAGEREF _Toc481554654 \h </w:instrText>
        </w:r>
        <w:r>
          <w:rPr>
            <w:webHidden/>
          </w:rPr>
        </w:r>
        <w:r>
          <w:rPr>
            <w:webHidden/>
          </w:rPr>
          <w:fldChar w:fldCharType="separate"/>
        </w:r>
        <w:r>
          <w:rPr>
            <w:webHidden/>
          </w:rPr>
          <w:t>28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5" w:history="1">
        <w:r w:rsidRPr="00CB7112">
          <w:rPr>
            <w:rStyle w:val="Hyperlink"/>
          </w:rPr>
          <w:t>1.3.3</w:t>
        </w:r>
        <w:r>
          <w:rPr>
            <w:rFonts w:asciiTheme="minorHAnsi" w:eastAsiaTheme="minorEastAsia" w:hAnsiTheme="minorHAnsi" w:cstheme="minorBidi"/>
            <w:iCs w:val="0"/>
            <w:sz w:val="22"/>
            <w:szCs w:val="22"/>
            <w:lang w:bidi="ar-SA"/>
          </w:rPr>
          <w:tab/>
        </w:r>
        <w:r w:rsidRPr="00CB7112">
          <w:rPr>
            <w:rStyle w:val="Hyperlink"/>
          </w:rPr>
          <w:t>Hive DML</w:t>
        </w:r>
        <w:r>
          <w:rPr>
            <w:webHidden/>
          </w:rPr>
          <w:tab/>
        </w:r>
        <w:r>
          <w:rPr>
            <w:webHidden/>
          </w:rPr>
          <w:fldChar w:fldCharType="begin"/>
        </w:r>
        <w:r>
          <w:rPr>
            <w:webHidden/>
          </w:rPr>
          <w:instrText xml:space="preserve"> PAGEREF _Toc481554655 \h </w:instrText>
        </w:r>
        <w:r>
          <w:rPr>
            <w:webHidden/>
          </w:rPr>
        </w:r>
        <w:r>
          <w:rPr>
            <w:webHidden/>
          </w:rPr>
          <w:fldChar w:fldCharType="separate"/>
        </w:r>
        <w:r>
          <w:rPr>
            <w:webHidden/>
          </w:rPr>
          <w:t>29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6" w:history="1">
        <w:r w:rsidRPr="00CB7112">
          <w:rPr>
            <w:rStyle w:val="Hyperlink"/>
          </w:rPr>
          <w:t>1.3.4</w:t>
        </w:r>
        <w:r>
          <w:rPr>
            <w:rFonts w:asciiTheme="minorHAnsi" w:eastAsiaTheme="minorEastAsia" w:hAnsiTheme="minorHAnsi" w:cstheme="minorBidi"/>
            <w:iCs w:val="0"/>
            <w:sz w:val="22"/>
            <w:szCs w:val="22"/>
            <w:lang w:bidi="ar-SA"/>
          </w:rPr>
          <w:tab/>
        </w:r>
        <w:r w:rsidRPr="00CB7112">
          <w:rPr>
            <w:rStyle w:val="Hyperlink"/>
          </w:rPr>
          <w:t>Hive SubQuery (in From and Where)</w:t>
        </w:r>
        <w:r>
          <w:rPr>
            <w:webHidden/>
          </w:rPr>
          <w:tab/>
        </w:r>
        <w:r>
          <w:rPr>
            <w:webHidden/>
          </w:rPr>
          <w:fldChar w:fldCharType="begin"/>
        </w:r>
        <w:r>
          <w:rPr>
            <w:webHidden/>
          </w:rPr>
          <w:instrText xml:space="preserve"> PAGEREF _Toc481554656 \h </w:instrText>
        </w:r>
        <w:r>
          <w:rPr>
            <w:webHidden/>
          </w:rPr>
        </w:r>
        <w:r>
          <w:rPr>
            <w:webHidden/>
          </w:rPr>
          <w:fldChar w:fldCharType="separate"/>
        </w:r>
        <w:r>
          <w:rPr>
            <w:webHidden/>
          </w:rPr>
          <w:t>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7" w:history="1">
        <w:r w:rsidRPr="00CB7112">
          <w:rPr>
            <w:rStyle w:val="Hyperlink"/>
          </w:rPr>
          <w:t>1.3.5</w:t>
        </w:r>
        <w:r>
          <w:rPr>
            <w:rFonts w:asciiTheme="minorHAnsi" w:eastAsiaTheme="minorEastAsia" w:hAnsiTheme="minorHAnsi" w:cstheme="minorBidi"/>
            <w:iCs w:val="0"/>
            <w:sz w:val="22"/>
            <w:szCs w:val="22"/>
            <w:lang w:bidi="ar-SA"/>
          </w:rPr>
          <w:tab/>
        </w:r>
        <w:r w:rsidRPr="00CB7112">
          <w:rPr>
            <w:rStyle w:val="Hyperlink"/>
          </w:rPr>
          <w:t>Hive Compressed File</w:t>
        </w:r>
        <w:r>
          <w:rPr>
            <w:webHidden/>
          </w:rPr>
          <w:tab/>
        </w:r>
        <w:r>
          <w:rPr>
            <w:webHidden/>
          </w:rPr>
          <w:fldChar w:fldCharType="begin"/>
        </w:r>
        <w:r>
          <w:rPr>
            <w:webHidden/>
          </w:rPr>
          <w:instrText xml:space="preserve"> PAGEREF _Toc481554657 \h </w:instrText>
        </w:r>
        <w:r>
          <w:rPr>
            <w:webHidden/>
          </w:rPr>
        </w:r>
        <w:r>
          <w:rPr>
            <w:webHidden/>
          </w:rPr>
          <w:fldChar w:fldCharType="separate"/>
        </w:r>
        <w:r>
          <w:rPr>
            <w:webHidden/>
          </w:rPr>
          <w:t>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8" w:history="1">
        <w:r w:rsidRPr="00CB7112">
          <w:rPr>
            <w:rStyle w:val="Hyperlink"/>
          </w:rPr>
          <w:t>1.3.6</w:t>
        </w:r>
        <w:r>
          <w:rPr>
            <w:rFonts w:asciiTheme="minorHAnsi" w:eastAsiaTheme="minorEastAsia" w:hAnsiTheme="minorHAnsi" w:cstheme="minorBidi"/>
            <w:iCs w:val="0"/>
            <w:sz w:val="22"/>
            <w:szCs w:val="22"/>
            <w:lang w:bidi="ar-SA"/>
          </w:rPr>
          <w:tab/>
        </w:r>
        <w:r w:rsidRPr="00CB7112">
          <w:rPr>
            <w:rStyle w:val="Hyperlink"/>
          </w:rPr>
          <w:t>Hive Through Vectorization</w:t>
        </w:r>
        <w:r>
          <w:rPr>
            <w:webHidden/>
          </w:rPr>
          <w:tab/>
        </w:r>
        <w:r>
          <w:rPr>
            <w:webHidden/>
          </w:rPr>
          <w:fldChar w:fldCharType="begin"/>
        </w:r>
        <w:r>
          <w:rPr>
            <w:webHidden/>
          </w:rPr>
          <w:instrText xml:space="preserve"> PAGEREF _Toc481554658 \h </w:instrText>
        </w:r>
        <w:r>
          <w:rPr>
            <w:webHidden/>
          </w:rPr>
        </w:r>
        <w:r>
          <w:rPr>
            <w:webHidden/>
          </w:rPr>
          <w:fldChar w:fldCharType="separate"/>
        </w:r>
        <w:r>
          <w:rPr>
            <w:webHidden/>
          </w:rPr>
          <w:t>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59" w:history="1">
        <w:r w:rsidRPr="00CB7112">
          <w:rPr>
            <w:rStyle w:val="Hyperlink"/>
          </w:rPr>
          <w:t>1.3.7</w:t>
        </w:r>
        <w:r>
          <w:rPr>
            <w:rFonts w:asciiTheme="minorHAnsi" w:eastAsiaTheme="minorEastAsia" w:hAnsiTheme="minorHAnsi" w:cstheme="minorBidi"/>
            <w:iCs w:val="0"/>
            <w:sz w:val="22"/>
            <w:szCs w:val="22"/>
            <w:lang w:bidi="ar-SA"/>
          </w:rPr>
          <w:tab/>
        </w:r>
        <w:r w:rsidRPr="00CB7112">
          <w:rPr>
            <w:rStyle w:val="Hyperlink"/>
          </w:rPr>
          <w:t>Hive Explain Plan</w:t>
        </w:r>
        <w:r>
          <w:rPr>
            <w:webHidden/>
          </w:rPr>
          <w:tab/>
        </w:r>
        <w:r>
          <w:rPr>
            <w:webHidden/>
          </w:rPr>
          <w:fldChar w:fldCharType="begin"/>
        </w:r>
        <w:r>
          <w:rPr>
            <w:webHidden/>
          </w:rPr>
          <w:instrText xml:space="preserve"> PAGEREF _Toc481554659 \h </w:instrText>
        </w:r>
        <w:r>
          <w:rPr>
            <w:webHidden/>
          </w:rPr>
        </w:r>
        <w:r>
          <w:rPr>
            <w:webHidden/>
          </w:rPr>
          <w:fldChar w:fldCharType="separate"/>
        </w:r>
        <w:r>
          <w:rPr>
            <w:webHidden/>
          </w:rPr>
          <w:t>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0" w:history="1">
        <w:r w:rsidRPr="00CB7112">
          <w:rPr>
            <w:rStyle w:val="Hyperlink"/>
          </w:rPr>
          <w:t>1.3.8</w:t>
        </w:r>
        <w:r>
          <w:rPr>
            <w:rFonts w:asciiTheme="minorHAnsi" w:eastAsiaTheme="minorEastAsia" w:hAnsiTheme="minorHAnsi" w:cstheme="minorBidi"/>
            <w:iCs w:val="0"/>
            <w:sz w:val="22"/>
            <w:szCs w:val="22"/>
            <w:lang w:bidi="ar-SA"/>
          </w:rPr>
          <w:tab/>
        </w:r>
        <w:r w:rsidRPr="00CB7112">
          <w:rPr>
            <w:rStyle w:val="Hyperlink"/>
          </w:rPr>
          <w:t>Hive Property file Configuration</w:t>
        </w:r>
        <w:r>
          <w:rPr>
            <w:webHidden/>
          </w:rPr>
          <w:tab/>
        </w:r>
        <w:r>
          <w:rPr>
            <w:webHidden/>
          </w:rPr>
          <w:fldChar w:fldCharType="begin"/>
        </w:r>
        <w:r>
          <w:rPr>
            <w:webHidden/>
          </w:rPr>
          <w:instrText xml:space="preserve"> PAGEREF _Toc481554660 \h </w:instrText>
        </w:r>
        <w:r>
          <w:rPr>
            <w:webHidden/>
          </w:rPr>
        </w:r>
        <w:r>
          <w:rPr>
            <w:webHidden/>
          </w:rPr>
          <w:fldChar w:fldCharType="separate"/>
        </w:r>
        <w:r>
          <w:rPr>
            <w:webHidden/>
          </w:rPr>
          <w:t>32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1" w:history="1">
        <w:r w:rsidRPr="00CB7112">
          <w:rPr>
            <w:rStyle w:val="Hyperlink"/>
          </w:rPr>
          <w:t>1.3.9</w:t>
        </w:r>
        <w:r>
          <w:rPr>
            <w:rFonts w:asciiTheme="minorHAnsi" w:eastAsiaTheme="minorEastAsia" w:hAnsiTheme="minorHAnsi" w:cstheme="minorBidi"/>
            <w:iCs w:val="0"/>
            <w:sz w:val="22"/>
            <w:szCs w:val="22"/>
            <w:lang w:bidi="ar-SA"/>
          </w:rPr>
          <w:tab/>
        </w:r>
        <w:r w:rsidRPr="00CB7112">
          <w:rPr>
            <w:rStyle w:val="Hyperlink"/>
          </w:rPr>
          <w:t>Hive Query Ordered across Multiple Reducers</w:t>
        </w:r>
        <w:r>
          <w:rPr>
            <w:webHidden/>
          </w:rPr>
          <w:tab/>
        </w:r>
        <w:r>
          <w:rPr>
            <w:webHidden/>
          </w:rPr>
          <w:fldChar w:fldCharType="begin"/>
        </w:r>
        <w:r>
          <w:rPr>
            <w:webHidden/>
          </w:rPr>
          <w:instrText xml:space="preserve"> PAGEREF _Toc481554661 \h </w:instrText>
        </w:r>
        <w:r>
          <w:rPr>
            <w:webHidden/>
          </w:rPr>
        </w:r>
        <w:r>
          <w:rPr>
            <w:webHidden/>
          </w:rPr>
          <w:fldChar w:fldCharType="separate"/>
        </w:r>
        <w:r>
          <w:rPr>
            <w:webHidden/>
          </w:rPr>
          <w:t>32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2" w:history="1">
        <w:r w:rsidRPr="00CB7112">
          <w:rPr>
            <w:rStyle w:val="Hyperlink"/>
          </w:rPr>
          <w:t>1.3.10</w:t>
        </w:r>
        <w:r>
          <w:rPr>
            <w:rFonts w:asciiTheme="minorHAnsi" w:eastAsiaTheme="minorEastAsia" w:hAnsiTheme="minorHAnsi" w:cstheme="minorBidi"/>
            <w:iCs w:val="0"/>
            <w:sz w:val="22"/>
            <w:szCs w:val="22"/>
            <w:lang w:bidi="ar-SA"/>
          </w:rPr>
          <w:tab/>
        </w:r>
        <w:r w:rsidRPr="00CB7112">
          <w:rPr>
            <w:rStyle w:val="Hyperlink"/>
          </w:rPr>
          <w:t>Hive Load Data using Select Statement</w:t>
        </w:r>
        <w:r>
          <w:rPr>
            <w:webHidden/>
          </w:rPr>
          <w:tab/>
        </w:r>
        <w:r>
          <w:rPr>
            <w:webHidden/>
          </w:rPr>
          <w:fldChar w:fldCharType="begin"/>
        </w:r>
        <w:r>
          <w:rPr>
            <w:webHidden/>
          </w:rPr>
          <w:instrText xml:space="preserve"> PAGEREF _Toc481554662 \h </w:instrText>
        </w:r>
        <w:r>
          <w:rPr>
            <w:webHidden/>
          </w:rPr>
        </w:r>
        <w:r>
          <w:rPr>
            <w:webHidden/>
          </w:rPr>
          <w:fldChar w:fldCharType="separate"/>
        </w:r>
        <w:r>
          <w:rPr>
            <w:webHidden/>
          </w:rPr>
          <w:t>32</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63" w:history="1">
        <w:r w:rsidRPr="00CB7112">
          <w:rPr>
            <w:rStyle w:val="Hyperlink"/>
            <w:rFonts w:ascii="Arial" w:hAnsi="Arial" w:cs="Arial"/>
            <w:noProof/>
          </w:rPr>
          <w:t>1.4</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Hive</w:t>
        </w:r>
        <w:r>
          <w:rPr>
            <w:noProof/>
            <w:webHidden/>
          </w:rPr>
          <w:tab/>
        </w:r>
        <w:r>
          <w:rPr>
            <w:noProof/>
            <w:webHidden/>
          </w:rPr>
          <w:fldChar w:fldCharType="begin"/>
        </w:r>
        <w:r>
          <w:rPr>
            <w:noProof/>
            <w:webHidden/>
          </w:rPr>
          <w:instrText xml:space="preserve"> PAGEREF _Toc481554663 \h </w:instrText>
        </w:r>
        <w:r>
          <w:rPr>
            <w:noProof/>
            <w:webHidden/>
          </w:rPr>
        </w:r>
        <w:r>
          <w:rPr>
            <w:noProof/>
            <w:webHidden/>
          </w:rPr>
          <w:fldChar w:fldCharType="separate"/>
        </w:r>
        <w:r>
          <w:rPr>
            <w:noProof/>
            <w:webHidden/>
          </w:rPr>
          <w:t>32</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4" w:history="1">
        <w:r w:rsidRPr="00CB7112">
          <w:rPr>
            <w:rStyle w:val="Hyperlink"/>
          </w:rPr>
          <w:t>1.4.1</w:t>
        </w:r>
        <w:r>
          <w:rPr>
            <w:rFonts w:asciiTheme="minorHAnsi" w:eastAsiaTheme="minorEastAsia" w:hAnsiTheme="minorHAnsi" w:cstheme="minorBidi"/>
            <w:iCs w:val="0"/>
            <w:sz w:val="22"/>
            <w:szCs w:val="22"/>
            <w:lang w:bidi="ar-SA"/>
          </w:rPr>
          <w:tab/>
        </w:r>
        <w:r w:rsidRPr="00CB7112">
          <w:rPr>
            <w:rStyle w:val="Hyperlink"/>
          </w:rPr>
          <w:t>Partition</w:t>
        </w:r>
        <w:r>
          <w:rPr>
            <w:webHidden/>
          </w:rPr>
          <w:tab/>
        </w:r>
        <w:r>
          <w:rPr>
            <w:webHidden/>
          </w:rPr>
          <w:fldChar w:fldCharType="begin"/>
        </w:r>
        <w:r>
          <w:rPr>
            <w:webHidden/>
          </w:rPr>
          <w:instrText xml:space="preserve"> PAGEREF _Toc481554664 \h </w:instrText>
        </w:r>
        <w:r>
          <w:rPr>
            <w:webHidden/>
          </w:rPr>
        </w:r>
        <w:r>
          <w:rPr>
            <w:webHidden/>
          </w:rPr>
          <w:fldChar w:fldCharType="separate"/>
        </w:r>
        <w:r>
          <w:rPr>
            <w:webHidden/>
          </w:rPr>
          <w:t>32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5" w:history="1">
        <w:r w:rsidRPr="00CB7112">
          <w:rPr>
            <w:rStyle w:val="Hyperlink"/>
          </w:rPr>
          <w:t>1.4.2</w:t>
        </w:r>
        <w:r>
          <w:rPr>
            <w:rFonts w:asciiTheme="minorHAnsi" w:eastAsiaTheme="minorEastAsia" w:hAnsiTheme="minorHAnsi" w:cstheme="minorBidi"/>
            <w:iCs w:val="0"/>
            <w:sz w:val="22"/>
            <w:szCs w:val="22"/>
            <w:lang w:bidi="ar-SA"/>
          </w:rPr>
          <w:tab/>
        </w:r>
        <w:r w:rsidRPr="00CB7112">
          <w:rPr>
            <w:rStyle w:val="Hyperlink"/>
          </w:rPr>
          <w:t>Static Partitioning</w:t>
        </w:r>
        <w:r>
          <w:rPr>
            <w:webHidden/>
          </w:rPr>
          <w:tab/>
        </w:r>
        <w:r>
          <w:rPr>
            <w:webHidden/>
          </w:rPr>
          <w:fldChar w:fldCharType="begin"/>
        </w:r>
        <w:r>
          <w:rPr>
            <w:webHidden/>
          </w:rPr>
          <w:instrText xml:space="preserve"> PAGEREF _Toc481554665 \h </w:instrText>
        </w:r>
        <w:r>
          <w:rPr>
            <w:webHidden/>
          </w:rPr>
        </w:r>
        <w:r>
          <w:rPr>
            <w:webHidden/>
          </w:rPr>
          <w:fldChar w:fldCharType="separate"/>
        </w:r>
        <w:r>
          <w:rPr>
            <w:webHidden/>
          </w:rPr>
          <w:t>33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6" w:history="1">
        <w:r w:rsidRPr="00CB7112">
          <w:rPr>
            <w:rStyle w:val="Hyperlink"/>
          </w:rPr>
          <w:t>1.4.3</w:t>
        </w:r>
        <w:r>
          <w:rPr>
            <w:rFonts w:asciiTheme="minorHAnsi" w:eastAsiaTheme="minorEastAsia" w:hAnsiTheme="minorHAnsi" w:cstheme="minorBidi"/>
            <w:iCs w:val="0"/>
            <w:sz w:val="22"/>
            <w:szCs w:val="22"/>
            <w:lang w:bidi="ar-SA"/>
          </w:rPr>
          <w:tab/>
        </w:r>
        <w:r w:rsidRPr="00CB7112">
          <w:rPr>
            <w:rStyle w:val="Hyperlink"/>
          </w:rPr>
          <w:t>Dynamic Partitioning</w:t>
        </w:r>
        <w:r>
          <w:rPr>
            <w:webHidden/>
          </w:rPr>
          <w:tab/>
        </w:r>
        <w:r>
          <w:rPr>
            <w:webHidden/>
          </w:rPr>
          <w:fldChar w:fldCharType="begin"/>
        </w:r>
        <w:r>
          <w:rPr>
            <w:webHidden/>
          </w:rPr>
          <w:instrText xml:space="preserve"> PAGEREF _Toc481554666 \h </w:instrText>
        </w:r>
        <w:r>
          <w:rPr>
            <w:webHidden/>
          </w:rPr>
        </w:r>
        <w:r>
          <w:rPr>
            <w:webHidden/>
          </w:rPr>
          <w:fldChar w:fldCharType="separate"/>
        </w:r>
        <w:r>
          <w:rPr>
            <w:webHidden/>
          </w:rPr>
          <w:t>34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67" w:history="1">
        <w:r w:rsidRPr="00CB7112">
          <w:rPr>
            <w:rStyle w:val="Hyperlink"/>
          </w:rPr>
          <w:t>1.4.4</w:t>
        </w:r>
        <w:r>
          <w:rPr>
            <w:rFonts w:asciiTheme="minorHAnsi" w:eastAsiaTheme="minorEastAsia" w:hAnsiTheme="minorHAnsi" w:cstheme="minorBidi"/>
            <w:iCs w:val="0"/>
            <w:sz w:val="22"/>
            <w:szCs w:val="22"/>
            <w:lang w:bidi="ar-SA"/>
          </w:rPr>
          <w:tab/>
        </w:r>
        <w:r w:rsidRPr="00CB7112">
          <w:rPr>
            <w:rStyle w:val="Hyperlink"/>
          </w:rPr>
          <w:t>Alter Partitioning</w:t>
        </w:r>
        <w:r>
          <w:rPr>
            <w:webHidden/>
          </w:rPr>
          <w:tab/>
        </w:r>
        <w:r>
          <w:rPr>
            <w:webHidden/>
          </w:rPr>
          <w:fldChar w:fldCharType="begin"/>
        </w:r>
        <w:r>
          <w:rPr>
            <w:webHidden/>
          </w:rPr>
          <w:instrText xml:space="preserve"> PAGEREF _Toc481554667 \h </w:instrText>
        </w:r>
        <w:r>
          <w:rPr>
            <w:webHidden/>
          </w:rPr>
        </w:r>
        <w:r>
          <w:rPr>
            <w:webHidden/>
          </w:rPr>
          <w:fldChar w:fldCharType="separate"/>
        </w:r>
        <w:r>
          <w:rPr>
            <w:webHidden/>
          </w:rPr>
          <w:t>36</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668" w:history="1">
        <w:r w:rsidRPr="00CB7112">
          <w:rPr>
            <w:rStyle w:val="Hyperlink"/>
            <w:rFonts w:cstheme="minorHAnsi"/>
            <w:noProof/>
          </w:rPr>
          <w:t>2.</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HDFS  Processing Layer -Map Reduce</w:t>
        </w:r>
        <w:r>
          <w:rPr>
            <w:noProof/>
            <w:webHidden/>
          </w:rPr>
          <w:tab/>
        </w:r>
        <w:r>
          <w:rPr>
            <w:noProof/>
            <w:webHidden/>
          </w:rPr>
          <w:fldChar w:fldCharType="begin"/>
        </w:r>
        <w:r>
          <w:rPr>
            <w:noProof/>
            <w:webHidden/>
          </w:rPr>
          <w:instrText xml:space="preserve"> PAGEREF _Toc481554668 \h </w:instrText>
        </w:r>
        <w:r>
          <w:rPr>
            <w:noProof/>
            <w:webHidden/>
          </w:rPr>
        </w:r>
        <w:r>
          <w:rPr>
            <w:noProof/>
            <w:webHidden/>
          </w:rPr>
          <w:fldChar w:fldCharType="separate"/>
        </w:r>
        <w:r>
          <w:rPr>
            <w:noProof/>
            <w:webHidden/>
          </w:rPr>
          <w:t>37</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69" w:history="1">
        <w:r w:rsidRPr="00CB7112">
          <w:rPr>
            <w:rStyle w:val="Hyperlink"/>
            <w:rFonts w:ascii="Arial" w:hAnsi="Arial" w:cs="Arial"/>
            <w:noProof/>
          </w:rPr>
          <w:t>2.1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Hadoop Components</w:t>
        </w:r>
        <w:r>
          <w:rPr>
            <w:noProof/>
            <w:webHidden/>
          </w:rPr>
          <w:tab/>
        </w:r>
        <w:r>
          <w:rPr>
            <w:noProof/>
            <w:webHidden/>
          </w:rPr>
          <w:fldChar w:fldCharType="begin"/>
        </w:r>
        <w:r>
          <w:rPr>
            <w:noProof/>
            <w:webHidden/>
          </w:rPr>
          <w:instrText xml:space="preserve"> PAGEREF _Toc481554669 \h </w:instrText>
        </w:r>
        <w:r>
          <w:rPr>
            <w:noProof/>
            <w:webHidden/>
          </w:rPr>
        </w:r>
        <w:r>
          <w:rPr>
            <w:noProof/>
            <w:webHidden/>
          </w:rPr>
          <w:fldChar w:fldCharType="separate"/>
        </w:r>
        <w:r>
          <w:rPr>
            <w:noProof/>
            <w:webHidden/>
          </w:rPr>
          <w:t>38</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0" w:history="1">
        <w:r w:rsidRPr="00CB7112">
          <w:rPr>
            <w:rStyle w:val="Hyperlink"/>
            <w:rFonts w:ascii="Arial" w:hAnsi="Arial" w:cs="Arial"/>
          </w:rPr>
          <w:t>2.1.1</w:t>
        </w:r>
        <w:r>
          <w:rPr>
            <w:rFonts w:asciiTheme="minorHAnsi" w:eastAsiaTheme="minorEastAsia" w:hAnsiTheme="minorHAnsi" w:cstheme="minorBidi"/>
            <w:iCs w:val="0"/>
            <w:sz w:val="22"/>
            <w:szCs w:val="22"/>
            <w:lang w:bidi="ar-SA"/>
          </w:rPr>
          <w:tab/>
        </w:r>
        <w:r w:rsidRPr="00CB7112">
          <w:rPr>
            <w:rStyle w:val="Hyperlink"/>
            <w:rFonts w:ascii="Arial" w:hAnsi="Arial" w:cs="Arial"/>
          </w:rPr>
          <w:t>Map Reduce</w:t>
        </w:r>
        <w:r>
          <w:rPr>
            <w:webHidden/>
          </w:rPr>
          <w:tab/>
        </w:r>
        <w:r>
          <w:rPr>
            <w:webHidden/>
          </w:rPr>
          <w:fldChar w:fldCharType="begin"/>
        </w:r>
        <w:r>
          <w:rPr>
            <w:webHidden/>
          </w:rPr>
          <w:instrText xml:space="preserve"> PAGEREF _Toc481554670 \h </w:instrText>
        </w:r>
        <w:r>
          <w:rPr>
            <w:webHidden/>
          </w:rPr>
        </w:r>
        <w:r>
          <w:rPr>
            <w:webHidden/>
          </w:rPr>
          <w:fldChar w:fldCharType="separate"/>
        </w:r>
        <w:r>
          <w:rPr>
            <w:webHidden/>
          </w:rPr>
          <w:t>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1" w:history="1">
        <w:r w:rsidRPr="00CB7112">
          <w:rPr>
            <w:rStyle w:val="Hyperlink"/>
            <w:rFonts w:ascii="Arial" w:hAnsi="Arial" w:cs="Arial"/>
          </w:rPr>
          <w:t>2.1.2</w:t>
        </w:r>
        <w:r>
          <w:rPr>
            <w:rFonts w:asciiTheme="minorHAnsi" w:eastAsiaTheme="minorEastAsia" w:hAnsiTheme="minorHAnsi" w:cstheme="minorBidi"/>
            <w:iCs w:val="0"/>
            <w:sz w:val="22"/>
            <w:szCs w:val="22"/>
            <w:lang w:bidi="ar-SA"/>
          </w:rPr>
          <w:tab/>
        </w:r>
        <w:r w:rsidRPr="00CB7112">
          <w:rPr>
            <w:rStyle w:val="Hyperlink"/>
            <w:rFonts w:ascii="Arial" w:hAnsi="Arial" w:cs="Arial"/>
          </w:rPr>
          <w:t>Map Stage</w:t>
        </w:r>
        <w:r>
          <w:rPr>
            <w:webHidden/>
          </w:rPr>
          <w:tab/>
        </w:r>
        <w:r>
          <w:rPr>
            <w:webHidden/>
          </w:rPr>
          <w:fldChar w:fldCharType="begin"/>
        </w:r>
        <w:r>
          <w:rPr>
            <w:webHidden/>
          </w:rPr>
          <w:instrText xml:space="preserve"> PAGEREF _Toc481554671 \h </w:instrText>
        </w:r>
        <w:r>
          <w:rPr>
            <w:webHidden/>
          </w:rPr>
        </w:r>
        <w:r>
          <w:rPr>
            <w:webHidden/>
          </w:rPr>
          <w:fldChar w:fldCharType="separate"/>
        </w:r>
        <w:r>
          <w:rPr>
            <w:webHidden/>
          </w:rPr>
          <w:t>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2" w:history="1">
        <w:r w:rsidRPr="00CB7112">
          <w:rPr>
            <w:rStyle w:val="Hyperlink"/>
            <w:rFonts w:ascii="Arial" w:hAnsi="Arial" w:cs="Arial"/>
          </w:rPr>
          <w:t>2.1.3</w:t>
        </w:r>
        <w:r>
          <w:rPr>
            <w:rFonts w:asciiTheme="minorHAnsi" w:eastAsiaTheme="minorEastAsia" w:hAnsiTheme="minorHAnsi" w:cstheme="minorBidi"/>
            <w:iCs w:val="0"/>
            <w:sz w:val="22"/>
            <w:szCs w:val="22"/>
            <w:lang w:bidi="ar-SA"/>
          </w:rPr>
          <w:tab/>
        </w:r>
        <w:r w:rsidRPr="00CB7112">
          <w:rPr>
            <w:rStyle w:val="Hyperlink"/>
            <w:rFonts w:ascii="Arial" w:hAnsi="Arial" w:cs="Arial"/>
          </w:rPr>
          <w:t>Reduce Stage</w:t>
        </w:r>
        <w:r>
          <w:rPr>
            <w:webHidden/>
          </w:rPr>
          <w:tab/>
        </w:r>
        <w:r>
          <w:rPr>
            <w:webHidden/>
          </w:rPr>
          <w:fldChar w:fldCharType="begin"/>
        </w:r>
        <w:r>
          <w:rPr>
            <w:webHidden/>
          </w:rPr>
          <w:instrText xml:space="preserve"> PAGEREF _Toc481554672 \h </w:instrText>
        </w:r>
        <w:r>
          <w:rPr>
            <w:webHidden/>
          </w:rPr>
        </w:r>
        <w:r>
          <w:rPr>
            <w:webHidden/>
          </w:rPr>
          <w:fldChar w:fldCharType="separate"/>
        </w:r>
        <w:r>
          <w:rPr>
            <w:webHidden/>
          </w:rPr>
          <w:t>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3" w:history="1">
        <w:r w:rsidRPr="00CB7112">
          <w:rPr>
            <w:rStyle w:val="Hyperlink"/>
            <w:rFonts w:ascii="Arial" w:hAnsi="Arial" w:cs="Arial"/>
          </w:rPr>
          <w:t>2.1.4</w:t>
        </w:r>
        <w:r>
          <w:rPr>
            <w:rFonts w:asciiTheme="minorHAnsi" w:eastAsiaTheme="minorEastAsia" w:hAnsiTheme="minorHAnsi" w:cstheme="minorBidi"/>
            <w:iCs w:val="0"/>
            <w:sz w:val="22"/>
            <w:szCs w:val="22"/>
            <w:lang w:bidi="ar-SA"/>
          </w:rPr>
          <w:tab/>
        </w:r>
        <w:r w:rsidRPr="00CB7112">
          <w:rPr>
            <w:rStyle w:val="Hyperlink"/>
            <w:rFonts w:ascii="Arial" w:hAnsi="Arial" w:cs="Arial"/>
          </w:rPr>
          <w:t>Input Split</w:t>
        </w:r>
        <w:r>
          <w:rPr>
            <w:webHidden/>
          </w:rPr>
          <w:tab/>
        </w:r>
        <w:r>
          <w:rPr>
            <w:webHidden/>
          </w:rPr>
          <w:fldChar w:fldCharType="begin"/>
        </w:r>
        <w:r>
          <w:rPr>
            <w:webHidden/>
          </w:rPr>
          <w:instrText xml:space="preserve"> PAGEREF _Toc481554673 \h </w:instrText>
        </w:r>
        <w:r>
          <w:rPr>
            <w:webHidden/>
          </w:rPr>
        </w:r>
        <w:r>
          <w:rPr>
            <w:webHidden/>
          </w:rPr>
          <w:fldChar w:fldCharType="separate"/>
        </w:r>
        <w:r>
          <w:rPr>
            <w:webHidden/>
          </w:rPr>
          <w:t>40</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74" w:history="1">
        <w:r w:rsidRPr="00CB7112">
          <w:rPr>
            <w:rStyle w:val="Hyperlink"/>
            <w:rFonts w:ascii="Arial" w:hAnsi="Arial" w:cs="Arial"/>
            <w:noProof/>
          </w:rPr>
          <w:t>2.2</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Hadoop 1 Processing Daemons</w:t>
        </w:r>
        <w:r>
          <w:rPr>
            <w:noProof/>
            <w:webHidden/>
          </w:rPr>
          <w:tab/>
        </w:r>
        <w:r>
          <w:rPr>
            <w:noProof/>
            <w:webHidden/>
          </w:rPr>
          <w:fldChar w:fldCharType="begin"/>
        </w:r>
        <w:r>
          <w:rPr>
            <w:noProof/>
            <w:webHidden/>
          </w:rPr>
          <w:instrText xml:space="preserve"> PAGEREF _Toc481554674 \h </w:instrText>
        </w:r>
        <w:r>
          <w:rPr>
            <w:noProof/>
            <w:webHidden/>
          </w:rPr>
        </w:r>
        <w:r>
          <w:rPr>
            <w:noProof/>
            <w:webHidden/>
          </w:rPr>
          <w:fldChar w:fldCharType="separate"/>
        </w:r>
        <w:r>
          <w:rPr>
            <w:noProof/>
            <w:webHidden/>
          </w:rPr>
          <w:t>40</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5" w:history="1">
        <w:r w:rsidRPr="00CB7112">
          <w:rPr>
            <w:rStyle w:val="Hyperlink"/>
            <w:rFonts w:ascii="Arial" w:hAnsi="Arial" w:cs="Arial"/>
          </w:rPr>
          <w:t>2.2.1</w:t>
        </w:r>
        <w:r>
          <w:rPr>
            <w:rFonts w:asciiTheme="minorHAnsi" w:eastAsiaTheme="minorEastAsia" w:hAnsiTheme="minorHAnsi" w:cstheme="minorBidi"/>
            <w:iCs w:val="0"/>
            <w:sz w:val="22"/>
            <w:szCs w:val="22"/>
            <w:lang w:bidi="ar-SA"/>
          </w:rPr>
          <w:tab/>
        </w:r>
        <w:r w:rsidRPr="00CB7112">
          <w:rPr>
            <w:rStyle w:val="Hyperlink"/>
            <w:rFonts w:ascii="Arial" w:hAnsi="Arial" w:cs="Arial"/>
          </w:rPr>
          <w:t>Name Node</w:t>
        </w:r>
        <w:r>
          <w:rPr>
            <w:webHidden/>
          </w:rPr>
          <w:tab/>
        </w:r>
        <w:r>
          <w:rPr>
            <w:webHidden/>
          </w:rPr>
          <w:fldChar w:fldCharType="begin"/>
        </w:r>
        <w:r>
          <w:rPr>
            <w:webHidden/>
          </w:rPr>
          <w:instrText xml:space="preserve"> PAGEREF _Toc481554675 \h </w:instrText>
        </w:r>
        <w:r>
          <w:rPr>
            <w:webHidden/>
          </w:rPr>
        </w:r>
        <w:r>
          <w:rPr>
            <w:webHidden/>
          </w:rPr>
          <w:fldChar w:fldCharType="separate"/>
        </w:r>
        <w:r>
          <w:rPr>
            <w:webHidden/>
          </w:rPr>
          <w:t>40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6" w:history="1">
        <w:r w:rsidRPr="00CB7112">
          <w:rPr>
            <w:rStyle w:val="Hyperlink"/>
            <w:rFonts w:ascii="Arial" w:hAnsi="Arial" w:cs="Arial"/>
          </w:rPr>
          <w:t>2.2.2</w:t>
        </w:r>
        <w:r>
          <w:rPr>
            <w:rFonts w:asciiTheme="minorHAnsi" w:eastAsiaTheme="minorEastAsia" w:hAnsiTheme="minorHAnsi" w:cstheme="minorBidi"/>
            <w:iCs w:val="0"/>
            <w:sz w:val="22"/>
            <w:szCs w:val="22"/>
            <w:lang w:bidi="ar-SA"/>
          </w:rPr>
          <w:tab/>
        </w:r>
        <w:r w:rsidRPr="00CB7112">
          <w:rPr>
            <w:rStyle w:val="Hyperlink"/>
            <w:rFonts w:ascii="Arial" w:hAnsi="Arial" w:cs="Arial"/>
          </w:rPr>
          <w:t>Job Tracker</w:t>
        </w:r>
        <w:r>
          <w:rPr>
            <w:webHidden/>
          </w:rPr>
          <w:tab/>
        </w:r>
        <w:r>
          <w:rPr>
            <w:webHidden/>
          </w:rPr>
          <w:fldChar w:fldCharType="begin"/>
        </w:r>
        <w:r>
          <w:rPr>
            <w:webHidden/>
          </w:rPr>
          <w:instrText xml:space="preserve"> PAGEREF _Toc481554676 \h </w:instrText>
        </w:r>
        <w:r>
          <w:rPr>
            <w:webHidden/>
          </w:rPr>
        </w:r>
        <w:r>
          <w:rPr>
            <w:webHidden/>
          </w:rPr>
          <w:fldChar w:fldCharType="separate"/>
        </w:r>
        <w:r>
          <w:rPr>
            <w:webHidden/>
          </w:rPr>
          <w:t>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7" w:history="1">
        <w:r w:rsidRPr="00CB7112">
          <w:rPr>
            <w:rStyle w:val="Hyperlink"/>
            <w:rFonts w:ascii="Arial" w:hAnsi="Arial" w:cs="Arial"/>
          </w:rPr>
          <w:t>2.2.3</w:t>
        </w:r>
        <w:r>
          <w:rPr>
            <w:rFonts w:asciiTheme="minorHAnsi" w:eastAsiaTheme="minorEastAsia" w:hAnsiTheme="minorHAnsi" w:cstheme="minorBidi"/>
            <w:iCs w:val="0"/>
            <w:sz w:val="22"/>
            <w:szCs w:val="22"/>
            <w:lang w:bidi="ar-SA"/>
          </w:rPr>
          <w:tab/>
        </w:r>
        <w:r w:rsidRPr="00CB7112">
          <w:rPr>
            <w:rStyle w:val="Hyperlink"/>
            <w:rFonts w:ascii="Arial" w:hAnsi="Arial" w:cs="Arial"/>
          </w:rPr>
          <w:t>Task Tracker</w:t>
        </w:r>
        <w:r>
          <w:rPr>
            <w:webHidden/>
          </w:rPr>
          <w:tab/>
        </w:r>
        <w:r>
          <w:rPr>
            <w:webHidden/>
          </w:rPr>
          <w:fldChar w:fldCharType="begin"/>
        </w:r>
        <w:r>
          <w:rPr>
            <w:webHidden/>
          </w:rPr>
          <w:instrText xml:space="preserve"> PAGEREF _Toc481554677 \h </w:instrText>
        </w:r>
        <w:r>
          <w:rPr>
            <w:webHidden/>
          </w:rPr>
        </w:r>
        <w:r>
          <w:rPr>
            <w:webHidden/>
          </w:rPr>
          <w:fldChar w:fldCharType="separate"/>
        </w:r>
        <w:r>
          <w:rPr>
            <w:webHidden/>
          </w:rPr>
          <w:t>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8" w:history="1">
        <w:r w:rsidRPr="00CB7112">
          <w:rPr>
            <w:rStyle w:val="Hyperlink"/>
            <w:rFonts w:ascii="Arial" w:hAnsi="Arial" w:cs="Arial"/>
          </w:rPr>
          <w:t>2.2.4</w:t>
        </w:r>
        <w:r>
          <w:rPr>
            <w:rFonts w:asciiTheme="minorHAnsi" w:eastAsiaTheme="minorEastAsia" w:hAnsiTheme="minorHAnsi" w:cstheme="minorBidi"/>
            <w:iCs w:val="0"/>
            <w:sz w:val="22"/>
            <w:szCs w:val="22"/>
            <w:lang w:bidi="ar-SA"/>
          </w:rPr>
          <w:tab/>
        </w:r>
        <w:r w:rsidRPr="00CB7112">
          <w:rPr>
            <w:rStyle w:val="Hyperlink"/>
            <w:rFonts w:ascii="Arial" w:hAnsi="Arial" w:cs="Arial"/>
          </w:rPr>
          <w:t>How Does MapReduce Work</w:t>
        </w:r>
        <w:r>
          <w:rPr>
            <w:webHidden/>
          </w:rPr>
          <w:tab/>
        </w:r>
        <w:r>
          <w:rPr>
            <w:webHidden/>
          </w:rPr>
          <w:fldChar w:fldCharType="begin"/>
        </w:r>
        <w:r>
          <w:rPr>
            <w:webHidden/>
          </w:rPr>
          <w:instrText xml:space="preserve"> PAGEREF _Toc481554678 \h </w:instrText>
        </w:r>
        <w:r>
          <w:rPr>
            <w:webHidden/>
          </w:rPr>
        </w:r>
        <w:r>
          <w:rPr>
            <w:webHidden/>
          </w:rPr>
          <w:fldChar w:fldCharType="separate"/>
        </w:r>
        <w:r>
          <w:rPr>
            <w:webHidden/>
          </w:rPr>
          <w:t>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79" w:history="1">
        <w:r w:rsidRPr="00CB7112">
          <w:rPr>
            <w:rStyle w:val="Hyperlink"/>
            <w:rFonts w:ascii="Arial" w:hAnsi="Arial" w:cs="Arial"/>
          </w:rPr>
          <w:t>2.2.5</w:t>
        </w:r>
        <w:r>
          <w:rPr>
            <w:rFonts w:asciiTheme="minorHAnsi" w:eastAsiaTheme="minorEastAsia" w:hAnsiTheme="minorHAnsi" w:cstheme="minorBidi"/>
            <w:iCs w:val="0"/>
            <w:sz w:val="22"/>
            <w:szCs w:val="22"/>
            <w:lang w:bidi="ar-SA"/>
          </w:rPr>
          <w:tab/>
        </w:r>
        <w:r w:rsidRPr="00CB7112">
          <w:rPr>
            <w:rStyle w:val="Hyperlink"/>
            <w:rFonts w:ascii="Arial" w:hAnsi="Arial" w:cs="Arial"/>
          </w:rPr>
          <w:t>MapReduce is Stable</w:t>
        </w:r>
        <w:r>
          <w:rPr>
            <w:webHidden/>
          </w:rPr>
          <w:tab/>
        </w:r>
        <w:r>
          <w:rPr>
            <w:webHidden/>
          </w:rPr>
          <w:fldChar w:fldCharType="begin"/>
        </w:r>
        <w:r>
          <w:rPr>
            <w:webHidden/>
          </w:rPr>
          <w:instrText xml:space="preserve"> PAGEREF _Toc481554679 \h </w:instrText>
        </w:r>
        <w:r>
          <w:rPr>
            <w:webHidden/>
          </w:rPr>
        </w:r>
        <w:r>
          <w:rPr>
            <w:webHidden/>
          </w:rPr>
          <w:fldChar w:fldCharType="separate"/>
        </w:r>
        <w:r>
          <w:rPr>
            <w:webHidden/>
          </w:rPr>
          <w:t>42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0" w:history="1">
        <w:r w:rsidRPr="00CB7112">
          <w:rPr>
            <w:rStyle w:val="Hyperlink"/>
            <w:rFonts w:ascii="Arial" w:hAnsi="Arial" w:cs="Arial"/>
          </w:rPr>
          <w:t>2.2.6</w:t>
        </w:r>
        <w:r>
          <w:rPr>
            <w:rFonts w:asciiTheme="minorHAnsi" w:eastAsiaTheme="minorEastAsia" w:hAnsiTheme="minorHAnsi" w:cstheme="minorBidi"/>
            <w:iCs w:val="0"/>
            <w:sz w:val="22"/>
            <w:szCs w:val="22"/>
            <w:lang w:bidi="ar-SA"/>
          </w:rPr>
          <w:tab/>
        </w:r>
        <w:r w:rsidRPr="00CB7112">
          <w:rPr>
            <w:rStyle w:val="Hyperlink"/>
            <w:rFonts w:ascii="Arial" w:hAnsi="Arial" w:cs="Arial"/>
          </w:rPr>
          <w:t>MapReduce Uses Functional PRogramming</w:t>
        </w:r>
        <w:r>
          <w:rPr>
            <w:webHidden/>
          </w:rPr>
          <w:tab/>
        </w:r>
        <w:r>
          <w:rPr>
            <w:webHidden/>
          </w:rPr>
          <w:fldChar w:fldCharType="begin"/>
        </w:r>
        <w:r>
          <w:rPr>
            <w:webHidden/>
          </w:rPr>
          <w:instrText xml:space="preserve"> PAGEREF _Toc481554680 \h </w:instrText>
        </w:r>
        <w:r>
          <w:rPr>
            <w:webHidden/>
          </w:rPr>
        </w:r>
        <w:r>
          <w:rPr>
            <w:webHidden/>
          </w:rPr>
          <w:fldChar w:fldCharType="separate"/>
        </w:r>
        <w:r>
          <w:rPr>
            <w:webHidden/>
          </w:rPr>
          <w:t>42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1" w:history="1">
        <w:r w:rsidRPr="00CB7112">
          <w:rPr>
            <w:rStyle w:val="Hyperlink"/>
            <w:rFonts w:ascii="Arial" w:hAnsi="Arial" w:cs="Arial"/>
          </w:rPr>
          <w:t>2.2.7</w:t>
        </w:r>
        <w:r>
          <w:rPr>
            <w:rFonts w:asciiTheme="minorHAnsi" w:eastAsiaTheme="minorEastAsia" w:hAnsiTheme="minorHAnsi" w:cstheme="minorBidi"/>
            <w:iCs w:val="0"/>
            <w:sz w:val="22"/>
            <w:szCs w:val="22"/>
            <w:lang w:bidi="ar-SA"/>
          </w:rPr>
          <w:tab/>
        </w:r>
        <w:r w:rsidRPr="00CB7112">
          <w:rPr>
            <w:rStyle w:val="Hyperlink"/>
            <w:rFonts w:ascii="Arial" w:hAnsi="Arial" w:cs="Arial"/>
          </w:rPr>
          <w:t>MapReduce Optimizes network Traffic</w:t>
        </w:r>
        <w:r>
          <w:rPr>
            <w:webHidden/>
          </w:rPr>
          <w:tab/>
        </w:r>
        <w:r>
          <w:rPr>
            <w:webHidden/>
          </w:rPr>
          <w:fldChar w:fldCharType="begin"/>
        </w:r>
        <w:r>
          <w:rPr>
            <w:webHidden/>
          </w:rPr>
          <w:instrText xml:space="preserve"> PAGEREF _Toc481554681 \h </w:instrText>
        </w:r>
        <w:r>
          <w:rPr>
            <w:webHidden/>
          </w:rPr>
        </w:r>
        <w:r>
          <w:rPr>
            <w:webHidden/>
          </w:rPr>
          <w:fldChar w:fldCharType="separate"/>
        </w:r>
        <w:r>
          <w:rPr>
            <w:webHidden/>
          </w:rPr>
          <w:t>43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2" w:history="1">
        <w:r w:rsidRPr="00CB7112">
          <w:rPr>
            <w:rStyle w:val="Hyperlink"/>
            <w:rFonts w:ascii="Arial" w:hAnsi="Arial" w:cs="Arial"/>
          </w:rPr>
          <w:t>2.2.8</w:t>
        </w:r>
        <w:r>
          <w:rPr>
            <w:rFonts w:asciiTheme="minorHAnsi" w:eastAsiaTheme="minorEastAsia" w:hAnsiTheme="minorHAnsi" w:cstheme="minorBidi"/>
            <w:iCs w:val="0"/>
            <w:sz w:val="22"/>
            <w:szCs w:val="22"/>
            <w:lang w:bidi="ar-SA"/>
          </w:rPr>
          <w:tab/>
        </w:r>
        <w:r w:rsidRPr="00CB7112">
          <w:rPr>
            <w:rStyle w:val="Hyperlink"/>
            <w:rFonts w:ascii="Arial" w:hAnsi="Arial" w:cs="Arial"/>
          </w:rPr>
          <w:t>Limitation of Haddop 1</w:t>
        </w:r>
        <w:r>
          <w:rPr>
            <w:webHidden/>
          </w:rPr>
          <w:tab/>
        </w:r>
        <w:r>
          <w:rPr>
            <w:webHidden/>
          </w:rPr>
          <w:fldChar w:fldCharType="begin"/>
        </w:r>
        <w:r>
          <w:rPr>
            <w:webHidden/>
          </w:rPr>
          <w:instrText xml:space="preserve"> PAGEREF _Toc481554682 \h </w:instrText>
        </w:r>
        <w:r>
          <w:rPr>
            <w:webHidden/>
          </w:rPr>
        </w:r>
        <w:r>
          <w:rPr>
            <w:webHidden/>
          </w:rPr>
          <w:fldChar w:fldCharType="separate"/>
        </w:r>
        <w:r>
          <w:rPr>
            <w:webHidden/>
          </w:rPr>
          <w:t>43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3" w:history="1">
        <w:r w:rsidRPr="00CB7112">
          <w:rPr>
            <w:rStyle w:val="Hyperlink"/>
            <w:rFonts w:ascii="Arial" w:hAnsi="Arial" w:cs="Arial"/>
          </w:rPr>
          <w:t>2.2.9</w:t>
        </w:r>
        <w:r>
          <w:rPr>
            <w:rFonts w:asciiTheme="minorHAnsi" w:eastAsiaTheme="minorEastAsia" w:hAnsiTheme="minorHAnsi" w:cstheme="minorBidi"/>
            <w:iCs w:val="0"/>
            <w:sz w:val="22"/>
            <w:szCs w:val="22"/>
            <w:lang w:bidi="ar-SA"/>
          </w:rPr>
          <w:tab/>
        </w:r>
        <w:r w:rsidRPr="00CB7112">
          <w:rPr>
            <w:rStyle w:val="Hyperlink"/>
            <w:rFonts w:ascii="Arial" w:hAnsi="Arial" w:cs="Arial"/>
          </w:rPr>
          <w:t>Haddop Ecosystem &amp; Others</w:t>
        </w:r>
        <w:r>
          <w:rPr>
            <w:webHidden/>
          </w:rPr>
          <w:tab/>
        </w:r>
        <w:r>
          <w:rPr>
            <w:webHidden/>
          </w:rPr>
          <w:fldChar w:fldCharType="begin"/>
        </w:r>
        <w:r>
          <w:rPr>
            <w:webHidden/>
          </w:rPr>
          <w:instrText xml:space="preserve"> PAGEREF _Toc481554683 \h </w:instrText>
        </w:r>
        <w:r>
          <w:rPr>
            <w:webHidden/>
          </w:rPr>
        </w:r>
        <w:r>
          <w:rPr>
            <w:webHidden/>
          </w:rPr>
          <w:fldChar w:fldCharType="separate"/>
        </w:r>
        <w:r>
          <w:rPr>
            <w:webHidden/>
          </w:rPr>
          <w:t>44</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84" w:history="1">
        <w:r w:rsidRPr="00CB7112">
          <w:rPr>
            <w:rStyle w:val="Hyperlink"/>
            <w:rFonts w:ascii="Arial" w:hAnsi="Arial" w:cs="Arial"/>
            <w:noProof/>
          </w:rPr>
          <w:t>2.3</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Hadoop 2 - YARN</w:t>
        </w:r>
        <w:r>
          <w:rPr>
            <w:noProof/>
            <w:webHidden/>
          </w:rPr>
          <w:tab/>
        </w:r>
        <w:r>
          <w:rPr>
            <w:noProof/>
            <w:webHidden/>
          </w:rPr>
          <w:fldChar w:fldCharType="begin"/>
        </w:r>
        <w:r>
          <w:rPr>
            <w:noProof/>
            <w:webHidden/>
          </w:rPr>
          <w:instrText xml:space="preserve"> PAGEREF _Toc481554684 \h </w:instrText>
        </w:r>
        <w:r>
          <w:rPr>
            <w:noProof/>
            <w:webHidden/>
          </w:rPr>
        </w:r>
        <w:r>
          <w:rPr>
            <w:noProof/>
            <w:webHidden/>
          </w:rPr>
          <w:fldChar w:fldCharType="separate"/>
        </w:r>
        <w:r>
          <w:rPr>
            <w:noProof/>
            <w:webHidden/>
          </w:rPr>
          <w:t>48</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5" w:history="1">
        <w:r w:rsidRPr="00CB7112">
          <w:rPr>
            <w:rStyle w:val="Hyperlink"/>
            <w:rFonts w:ascii="Arial" w:hAnsi="Arial" w:cs="Arial"/>
          </w:rPr>
          <w:t>2.3.1</w:t>
        </w:r>
        <w:r>
          <w:rPr>
            <w:rFonts w:asciiTheme="minorHAnsi" w:eastAsiaTheme="minorEastAsia" w:hAnsiTheme="minorHAnsi" w:cstheme="minorBidi"/>
            <w:iCs w:val="0"/>
            <w:sz w:val="22"/>
            <w:szCs w:val="22"/>
            <w:lang w:bidi="ar-SA"/>
          </w:rPr>
          <w:tab/>
        </w:r>
        <w:r w:rsidRPr="00CB7112">
          <w:rPr>
            <w:rStyle w:val="Hyperlink"/>
            <w:rFonts w:ascii="Arial" w:hAnsi="Arial" w:cs="Arial"/>
          </w:rPr>
          <w:t>Architectural Changes</w:t>
        </w:r>
        <w:r>
          <w:rPr>
            <w:webHidden/>
          </w:rPr>
          <w:tab/>
        </w:r>
        <w:r>
          <w:rPr>
            <w:webHidden/>
          </w:rPr>
          <w:fldChar w:fldCharType="begin"/>
        </w:r>
        <w:r>
          <w:rPr>
            <w:webHidden/>
          </w:rPr>
          <w:instrText xml:space="preserve"> PAGEREF _Toc481554685 \h </w:instrText>
        </w:r>
        <w:r>
          <w:rPr>
            <w:webHidden/>
          </w:rPr>
        </w:r>
        <w:r>
          <w:rPr>
            <w:webHidden/>
          </w:rPr>
          <w:fldChar w:fldCharType="separate"/>
        </w:r>
        <w:r>
          <w:rPr>
            <w:webHidden/>
          </w:rPr>
          <w:t>48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6" w:history="1">
        <w:r w:rsidRPr="00CB7112">
          <w:rPr>
            <w:rStyle w:val="Hyperlink"/>
            <w:rFonts w:ascii="Arial" w:hAnsi="Arial" w:cs="Arial"/>
          </w:rPr>
          <w:t>2.3.2</w:t>
        </w:r>
        <w:r>
          <w:rPr>
            <w:rFonts w:asciiTheme="minorHAnsi" w:eastAsiaTheme="minorEastAsia" w:hAnsiTheme="minorHAnsi" w:cstheme="minorBidi"/>
            <w:iCs w:val="0"/>
            <w:sz w:val="22"/>
            <w:szCs w:val="22"/>
            <w:lang w:bidi="ar-SA"/>
          </w:rPr>
          <w:tab/>
        </w:r>
        <w:r w:rsidRPr="00CB7112">
          <w:rPr>
            <w:rStyle w:val="Hyperlink"/>
            <w:rFonts w:ascii="Arial" w:hAnsi="Arial" w:cs="Arial"/>
          </w:rPr>
          <w:t>Yarn Components</w:t>
        </w:r>
        <w:r>
          <w:rPr>
            <w:webHidden/>
          </w:rPr>
          <w:tab/>
        </w:r>
        <w:r>
          <w:rPr>
            <w:webHidden/>
          </w:rPr>
          <w:fldChar w:fldCharType="begin"/>
        </w:r>
        <w:r>
          <w:rPr>
            <w:webHidden/>
          </w:rPr>
          <w:instrText xml:space="preserve"> PAGEREF _Toc481554686 \h </w:instrText>
        </w:r>
        <w:r>
          <w:rPr>
            <w:webHidden/>
          </w:rPr>
        </w:r>
        <w:r>
          <w:rPr>
            <w:webHidden/>
          </w:rPr>
          <w:fldChar w:fldCharType="separate"/>
        </w:r>
        <w:r>
          <w:rPr>
            <w:webHidden/>
          </w:rPr>
          <w:t>48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7" w:history="1">
        <w:r w:rsidRPr="00CB7112">
          <w:rPr>
            <w:rStyle w:val="Hyperlink"/>
            <w:rFonts w:ascii="Arial" w:hAnsi="Arial" w:cs="Arial"/>
          </w:rPr>
          <w:t>2.3.3</w:t>
        </w:r>
        <w:r>
          <w:rPr>
            <w:rFonts w:asciiTheme="minorHAnsi" w:eastAsiaTheme="minorEastAsia" w:hAnsiTheme="minorHAnsi" w:cstheme="minorBidi"/>
            <w:iCs w:val="0"/>
            <w:sz w:val="22"/>
            <w:szCs w:val="22"/>
            <w:lang w:bidi="ar-SA"/>
          </w:rPr>
          <w:tab/>
        </w:r>
        <w:r w:rsidRPr="00CB7112">
          <w:rPr>
            <w:rStyle w:val="Hyperlink"/>
            <w:rFonts w:ascii="Arial" w:hAnsi="Arial" w:cs="Arial"/>
          </w:rPr>
          <w:t>Resource Manager</w:t>
        </w:r>
        <w:r>
          <w:rPr>
            <w:webHidden/>
          </w:rPr>
          <w:tab/>
        </w:r>
        <w:r>
          <w:rPr>
            <w:webHidden/>
          </w:rPr>
          <w:fldChar w:fldCharType="begin"/>
        </w:r>
        <w:r>
          <w:rPr>
            <w:webHidden/>
          </w:rPr>
          <w:instrText xml:space="preserve"> PAGEREF _Toc481554687 \h </w:instrText>
        </w:r>
        <w:r>
          <w:rPr>
            <w:webHidden/>
          </w:rPr>
        </w:r>
        <w:r>
          <w:rPr>
            <w:webHidden/>
          </w:rPr>
          <w:fldChar w:fldCharType="separate"/>
        </w:r>
        <w:r>
          <w:rPr>
            <w:webHidden/>
          </w:rPr>
          <w:t>48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8" w:history="1">
        <w:r w:rsidRPr="00CB7112">
          <w:rPr>
            <w:rStyle w:val="Hyperlink"/>
            <w:rFonts w:ascii="Arial" w:hAnsi="Arial" w:cs="Arial"/>
          </w:rPr>
          <w:t>2.3.4</w:t>
        </w:r>
        <w:r>
          <w:rPr>
            <w:rFonts w:asciiTheme="minorHAnsi" w:eastAsiaTheme="minorEastAsia" w:hAnsiTheme="minorHAnsi" w:cstheme="minorBidi"/>
            <w:iCs w:val="0"/>
            <w:sz w:val="22"/>
            <w:szCs w:val="22"/>
            <w:lang w:bidi="ar-SA"/>
          </w:rPr>
          <w:tab/>
        </w:r>
        <w:r w:rsidRPr="00CB7112">
          <w:rPr>
            <w:rStyle w:val="Hyperlink"/>
            <w:rFonts w:ascii="Arial" w:hAnsi="Arial" w:cs="Arial"/>
          </w:rPr>
          <w:t>Scheduler</w:t>
        </w:r>
        <w:r>
          <w:rPr>
            <w:webHidden/>
          </w:rPr>
          <w:tab/>
        </w:r>
        <w:r>
          <w:rPr>
            <w:webHidden/>
          </w:rPr>
          <w:fldChar w:fldCharType="begin"/>
        </w:r>
        <w:r>
          <w:rPr>
            <w:webHidden/>
          </w:rPr>
          <w:instrText xml:space="preserve"> PAGEREF _Toc481554688 \h </w:instrText>
        </w:r>
        <w:r>
          <w:rPr>
            <w:webHidden/>
          </w:rPr>
        </w:r>
        <w:r>
          <w:rPr>
            <w:webHidden/>
          </w:rPr>
          <w:fldChar w:fldCharType="separate"/>
        </w:r>
        <w:r>
          <w:rPr>
            <w:webHidden/>
          </w:rPr>
          <w:t>49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89" w:history="1">
        <w:r w:rsidRPr="00CB7112">
          <w:rPr>
            <w:rStyle w:val="Hyperlink"/>
            <w:rFonts w:ascii="Arial" w:hAnsi="Arial" w:cs="Arial"/>
          </w:rPr>
          <w:t>2.3.5</w:t>
        </w:r>
        <w:r>
          <w:rPr>
            <w:rFonts w:asciiTheme="minorHAnsi" w:eastAsiaTheme="minorEastAsia" w:hAnsiTheme="minorHAnsi" w:cstheme="minorBidi"/>
            <w:iCs w:val="0"/>
            <w:sz w:val="22"/>
            <w:szCs w:val="22"/>
            <w:lang w:bidi="ar-SA"/>
          </w:rPr>
          <w:tab/>
        </w:r>
        <w:r w:rsidRPr="00CB7112">
          <w:rPr>
            <w:rStyle w:val="Hyperlink"/>
            <w:rFonts w:ascii="Arial" w:hAnsi="Arial" w:cs="Arial"/>
          </w:rPr>
          <w:t>Application Manager</w:t>
        </w:r>
        <w:r>
          <w:rPr>
            <w:webHidden/>
          </w:rPr>
          <w:tab/>
        </w:r>
        <w:r>
          <w:rPr>
            <w:webHidden/>
          </w:rPr>
          <w:fldChar w:fldCharType="begin"/>
        </w:r>
        <w:r>
          <w:rPr>
            <w:webHidden/>
          </w:rPr>
          <w:instrText xml:space="preserve"> PAGEREF _Toc481554689 \h </w:instrText>
        </w:r>
        <w:r>
          <w:rPr>
            <w:webHidden/>
          </w:rPr>
        </w:r>
        <w:r>
          <w:rPr>
            <w:webHidden/>
          </w:rPr>
          <w:fldChar w:fldCharType="separate"/>
        </w:r>
        <w:r>
          <w:rPr>
            <w:webHidden/>
          </w:rPr>
          <w:t>49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0" w:history="1">
        <w:r w:rsidRPr="00CB7112">
          <w:rPr>
            <w:rStyle w:val="Hyperlink"/>
            <w:rFonts w:ascii="Arial" w:hAnsi="Arial" w:cs="Arial"/>
          </w:rPr>
          <w:t>2.3.6</w:t>
        </w:r>
        <w:r>
          <w:rPr>
            <w:rFonts w:asciiTheme="minorHAnsi" w:eastAsiaTheme="minorEastAsia" w:hAnsiTheme="minorHAnsi" w:cstheme="minorBidi"/>
            <w:iCs w:val="0"/>
            <w:sz w:val="22"/>
            <w:szCs w:val="22"/>
            <w:lang w:bidi="ar-SA"/>
          </w:rPr>
          <w:tab/>
        </w:r>
        <w:r w:rsidRPr="00CB7112">
          <w:rPr>
            <w:rStyle w:val="Hyperlink"/>
            <w:rFonts w:ascii="Arial" w:hAnsi="Arial" w:cs="Arial"/>
          </w:rPr>
          <w:t>Node Manager</w:t>
        </w:r>
        <w:r>
          <w:rPr>
            <w:webHidden/>
          </w:rPr>
          <w:tab/>
        </w:r>
        <w:r>
          <w:rPr>
            <w:webHidden/>
          </w:rPr>
          <w:fldChar w:fldCharType="begin"/>
        </w:r>
        <w:r>
          <w:rPr>
            <w:webHidden/>
          </w:rPr>
          <w:instrText xml:space="preserve"> PAGEREF _Toc481554690 \h </w:instrText>
        </w:r>
        <w:r>
          <w:rPr>
            <w:webHidden/>
          </w:rPr>
        </w:r>
        <w:r>
          <w:rPr>
            <w:webHidden/>
          </w:rPr>
          <w:fldChar w:fldCharType="separate"/>
        </w:r>
        <w:r>
          <w:rPr>
            <w:webHidden/>
          </w:rPr>
          <w:t>49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1" w:history="1">
        <w:r w:rsidRPr="00CB7112">
          <w:rPr>
            <w:rStyle w:val="Hyperlink"/>
            <w:rFonts w:ascii="Arial" w:hAnsi="Arial" w:cs="Arial"/>
          </w:rPr>
          <w:t>2.3.7</w:t>
        </w:r>
        <w:r>
          <w:rPr>
            <w:rFonts w:asciiTheme="minorHAnsi" w:eastAsiaTheme="minorEastAsia" w:hAnsiTheme="minorHAnsi" w:cstheme="minorBidi"/>
            <w:iCs w:val="0"/>
            <w:sz w:val="22"/>
            <w:szCs w:val="22"/>
            <w:lang w:bidi="ar-SA"/>
          </w:rPr>
          <w:tab/>
        </w:r>
        <w:r w:rsidRPr="00CB7112">
          <w:rPr>
            <w:rStyle w:val="Hyperlink"/>
            <w:rFonts w:ascii="Arial" w:hAnsi="Arial" w:cs="Arial"/>
          </w:rPr>
          <w:t>Application Master</w:t>
        </w:r>
        <w:r>
          <w:rPr>
            <w:webHidden/>
          </w:rPr>
          <w:tab/>
        </w:r>
        <w:r>
          <w:rPr>
            <w:webHidden/>
          </w:rPr>
          <w:fldChar w:fldCharType="begin"/>
        </w:r>
        <w:r>
          <w:rPr>
            <w:webHidden/>
          </w:rPr>
          <w:instrText xml:space="preserve"> PAGEREF _Toc481554691 \h </w:instrText>
        </w:r>
        <w:r>
          <w:rPr>
            <w:webHidden/>
          </w:rPr>
        </w:r>
        <w:r>
          <w:rPr>
            <w:webHidden/>
          </w:rPr>
          <w:fldChar w:fldCharType="separate"/>
        </w:r>
        <w:r>
          <w:rPr>
            <w:webHidden/>
          </w:rPr>
          <w:t>49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2" w:history="1">
        <w:r w:rsidRPr="00CB7112">
          <w:rPr>
            <w:rStyle w:val="Hyperlink"/>
            <w:rFonts w:ascii="Arial" w:hAnsi="Arial" w:cs="Arial"/>
          </w:rPr>
          <w:t>2.3.8</w:t>
        </w:r>
        <w:r>
          <w:rPr>
            <w:rFonts w:asciiTheme="minorHAnsi" w:eastAsiaTheme="minorEastAsia" w:hAnsiTheme="minorHAnsi" w:cstheme="minorBidi"/>
            <w:iCs w:val="0"/>
            <w:sz w:val="22"/>
            <w:szCs w:val="22"/>
            <w:lang w:bidi="ar-SA"/>
          </w:rPr>
          <w:tab/>
        </w:r>
        <w:r w:rsidRPr="00CB7112">
          <w:rPr>
            <w:rStyle w:val="Hyperlink"/>
            <w:rFonts w:ascii="Arial" w:hAnsi="Arial" w:cs="Arial"/>
          </w:rPr>
          <w:t>Container</w:t>
        </w:r>
        <w:r>
          <w:rPr>
            <w:webHidden/>
          </w:rPr>
          <w:tab/>
        </w:r>
        <w:r>
          <w:rPr>
            <w:webHidden/>
          </w:rPr>
          <w:fldChar w:fldCharType="begin"/>
        </w:r>
        <w:r>
          <w:rPr>
            <w:webHidden/>
          </w:rPr>
          <w:instrText xml:space="preserve"> PAGEREF _Toc481554692 \h </w:instrText>
        </w:r>
        <w:r>
          <w:rPr>
            <w:webHidden/>
          </w:rPr>
        </w:r>
        <w:r>
          <w:rPr>
            <w:webHidden/>
          </w:rPr>
          <w:fldChar w:fldCharType="separate"/>
        </w:r>
        <w:r>
          <w:rPr>
            <w:webHidden/>
          </w:rPr>
          <w:t>49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3" w:history="1">
        <w:r w:rsidRPr="00CB7112">
          <w:rPr>
            <w:rStyle w:val="Hyperlink"/>
          </w:rPr>
          <w:t>2.3.9</w:t>
        </w:r>
        <w:r>
          <w:rPr>
            <w:rFonts w:asciiTheme="minorHAnsi" w:eastAsiaTheme="minorEastAsia" w:hAnsiTheme="minorHAnsi" w:cstheme="minorBidi"/>
            <w:iCs w:val="0"/>
            <w:sz w:val="22"/>
            <w:szCs w:val="22"/>
            <w:lang w:bidi="ar-SA"/>
          </w:rPr>
          <w:tab/>
        </w:r>
        <w:r w:rsidRPr="00CB7112">
          <w:rPr>
            <w:rStyle w:val="Hyperlink"/>
          </w:rPr>
          <w:t>YARN Process Flow</w:t>
        </w:r>
        <w:r>
          <w:rPr>
            <w:webHidden/>
          </w:rPr>
          <w:tab/>
        </w:r>
        <w:r>
          <w:rPr>
            <w:webHidden/>
          </w:rPr>
          <w:fldChar w:fldCharType="begin"/>
        </w:r>
        <w:r>
          <w:rPr>
            <w:webHidden/>
          </w:rPr>
          <w:instrText xml:space="preserve"> PAGEREF _Toc481554693 \h </w:instrText>
        </w:r>
        <w:r>
          <w:rPr>
            <w:webHidden/>
          </w:rPr>
        </w:r>
        <w:r>
          <w:rPr>
            <w:webHidden/>
          </w:rPr>
          <w:fldChar w:fldCharType="separate"/>
        </w:r>
        <w:r>
          <w:rPr>
            <w:webHidden/>
          </w:rPr>
          <w:t>50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4" w:history="1">
        <w:r w:rsidRPr="00CB7112">
          <w:rPr>
            <w:rStyle w:val="Hyperlink"/>
          </w:rPr>
          <w:t>2.3.10</w:t>
        </w:r>
        <w:r>
          <w:rPr>
            <w:rFonts w:asciiTheme="minorHAnsi" w:eastAsiaTheme="minorEastAsia" w:hAnsiTheme="minorHAnsi" w:cstheme="minorBidi"/>
            <w:iCs w:val="0"/>
            <w:sz w:val="22"/>
            <w:szCs w:val="22"/>
            <w:lang w:bidi="ar-SA"/>
          </w:rPr>
          <w:tab/>
        </w:r>
        <w:r w:rsidRPr="00CB7112">
          <w:rPr>
            <w:rStyle w:val="Hyperlink"/>
          </w:rPr>
          <w:t>UBER Mode</w:t>
        </w:r>
        <w:r>
          <w:rPr>
            <w:webHidden/>
          </w:rPr>
          <w:tab/>
        </w:r>
        <w:r>
          <w:rPr>
            <w:webHidden/>
          </w:rPr>
          <w:fldChar w:fldCharType="begin"/>
        </w:r>
        <w:r>
          <w:rPr>
            <w:webHidden/>
          </w:rPr>
          <w:instrText xml:space="preserve"> PAGEREF _Toc481554694 \h </w:instrText>
        </w:r>
        <w:r>
          <w:rPr>
            <w:webHidden/>
          </w:rPr>
        </w:r>
        <w:r>
          <w:rPr>
            <w:webHidden/>
          </w:rPr>
          <w:fldChar w:fldCharType="separate"/>
        </w:r>
        <w:r>
          <w:rPr>
            <w:webHidden/>
          </w:rPr>
          <w:t>50</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695" w:history="1">
        <w:r w:rsidRPr="00CB7112">
          <w:rPr>
            <w:rStyle w:val="Hyperlink"/>
            <w:rFonts w:cstheme="minorHAnsi"/>
            <w:noProof/>
          </w:rPr>
          <w:t>3.</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HDFS  File Read operation</w:t>
        </w:r>
        <w:r>
          <w:rPr>
            <w:noProof/>
            <w:webHidden/>
          </w:rPr>
          <w:tab/>
        </w:r>
        <w:r>
          <w:rPr>
            <w:noProof/>
            <w:webHidden/>
          </w:rPr>
          <w:fldChar w:fldCharType="begin"/>
        </w:r>
        <w:r>
          <w:rPr>
            <w:noProof/>
            <w:webHidden/>
          </w:rPr>
          <w:instrText xml:space="preserve"> PAGEREF _Toc481554695 \h </w:instrText>
        </w:r>
        <w:r>
          <w:rPr>
            <w:noProof/>
            <w:webHidden/>
          </w:rPr>
        </w:r>
        <w:r>
          <w:rPr>
            <w:noProof/>
            <w:webHidden/>
          </w:rPr>
          <w:fldChar w:fldCharType="separate"/>
        </w:r>
        <w:r>
          <w:rPr>
            <w:noProof/>
            <w:webHidden/>
          </w:rPr>
          <w:t>51</w:t>
        </w:r>
        <w:r>
          <w:rPr>
            <w:noProof/>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696" w:history="1">
        <w:r w:rsidRPr="00CB7112">
          <w:rPr>
            <w:rStyle w:val="Hyperlink"/>
            <w:rFonts w:cstheme="minorHAnsi"/>
            <w:noProof/>
          </w:rPr>
          <w:t>4.</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Hadoop - Data Life Cycle Management</w:t>
        </w:r>
        <w:r>
          <w:rPr>
            <w:noProof/>
            <w:webHidden/>
          </w:rPr>
          <w:tab/>
        </w:r>
        <w:r>
          <w:rPr>
            <w:noProof/>
            <w:webHidden/>
          </w:rPr>
          <w:fldChar w:fldCharType="begin"/>
        </w:r>
        <w:r>
          <w:rPr>
            <w:noProof/>
            <w:webHidden/>
          </w:rPr>
          <w:instrText xml:space="preserve"> PAGEREF _Toc481554696 \h </w:instrText>
        </w:r>
        <w:r>
          <w:rPr>
            <w:noProof/>
            <w:webHidden/>
          </w:rPr>
        </w:r>
        <w:r>
          <w:rPr>
            <w:noProof/>
            <w:webHidden/>
          </w:rPr>
          <w:fldChar w:fldCharType="separate"/>
        </w:r>
        <w:r>
          <w:rPr>
            <w:noProof/>
            <w:webHidden/>
          </w:rPr>
          <w:t>52</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697" w:history="1">
        <w:r w:rsidRPr="00CB7112">
          <w:rPr>
            <w:rStyle w:val="Hyperlink"/>
            <w:rFonts w:ascii="Arial" w:hAnsi="Arial" w:cs="Arial"/>
            <w:noProof/>
          </w:rPr>
          <w:t>4.1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Sqoop Hive Import</w:t>
        </w:r>
        <w:r>
          <w:rPr>
            <w:noProof/>
            <w:webHidden/>
          </w:rPr>
          <w:tab/>
        </w:r>
        <w:r>
          <w:rPr>
            <w:noProof/>
            <w:webHidden/>
          </w:rPr>
          <w:fldChar w:fldCharType="begin"/>
        </w:r>
        <w:r>
          <w:rPr>
            <w:noProof/>
            <w:webHidden/>
          </w:rPr>
          <w:instrText xml:space="preserve"> PAGEREF _Toc481554697 \h </w:instrText>
        </w:r>
        <w:r>
          <w:rPr>
            <w:noProof/>
            <w:webHidden/>
          </w:rPr>
        </w:r>
        <w:r>
          <w:rPr>
            <w:noProof/>
            <w:webHidden/>
          </w:rPr>
          <w:fldChar w:fldCharType="separate"/>
        </w:r>
        <w:r>
          <w:rPr>
            <w:noProof/>
            <w:webHidden/>
          </w:rPr>
          <w:t>52</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8" w:history="1">
        <w:r w:rsidRPr="00CB7112">
          <w:rPr>
            <w:rStyle w:val="Hyperlink"/>
          </w:rPr>
          <w:t>4.1.1</w:t>
        </w:r>
        <w:r>
          <w:rPr>
            <w:rFonts w:asciiTheme="minorHAnsi" w:eastAsiaTheme="minorEastAsia" w:hAnsiTheme="minorHAnsi" w:cstheme="minorBidi"/>
            <w:iCs w:val="0"/>
            <w:sz w:val="22"/>
            <w:szCs w:val="22"/>
            <w:lang w:bidi="ar-SA"/>
          </w:rPr>
          <w:tab/>
        </w:r>
        <w:r w:rsidRPr="00CB7112">
          <w:rPr>
            <w:rStyle w:val="Hyperlink"/>
          </w:rPr>
          <w:t>PArameter-Sqoop Hive Import</w:t>
        </w:r>
        <w:r>
          <w:rPr>
            <w:webHidden/>
          </w:rPr>
          <w:tab/>
        </w:r>
        <w:r>
          <w:rPr>
            <w:webHidden/>
          </w:rPr>
          <w:fldChar w:fldCharType="begin"/>
        </w:r>
        <w:r>
          <w:rPr>
            <w:webHidden/>
          </w:rPr>
          <w:instrText xml:space="preserve"> PAGEREF _Toc481554698 \h </w:instrText>
        </w:r>
        <w:r>
          <w:rPr>
            <w:webHidden/>
          </w:rPr>
        </w:r>
        <w:r>
          <w:rPr>
            <w:webHidden/>
          </w:rPr>
          <w:fldChar w:fldCharType="separate"/>
        </w:r>
        <w:r>
          <w:rPr>
            <w:webHidden/>
          </w:rPr>
          <w:t>53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699" w:history="1">
        <w:r w:rsidRPr="00CB7112">
          <w:rPr>
            <w:rStyle w:val="Hyperlink"/>
          </w:rPr>
          <w:t>4.1.2</w:t>
        </w:r>
        <w:r>
          <w:rPr>
            <w:rFonts w:asciiTheme="minorHAnsi" w:eastAsiaTheme="minorEastAsia" w:hAnsiTheme="minorHAnsi" w:cstheme="minorBidi"/>
            <w:iCs w:val="0"/>
            <w:sz w:val="22"/>
            <w:szCs w:val="22"/>
            <w:lang w:bidi="ar-SA"/>
          </w:rPr>
          <w:tab/>
        </w:r>
        <w:r w:rsidRPr="00CB7112">
          <w:rPr>
            <w:rStyle w:val="Hyperlink"/>
          </w:rPr>
          <w:t>Pitfalls -Sqoop Hive Import</w:t>
        </w:r>
        <w:r>
          <w:rPr>
            <w:webHidden/>
          </w:rPr>
          <w:tab/>
        </w:r>
        <w:r>
          <w:rPr>
            <w:webHidden/>
          </w:rPr>
          <w:fldChar w:fldCharType="begin"/>
        </w:r>
        <w:r>
          <w:rPr>
            <w:webHidden/>
          </w:rPr>
          <w:instrText xml:space="preserve"> PAGEREF _Toc481554699 \h </w:instrText>
        </w:r>
        <w:r>
          <w:rPr>
            <w:webHidden/>
          </w:rPr>
        </w:r>
        <w:r>
          <w:rPr>
            <w:webHidden/>
          </w:rPr>
          <w:fldChar w:fldCharType="separate"/>
        </w:r>
        <w:r>
          <w:rPr>
            <w:webHidden/>
          </w:rPr>
          <w:t>53</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00" w:history="1">
        <w:r w:rsidRPr="00CB7112">
          <w:rPr>
            <w:rStyle w:val="Hyperlink"/>
            <w:rFonts w:ascii="Arial" w:hAnsi="Arial" w:cs="Arial"/>
            <w:noProof/>
          </w:rPr>
          <w:t>4.2</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Hive Export To MySQL through SQOOP</w:t>
        </w:r>
        <w:r>
          <w:rPr>
            <w:noProof/>
            <w:webHidden/>
          </w:rPr>
          <w:tab/>
        </w:r>
        <w:r>
          <w:rPr>
            <w:noProof/>
            <w:webHidden/>
          </w:rPr>
          <w:fldChar w:fldCharType="begin"/>
        </w:r>
        <w:r>
          <w:rPr>
            <w:noProof/>
            <w:webHidden/>
          </w:rPr>
          <w:instrText xml:space="preserve"> PAGEREF _Toc481554700 \h </w:instrText>
        </w:r>
        <w:r>
          <w:rPr>
            <w:noProof/>
            <w:webHidden/>
          </w:rPr>
        </w:r>
        <w:r>
          <w:rPr>
            <w:noProof/>
            <w:webHidden/>
          </w:rPr>
          <w:fldChar w:fldCharType="separate"/>
        </w:r>
        <w:r>
          <w:rPr>
            <w:noProof/>
            <w:webHidden/>
          </w:rPr>
          <w:t>54</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1" w:history="1">
        <w:r w:rsidRPr="00CB7112">
          <w:rPr>
            <w:rStyle w:val="Hyperlink"/>
          </w:rPr>
          <w:t>4.2.1</w:t>
        </w:r>
        <w:r>
          <w:rPr>
            <w:rFonts w:asciiTheme="minorHAnsi" w:eastAsiaTheme="minorEastAsia" w:hAnsiTheme="minorHAnsi" w:cstheme="minorBidi"/>
            <w:iCs w:val="0"/>
            <w:sz w:val="22"/>
            <w:szCs w:val="22"/>
            <w:lang w:bidi="ar-SA"/>
          </w:rPr>
          <w:tab/>
        </w:r>
        <w:r w:rsidRPr="00CB7112">
          <w:rPr>
            <w:rStyle w:val="Hyperlink"/>
          </w:rPr>
          <w:t>PArameters For Sqoop Export</w:t>
        </w:r>
        <w:r>
          <w:rPr>
            <w:webHidden/>
          </w:rPr>
          <w:tab/>
        </w:r>
        <w:r>
          <w:rPr>
            <w:webHidden/>
          </w:rPr>
          <w:fldChar w:fldCharType="begin"/>
        </w:r>
        <w:r>
          <w:rPr>
            <w:webHidden/>
          </w:rPr>
          <w:instrText xml:space="preserve"> PAGEREF _Toc481554701 \h </w:instrText>
        </w:r>
        <w:r>
          <w:rPr>
            <w:webHidden/>
          </w:rPr>
        </w:r>
        <w:r>
          <w:rPr>
            <w:webHidden/>
          </w:rPr>
          <w:fldChar w:fldCharType="separate"/>
        </w:r>
        <w:r>
          <w:rPr>
            <w:webHidden/>
          </w:rPr>
          <w:t>54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2" w:history="1">
        <w:r w:rsidRPr="00CB7112">
          <w:rPr>
            <w:rStyle w:val="Hyperlink"/>
          </w:rPr>
          <w:t>4.2.2</w:t>
        </w:r>
        <w:r>
          <w:rPr>
            <w:rFonts w:asciiTheme="minorHAnsi" w:eastAsiaTheme="minorEastAsia" w:hAnsiTheme="minorHAnsi" w:cstheme="minorBidi"/>
            <w:iCs w:val="0"/>
            <w:sz w:val="22"/>
            <w:szCs w:val="22"/>
            <w:lang w:bidi="ar-SA"/>
          </w:rPr>
          <w:tab/>
        </w:r>
        <w:r w:rsidRPr="00CB7112">
          <w:rPr>
            <w:rStyle w:val="Hyperlink"/>
          </w:rPr>
          <w:t>Sqoop Export –case 1</w:t>
        </w:r>
        <w:r>
          <w:rPr>
            <w:webHidden/>
          </w:rPr>
          <w:tab/>
        </w:r>
        <w:r>
          <w:rPr>
            <w:webHidden/>
          </w:rPr>
          <w:fldChar w:fldCharType="begin"/>
        </w:r>
        <w:r>
          <w:rPr>
            <w:webHidden/>
          </w:rPr>
          <w:instrText xml:space="preserve"> PAGEREF _Toc481554702 \h </w:instrText>
        </w:r>
        <w:r>
          <w:rPr>
            <w:webHidden/>
          </w:rPr>
        </w:r>
        <w:r>
          <w:rPr>
            <w:webHidden/>
          </w:rPr>
          <w:fldChar w:fldCharType="separate"/>
        </w:r>
        <w:r>
          <w:rPr>
            <w:webHidden/>
          </w:rPr>
          <w:t>55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3" w:history="1">
        <w:r w:rsidRPr="00CB7112">
          <w:rPr>
            <w:rStyle w:val="Hyperlink"/>
          </w:rPr>
          <w:t>4.2.3</w:t>
        </w:r>
        <w:r>
          <w:rPr>
            <w:rFonts w:asciiTheme="minorHAnsi" w:eastAsiaTheme="minorEastAsia" w:hAnsiTheme="minorHAnsi" w:cstheme="minorBidi"/>
            <w:iCs w:val="0"/>
            <w:sz w:val="22"/>
            <w:szCs w:val="22"/>
            <w:lang w:bidi="ar-SA"/>
          </w:rPr>
          <w:tab/>
        </w:r>
        <w:r w:rsidRPr="00CB7112">
          <w:rPr>
            <w:rStyle w:val="Hyperlink"/>
          </w:rPr>
          <w:t>Date Data Type</w:t>
        </w:r>
        <w:r>
          <w:rPr>
            <w:webHidden/>
          </w:rPr>
          <w:tab/>
        </w:r>
        <w:r>
          <w:rPr>
            <w:webHidden/>
          </w:rPr>
          <w:fldChar w:fldCharType="begin"/>
        </w:r>
        <w:r>
          <w:rPr>
            <w:webHidden/>
          </w:rPr>
          <w:instrText xml:space="preserve"> PAGEREF _Toc481554703 \h </w:instrText>
        </w:r>
        <w:r>
          <w:rPr>
            <w:webHidden/>
          </w:rPr>
        </w:r>
        <w:r>
          <w:rPr>
            <w:webHidden/>
          </w:rPr>
          <w:fldChar w:fldCharType="separate"/>
        </w:r>
        <w:r>
          <w:rPr>
            <w:webHidden/>
          </w:rPr>
          <w:t>55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4" w:history="1">
        <w:r w:rsidRPr="00CB7112">
          <w:rPr>
            <w:rStyle w:val="Hyperlink"/>
          </w:rPr>
          <w:t>4.2.4</w:t>
        </w:r>
        <w:r>
          <w:rPr>
            <w:rFonts w:asciiTheme="minorHAnsi" w:eastAsiaTheme="minorEastAsia" w:hAnsiTheme="minorHAnsi" w:cstheme="minorBidi"/>
            <w:iCs w:val="0"/>
            <w:sz w:val="22"/>
            <w:szCs w:val="22"/>
            <w:lang w:bidi="ar-SA"/>
          </w:rPr>
          <w:tab/>
        </w:r>
        <w:r w:rsidRPr="00CB7112">
          <w:rPr>
            <w:rStyle w:val="Hyperlink"/>
          </w:rPr>
          <w:t>Import - Date Data Type</w:t>
        </w:r>
        <w:r>
          <w:rPr>
            <w:webHidden/>
          </w:rPr>
          <w:tab/>
        </w:r>
        <w:r>
          <w:rPr>
            <w:webHidden/>
          </w:rPr>
          <w:fldChar w:fldCharType="begin"/>
        </w:r>
        <w:r>
          <w:rPr>
            <w:webHidden/>
          </w:rPr>
          <w:instrText xml:space="preserve"> PAGEREF _Toc481554704 \h </w:instrText>
        </w:r>
        <w:r>
          <w:rPr>
            <w:webHidden/>
          </w:rPr>
        </w:r>
        <w:r>
          <w:rPr>
            <w:webHidden/>
          </w:rPr>
          <w:fldChar w:fldCharType="separate"/>
        </w:r>
        <w:r>
          <w:rPr>
            <w:webHidden/>
          </w:rPr>
          <w:t>56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5" w:history="1">
        <w:r w:rsidRPr="00CB7112">
          <w:rPr>
            <w:rStyle w:val="Hyperlink"/>
          </w:rPr>
          <w:t>4.2.5</w:t>
        </w:r>
        <w:r>
          <w:rPr>
            <w:rFonts w:asciiTheme="minorHAnsi" w:eastAsiaTheme="minorEastAsia" w:hAnsiTheme="minorHAnsi" w:cstheme="minorBidi"/>
            <w:iCs w:val="0"/>
            <w:sz w:val="22"/>
            <w:szCs w:val="22"/>
            <w:lang w:bidi="ar-SA"/>
          </w:rPr>
          <w:tab/>
        </w:r>
        <w:r w:rsidRPr="00CB7112">
          <w:rPr>
            <w:rStyle w:val="Hyperlink"/>
          </w:rPr>
          <w:t>EXPORT - Date Data Type</w:t>
        </w:r>
        <w:r>
          <w:rPr>
            <w:webHidden/>
          </w:rPr>
          <w:tab/>
        </w:r>
        <w:r>
          <w:rPr>
            <w:webHidden/>
          </w:rPr>
          <w:fldChar w:fldCharType="begin"/>
        </w:r>
        <w:r>
          <w:rPr>
            <w:webHidden/>
          </w:rPr>
          <w:instrText xml:space="preserve"> PAGEREF _Toc481554705 \h </w:instrText>
        </w:r>
        <w:r>
          <w:rPr>
            <w:webHidden/>
          </w:rPr>
        </w:r>
        <w:r>
          <w:rPr>
            <w:webHidden/>
          </w:rPr>
          <w:fldChar w:fldCharType="separate"/>
        </w:r>
        <w:r>
          <w:rPr>
            <w:webHidden/>
          </w:rPr>
          <w:t>56</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706" w:history="1">
        <w:r w:rsidRPr="00CB7112">
          <w:rPr>
            <w:rStyle w:val="Hyperlink"/>
            <w:rFonts w:cstheme="minorHAnsi"/>
            <w:noProof/>
          </w:rPr>
          <w:t>5.</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Hive</w:t>
        </w:r>
        <w:r>
          <w:rPr>
            <w:noProof/>
            <w:webHidden/>
          </w:rPr>
          <w:tab/>
        </w:r>
        <w:r>
          <w:rPr>
            <w:noProof/>
            <w:webHidden/>
          </w:rPr>
          <w:fldChar w:fldCharType="begin"/>
        </w:r>
        <w:r>
          <w:rPr>
            <w:noProof/>
            <w:webHidden/>
          </w:rPr>
          <w:instrText xml:space="preserve"> PAGEREF _Toc481554706 \h </w:instrText>
        </w:r>
        <w:r>
          <w:rPr>
            <w:noProof/>
            <w:webHidden/>
          </w:rPr>
        </w:r>
        <w:r>
          <w:rPr>
            <w:noProof/>
            <w:webHidden/>
          </w:rPr>
          <w:fldChar w:fldCharType="separate"/>
        </w:r>
        <w:r>
          <w:rPr>
            <w:noProof/>
            <w:webHidden/>
          </w:rPr>
          <w:t>58</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07" w:history="1">
        <w:r w:rsidRPr="00CB7112">
          <w:rPr>
            <w:rStyle w:val="Hyperlink"/>
            <w:rFonts w:ascii="Arial" w:hAnsi="Arial" w:cs="Arial"/>
            <w:noProof/>
          </w:rPr>
          <w:t>5.1</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Setup of Hive</w:t>
        </w:r>
        <w:r>
          <w:rPr>
            <w:noProof/>
            <w:webHidden/>
          </w:rPr>
          <w:tab/>
        </w:r>
        <w:r>
          <w:rPr>
            <w:noProof/>
            <w:webHidden/>
          </w:rPr>
          <w:fldChar w:fldCharType="begin"/>
        </w:r>
        <w:r>
          <w:rPr>
            <w:noProof/>
            <w:webHidden/>
          </w:rPr>
          <w:instrText xml:space="preserve"> PAGEREF _Toc481554707 \h </w:instrText>
        </w:r>
        <w:r>
          <w:rPr>
            <w:noProof/>
            <w:webHidden/>
          </w:rPr>
        </w:r>
        <w:r>
          <w:rPr>
            <w:noProof/>
            <w:webHidden/>
          </w:rPr>
          <w:fldChar w:fldCharType="separate"/>
        </w:r>
        <w:r>
          <w:rPr>
            <w:noProof/>
            <w:webHidden/>
          </w:rPr>
          <w:t>58</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08" w:history="1">
        <w:r w:rsidRPr="00CB7112">
          <w:rPr>
            <w:rStyle w:val="Hyperlink"/>
          </w:rPr>
          <w:t>5.1.1</w:t>
        </w:r>
        <w:r>
          <w:rPr>
            <w:rFonts w:asciiTheme="minorHAnsi" w:eastAsiaTheme="minorEastAsia" w:hAnsiTheme="minorHAnsi" w:cstheme="minorBidi"/>
            <w:iCs w:val="0"/>
            <w:sz w:val="22"/>
            <w:szCs w:val="22"/>
            <w:lang w:bidi="ar-SA"/>
          </w:rPr>
          <w:tab/>
        </w:r>
        <w:r w:rsidRPr="00CB7112">
          <w:rPr>
            <w:rStyle w:val="Hyperlink"/>
          </w:rPr>
          <w:t>Hive Site XML Changes</w:t>
        </w:r>
        <w:r>
          <w:rPr>
            <w:webHidden/>
          </w:rPr>
          <w:tab/>
        </w:r>
        <w:r>
          <w:rPr>
            <w:webHidden/>
          </w:rPr>
          <w:fldChar w:fldCharType="begin"/>
        </w:r>
        <w:r>
          <w:rPr>
            <w:webHidden/>
          </w:rPr>
          <w:instrText xml:space="preserve"> PAGEREF _Toc481554708 \h </w:instrText>
        </w:r>
        <w:r>
          <w:rPr>
            <w:webHidden/>
          </w:rPr>
        </w:r>
        <w:r>
          <w:rPr>
            <w:webHidden/>
          </w:rPr>
          <w:fldChar w:fldCharType="separate"/>
        </w:r>
        <w:r>
          <w:rPr>
            <w:webHidden/>
          </w:rPr>
          <w:t>58</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09" w:history="1">
        <w:r w:rsidRPr="00CB7112">
          <w:rPr>
            <w:rStyle w:val="Hyperlink"/>
            <w:rFonts w:ascii="Arial" w:hAnsi="Arial" w:cs="Arial"/>
            <w:noProof/>
          </w:rPr>
          <w:t>5.2</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Hive</w:t>
        </w:r>
        <w:r>
          <w:rPr>
            <w:noProof/>
            <w:webHidden/>
          </w:rPr>
          <w:tab/>
        </w:r>
        <w:r>
          <w:rPr>
            <w:noProof/>
            <w:webHidden/>
          </w:rPr>
          <w:fldChar w:fldCharType="begin"/>
        </w:r>
        <w:r>
          <w:rPr>
            <w:noProof/>
            <w:webHidden/>
          </w:rPr>
          <w:instrText xml:space="preserve"> PAGEREF _Toc481554709 \h </w:instrText>
        </w:r>
        <w:r>
          <w:rPr>
            <w:noProof/>
            <w:webHidden/>
          </w:rPr>
        </w:r>
        <w:r>
          <w:rPr>
            <w:noProof/>
            <w:webHidden/>
          </w:rPr>
          <w:fldChar w:fldCharType="separate"/>
        </w:r>
        <w:r>
          <w:rPr>
            <w:noProof/>
            <w:webHidden/>
          </w:rPr>
          <w:t>59</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0" w:history="1">
        <w:r w:rsidRPr="00CB7112">
          <w:rPr>
            <w:rStyle w:val="Hyperlink"/>
          </w:rPr>
          <w:t>5.2.1</w:t>
        </w:r>
        <w:r>
          <w:rPr>
            <w:rFonts w:asciiTheme="minorHAnsi" w:eastAsiaTheme="minorEastAsia" w:hAnsiTheme="minorHAnsi" w:cstheme="minorBidi"/>
            <w:iCs w:val="0"/>
            <w:sz w:val="22"/>
            <w:szCs w:val="22"/>
            <w:lang w:bidi="ar-SA"/>
          </w:rPr>
          <w:tab/>
        </w:r>
        <w:r w:rsidRPr="00CB7112">
          <w:rPr>
            <w:rStyle w:val="Hyperlink"/>
          </w:rPr>
          <w:t>Key Attributes</w:t>
        </w:r>
        <w:r>
          <w:rPr>
            <w:webHidden/>
          </w:rPr>
          <w:tab/>
        </w:r>
        <w:r>
          <w:rPr>
            <w:webHidden/>
          </w:rPr>
          <w:fldChar w:fldCharType="begin"/>
        </w:r>
        <w:r>
          <w:rPr>
            <w:webHidden/>
          </w:rPr>
          <w:instrText xml:space="preserve"> PAGEREF _Toc481554710 \h </w:instrText>
        </w:r>
        <w:r>
          <w:rPr>
            <w:webHidden/>
          </w:rPr>
        </w:r>
        <w:r>
          <w:rPr>
            <w:webHidden/>
          </w:rPr>
          <w:fldChar w:fldCharType="separate"/>
        </w:r>
        <w:r>
          <w:rPr>
            <w:webHidden/>
          </w:rPr>
          <w:t>59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1" w:history="1">
        <w:r w:rsidRPr="00CB7112">
          <w:rPr>
            <w:rStyle w:val="Hyperlink"/>
          </w:rPr>
          <w:t>5.2.2</w:t>
        </w:r>
        <w:r>
          <w:rPr>
            <w:rFonts w:asciiTheme="minorHAnsi" w:eastAsiaTheme="minorEastAsia" w:hAnsiTheme="minorHAnsi" w:cstheme="minorBidi"/>
            <w:iCs w:val="0"/>
            <w:sz w:val="22"/>
            <w:szCs w:val="22"/>
            <w:lang w:bidi="ar-SA"/>
          </w:rPr>
          <w:tab/>
        </w:r>
        <w:r w:rsidRPr="00CB7112">
          <w:rPr>
            <w:rStyle w:val="Hyperlink"/>
          </w:rPr>
          <w:t>SQL Features</w:t>
        </w:r>
        <w:r>
          <w:rPr>
            <w:webHidden/>
          </w:rPr>
          <w:tab/>
        </w:r>
        <w:r>
          <w:rPr>
            <w:webHidden/>
          </w:rPr>
          <w:fldChar w:fldCharType="begin"/>
        </w:r>
        <w:r>
          <w:rPr>
            <w:webHidden/>
          </w:rPr>
          <w:instrText xml:space="preserve"> PAGEREF _Toc481554711 \h </w:instrText>
        </w:r>
        <w:r>
          <w:rPr>
            <w:webHidden/>
          </w:rPr>
        </w:r>
        <w:r>
          <w:rPr>
            <w:webHidden/>
          </w:rPr>
          <w:fldChar w:fldCharType="separate"/>
        </w:r>
        <w:r>
          <w:rPr>
            <w:webHidden/>
          </w:rPr>
          <w:t>59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2" w:history="1">
        <w:r w:rsidRPr="00CB7112">
          <w:rPr>
            <w:rStyle w:val="Hyperlink"/>
          </w:rPr>
          <w:t>5.2.3</w:t>
        </w:r>
        <w:r>
          <w:rPr>
            <w:rFonts w:asciiTheme="minorHAnsi" w:eastAsiaTheme="minorEastAsia" w:hAnsiTheme="minorHAnsi" w:cstheme="minorBidi"/>
            <w:iCs w:val="0"/>
            <w:sz w:val="22"/>
            <w:szCs w:val="22"/>
            <w:lang w:bidi="ar-SA"/>
          </w:rPr>
          <w:tab/>
        </w:r>
        <w:r w:rsidRPr="00CB7112">
          <w:rPr>
            <w:rStyle w:val="Hyperlink"/>
          </w:rPr>
          <w:t>Data Units Hierarchy</w:t>
        </w:r>
        <w:r>
          <w:rPr>
            <w:webHidden/>
          </w:rPr>
          <w:tab/>
        </w:r>
        <w:r>
          <w:rPr>
            <w:webHidden/>
          </w:rPr>
          <w:fldChar w:fldCharType="begin"/>
        </w:r>
        <w:r>
          <w:rPr>
            <w:webHidden/>
          </w:rPr>
          <w:instrText xml:space="preserve"> PAGEREF _Toc481554712 \h </w:instrText>
        </w:r>
        <w:r>
          <w:rPr>
            <w:webHidden/>
          </w:rPr>
        </w:r>
        <w:r>
          <w:rPr>
            <w:webHidden/>
          </w:rPr>
          <w:fldChar w:fldCharType="separate"/>
        </w:r>
        <w:r>
          <w:rPr>
            <w:webHidden/>
          </w:rPr>
          <w:t>59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3" w:history="1">
        <w:r w:rsidRPr="00CB7112">
          <w:rPr>
            <w:rStyle w:val="Hyperlink"/>
            <w:rFonts w:cs="Calibri"/>
          </w:rPr>
          <w:t>5.2.4</w:t>
        </w:r>
        <w:r>
          <w:rPr>
            <w:rFonts w:asciiTheme="minorHAnsi" w:eastAsiaTheme="minorEastAsia" w:hAnsiTheme="minorHAnsi" w:cstheme="minorBidi"/>
            <w:iCs w:val="0"/>
            <w:sz w:val="22"/>
            <w:szCs w:val="22"/>
            <w:lang w:bidi="ar-SA"/>
          </w:rPr>
          <w:tab/>
        </w:r>
        <w:r w:rsidRPr="00CB7112">
          <w:rPr>
            <w:rStyle w:val="Hyperlink"/>
          </w:rPr>
          <w:t>Data Types</w:t>
        </w:r>
        <w:r>
          <w:rPr>
            <w:webHidden/>
          </w:rPr>
          <w:tab/>
        </w:r>
        <w:r>
          <w:rPr>
            <w:webHidden/>
          </w:rPr>
          <w:fldChar w:fldCharType="begin"/>
        </w:r>
        <w:r>
          <w:rPr>
            <w:webHidden/>
          </w:rPr>
          <w:instrText xml:space="preserve"> PAGEREF _Toc481554713 \h </w:instrText>
        </w:r>
        <w:r>
          <w:rPr>
            <w:webHidden/>
          </w:rPr>
        </w:r>
        <w:r>
          <w:rPr>
            <w:webHidden/>
          </w:rPr>
          <w:fldChar w:fldCharType="separate"/>
        </w:r>
        <w:r>
          <w:rPr>
            <w:webHidden/>
          </w:rPr>
          <w:t>59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4" w:history="1">
        <w:r w:rsidRPr="00CB7112">
          <w:rPr>
            <w:rStyle w:val="Hyperlink"/>
            <w:rFonts w:cs="Calibri"/>
          </w:rPr>
          <w:t>5.2.5</w:t>
        </w:r>
        <w:r>
          <w:rPr>
            <w:rFonts w:asciiTheme="minorHAnsi" w:eastAsiaTheme="minorEastAsia" w:hAnsiTheme="minorHAnsi" w:cstheme="minorBidi"/>
            <w:iCs w:val="0"/>
            <w:sz w:val="22"/>
            <w:szCs w:val="22"/>
            <w:lang w:bidi="ar-SA"/>
          </w:rPr>
          <w:tab/>
        </w:r>
        <w:r w:rsidRPr="00CB7112">
          <w:rPr>
            <w:rStyle w:val="Hyperlink"/>
            <w:rFonts w:cs="Calibri"/>
          </w:rPr>
          <w:t>hIVE oPERATORS</w:t>
        </w:r>
        <w:r>
          <w:rPr>
            <w:webHidden/>
          </w:rPr>
          <w:tab/>
        </w:r>
        <w:r>
          <w:rPr>
            <w:webHidden/>
          </w:rPr>
          <w:fldChar w:fldCharType="begin"/>
        </w:r>
        <w:r>
          <w:rPr>
            <w:webHidden/>
          </w:rPr>
          <w:instrText xml:space="preserve"> PAGEREF _Toc481554714 \h </w:instrText>
        </w:r>
        <w:r>
          <w:rPr>
            <w:webHidden/>
          </w:rPr>
        </w:r>
        <w:r>
          <w:rPr>
            <w:webHidden/>
          </w:rPr>
          <w:fldChar w:fldCharType="separate"/>
        </w:r>
        <w:r>
          <w:rPr>
            <w:webHidden/>
          </w:rPr>
          <w:t>61</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15" w:history="1">
        <w:r w:rsidRPr="00CB7112">
          <w:rPr>
            <w:rStyle w:val="Hyperlink"/>
            <w:rFonts w:ascii="Arial" w:hAnsi="Arial" w:cs="Arial"/>
            <w:noProof/>
          </w:rPr>
          <w:t>5.3</w:t>
        </w:r>
        <w:r>
          <w:rPr>
            <w:rFonts w:asciiTheme="minorHAnsi" w:eastAsiaTheme="minorEastAsia" w:hAnsiTheme="minorHAnsi" w:cstheme="minorBidi"/>
            <w:smallCaps w:val="0"/>
            <w:noProof/>
            <w:sz w:val="22"/>
            <w:szCs w:val="22"/>
            <w:lang w:bidi="ar-SA"/>
          </w:rPr>
          <w:tab/>
        </w:r>
        <w:r w:rsidRPr="00CB7112">
          <w:rPr>
            <w:rStyle w:val="Hyperlink"/>
            <w:rFonts w:cs="Calibri"/>
            <w:noProof/>
          </w:rPr>
          <w:t>.</w:t>
        </w:r>
        <w:r w:rsidRPr="00CB7112">
          <w:rPr>
            <w:rStyle w:val="Hyperlink"/>
            <w:rFonts w:ascii="Calibri,Bold" w:hAnsi="Calibri,Bold" w:cs="Calibri,Bold"/>
            <w:bCs/>
            <w:noProof/>
          </w:rPr>
          <w:t xml:space="preserve"> Hive SQL</w:t>
        </w:r>
        <w:r>
          <w:rPr>
            <w:noProof/>
            <w:webHidden/>
          </w:rPr>
          <w:tab/>
        </w:r>
        <w:r>
          <w:rPr>
            <w:noProof/>
            <w:webHidden/>
          </w:rPr>
          <w:fldChar w:fldCharType="begin"/>
        </w:r>
        <w:r>
          <w:rPr>
            <w:noProof/>
            <w:webHidden/>
          </w:rPr>
          <w:instrText xml:space="preserve"> PAGEREF _Toc481554715 \h </w:instrText>
        </w:r>
        <w:r>
          <w:rPr>
            <w:noProof/>
            <w:webHidden/>
          </w:rPr>
        </w:r>
        <w:r>
          <w:rPr>
            <w:noProof/>
            <w:webHidden/>
          </w:rPr>
          <w:fldChar w:fldCharType="separate"/>
        </w:r>
        <w:r>
          <w:rPr>
            <w:noProof/>
            <w:webHidden/>
          </w:rPr>
          <w:t>61</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6" w:history="1">
        <w:r w:rsidRPr="00CB7112">
          <w:rPr>
            <w:rStyle w:val="Hyperlink"/>
            <w:rFonts w:cs="Calibri"/>
          </w:rPr>
          <w:t>5.3.1</w:t>
        </w:r>
        <w:r>
          <w:rPr>
            <w:rFonts w:asciiTheme="minorHAnsi" w:eastAsiaTheme="minorEastAsia" w:hAnsiTheme="minorHAnsi" w:cstheme="minorBidi"/>
            <w:iCs w:val="0"/>
            <w:sz w:val="22"/>
            <w:szCs w:val="22"/>
            <w:lang w:bidi="ar-SA"/>
          </w:rPr>
          <w:tab/>
        </w:r>
        <w:r w:rsidRPr="00CB7112">
          <w:rPr>
            <w:rStyle w:val="Hyperlink"/>
            <w:rFonts w:cs="Calibri"/>
          </w:rPr>
          <w:t>Create</w:t>
        </w:r>
        <w:r>
          <w:rPr>
            <w:webHidden/>
          </w:rPr>
          <w:tab/>
        </w:r>
        <w:r>
          <w:rPr>
            <w:webHidden/>
          </w:rPr>
          <w:fldChar w:fldCharType="begin"/>
        </w:r>
        <w:r>
          <w:rPr>
            <w:webHidden/>
          </w:rPr>
          <w:instrText xml:space="preserve"> PAGEREF _Toc481554716 \h </w:instrText>
        </w:r>
        <w:r>
          <w:rPr>
            <w:webHidden/>
          </w:rPr>
        </w:r>
        <w:r>
          <w:rPr>
            <w:webHidden/>
          </w:rPr>
          <w:fldChar w:fldCharType="separate"/>
        </w:r>
        <w:r>
          <w:rPr>
            <w:webHidden/>
          </w:rPr>
          <w:t>61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7" w:history="1">
        <w:r w:rsidRPr="00CB7112">
          <w:rPr>
            <w:rStyle w:val="Hyperlink"/>
            <w:rFonts w:cs="Calibri"/>
          </w:rPr>
          <w:t>5.3.2</w:t>
        </w:r>
        <w:r>
          <w:rPr>
            <w:rFonts w:asciiTheme="minorHAnsi" w:eastAsiaTheme="minorEastAsia" w:hAnsiTheme="minorHAnsi" w:cstheme="minorBidi"/>
            <w:iCs w:val="0"/>
            <w:sz w:val="22"/>
            <w:szCs w:val="22"/>
            <w:lang w:bidi="ar-SA"/>
          </w:rPr>
          <w:tab/>
        </w:r>
        <w:r w:rsidRPr="00CB7112">
          <w:rPr>
            <w:rStyle w:val="Hyperlink"/>
            <w:rFonts w:cs="Calibri"/>
          </w:rPr>
          <w:t>Relationship between HIVe,HDFS and Metadata</w:t>
        </w:r>
        <w:r>
          <w:rPr>
            <w:webHidden/>
          </w:rPr>
          <w:tab/>
        </w:r>
        <w:r>
          <w:rPr>
            <w:webHidden/>
          </w:rPr>
          <w:fldChar w:fldCharType="begin"/>
        </w:r>
        <w:r>
          <w:rPr>
            <w:webHidden/>
          </w:rPr>
          <w:instrText xml:space="preserve"> PAGEREF _Toc481554717 \h </w:instrText>
        </w:r>
        <w:r>
          <w:rPr>
            <w:webHidden/>
          </w:rPr>
        </w:r>
        <w:r>
          <w:rPr>
            <w:webHidden/>
          </w:rPr>
          <w:fldChar w:fldCharType="separate"/>
        </w:r>
        <w:r>
          <w:rPr>
            <w:webHidden/>
          </w:rPr>
          <w:t>63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18" w:history="1">
        <w:r w:rsidRPr="00CB7112">
          <w:rPr>
            <w:rStyle w:val="Hyperlink"/>
            <w:rFonts w:cs="Calibri"/>
          </w:rPr>
          <w:t>5.3.3</w:t>
        </w:r>
        <w:r>
          <w:rPr>
            <w:rFonts w:asciiTheme="minorHAnsi" w:eastAsiaTheme="minorEastAsia" w:hAnsiTheme="minorHAnsi" w:cstheme="minorBidi"/>
            <w:iCs w:val="0"/>
            <w:sz w:val="22"/>
            <w:szCs w:val="22"/>
            <w:lang w:bidi="ar-SA"/>
          </w:rPr>
          <w:tab/>
        </w:r>
        <w:r w:rsidRPr="00CB7112">
          <w:rPr>
            <w:rStyle w:val="Hyperlink"/>
            <w:rFonts w:cs="Calibri"/>
          </w:rPr>
          <w:t>Hive Script</w:t>
        </w:r>
        <w:r>
          <w:rPr>
            <w:webHidden/>
          </w:rPr>
          <w:tab/>
        </w:r>
        <w:r>
          <w:rPr>
            <w:webHidden/>
          </w:rPr>
          <w:fldChar w:fldCharType="begin"/>
        </w:r>
        <w:r>
          <w:rPr>
            <w:webHidden/>
          </w:rPr>
          <w:instrText xml:space="preserve"> PAGEREF _Toc481554718 \h </w:instrText>
        </w:r>
        <w:r>
          <w:rPr>
            <w:webHidden/>
          </w:rPr>
        </w:r>
        <w:r>
          <w:rPr>
            <w:webHidden/>
          </w:rPr>
          <w:fldChar w:fldCharType="separate"/>
        </w:r>
        <w:r>
          <w:rPr>
            <w:webHidden/>
          </w:rPr>
          <w:t>64</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19" w:history="1">
        <w:r w:rsidRPr="00CB7112">
          <w:rPr>
            <w:rStyle w:val="Hyperlink"/>
            <w:rFonts w:cs="Calibri"/>
            <w:noProof/>
          </w:rPr>
          <w:t>5.4</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Partitions</w:t>
        </w:r>
        <w:r>
          <w:rPr>
            <w:noProof/>
            <w:webHidden/>
          </w:rPr>
          <w:tab/>
        </w:r>
        <w:r>
          <w:rPr>
            <w:noProof/>
            <w:webHidden/>
          </w:rPr>
          <w:fldChar w:fldCharType="begin"/>
        </w:r>
        <w:r>
          <w:rPr>
            <w:noProof/>
            <w:webHidden/>
          </w:rPr>
          <w:instrText xml:space="preserve"> PAGEREF _Toc481554719 \h </w:instrText>
        </w:r>
        <w:r>
          <w:rPr>
            <w:noProof/>
            <w:webHidden/>
          </w:rPr>
        </w:r>
        <w:r>
          <w:rPr>
            <w:noProof/>
            <w:webHidden/>
          </w:rPr>
          <w:fldChar w:fldCharType="separate"/>
        </w:r>
        <w:r>
          <w:rPr>
            <w:noProof/>
            <w:webHidden/>
          </w:rPr>
          <w:t>64</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0" w:history="1">
        <w:r w:rsidRPr="00CB7112">
          <w:rPr>
            <w:rStyle w:val="Hyperlink"/>
          </w:rPr>
          <w:t>5.4.1</w:t>
        </w:r>
        <w:r>
          <w:rPr>
            <w:rFonts w:asciiTheme="minorHAnsi" w:eastAsiaTheme="minorEastAsia" w:hAnsiTheme="minorHAnsi" w:cstheme="minorBidi"/>
            <w:iCs w:val="0"/>
            <w:sz w:val="22"/>
            <w:szCs w:val="22"/>
            <w:lang w:bidi="ar-SA"/>
          </w:rPr>
          <w:tab/>
        </w:r>
        <w:r w:rsidRPr="00CB7112">
          <w:rPr>
            <w:rStyle w:val="Hyperlink"/>
          </w:rPr>
          <w:t>Static Partition</w:t>
        </w:r>
        <w:r>
          <w:rPr>
            <w:webHidden/>
          </w:rPr>
          <w:tab/>
        </w:r>
        <w:r>
          <w:rPr>
            <w:webHidden/>
          </w:rPr>
          <w:fldChar w:fldCharType="begin"/>
        </w:r>
        <w:r>
          <w:rPr>
            <w:webHidden/>
          </w:rPr>
          <w:instrText xml:space="preserve"> PAGEREF _Toc481554720 \h </w:instrText>
        </w:r>
        <w:r>
          <w:rPr>
            <w:webHidden/>
          </w:rPr>
        </w:r>
        <w:r>
          <w:rPr>
            <w:webHidden/>
          </w:rPr>
          <w:fldChar w:fldCharType="separate"/>
        </w:r>
        <w:r>
          <w:rPr>
            <w:webHidden/>
          </w:rPr>
          <w:t>64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1" w:history="1">
        <w:r w:rsidRPr="00CB7112">
          <w:rPr>
            <w:rStyle w:val="Hyperlink"/>
          </w:rPr>
          <w:t>5.4.2</w:t>
        </w:r>
        <w:r>
          <w:rPr>
            <w:rFonts w:asciiTheme="minorHAnsi" w:eastAsiaTheme="minorEastAsia" w:hAnsiTheme="minorHAnsi" w:cstheme="minorBidi"/>
            <w:iCs w:val="0"/>
            <w:sz w:val="22"/>
            <w:szCs w:val="22"/>
            <w:lang w:bidi="ar-SA"/>
          </w:rPr>
          <w:tab/>
        </w:r>
        <w:r w:rsidRPr="00CB7112">
          <w:rPr>
            <w:rStyle w:val="Hyperlink"/>
          </w:rPr>
          <w:t>Dynamic Partition</w:t>
        </w:r>
        <w:r>
          <w:rPr>
            <w:webHidden/>
          </w:rPr>
          <w:tab/>
        </w:r>
        <w:r>
          <w:rPr>
            <w:webHidden/>
          </w:rPr>
          <w:fldChar w:fldCharType="begin"/>
        </w:r>
        <w:r>
          <w:rPr>
            <w:webHidden/>
          </w:rPr>
          <w:instrText xml:space="preserve"> PAGEREF _Toc481554721 \h </w:instrText>
        </w:r>
        <w:r>
          <w:rPr>
            <w:webHidden/>
          </w:rPr>
        </w:r>
        <w:r>
          <w:rPr>
            <w:webHidden/>
          </w:rPr>
          <w:fldChar w:fldCharType="separate"/>
        </w:r>
        <w:r>
          <w:rPr>
            <w:webHidden/>
          </w:rPr>
          <w:t>64</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22" w:history="1">
        <w:r w:rsidRPr="00CB7112">
          <w:rPr>
            <w:rStyle w:val="Hyperlink"/>
            <w:rFonts w:cs="Calibri"/>
            <w:noProof/>
          </w:rPr>
          <w:t>5.5</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BUCKETS</w:t>
        </w:r>
        <w:r>
          <w:rPr>
            <w:noProof/>
            <w:webHidden/>
          </w:rPr>
          <w:tab/>
        </w:r>
        <w:r>
          <w:rPr>
            <w:noProof/>
            <w:webHidden/>
          </w:rPr>
          <w:fldChar w:fldCharType="begin"/>
        </w:r>
        <w:r>
          <w:rPr>
            <w:noProof/>
            <w:webHidden/>
          </w:rPr>
          <w:instrText xml:space="preserve"> PAGEREF _Toc481554722 \h </w:instrText>
        </w:r>
        <w:r>
          <w:rPr>
            <w:noProof/>
            <w:webHidden/>
          </w:rPr>
        </w:r>
        <w:r>
          <w:rPr>
            <w:noProof/>
            <w:webHidden/>
          </w:rPr>
          <w:fldChar w:fldCharType="separate"/>
        </w:r>
        <w:r>
          <w:rPr>
            <w:noProof/>
            <w:webHidden/>
          </w:rPr>
          <w:t>66</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23" w:history="1">
        <w:r w:rsidRPr="00CB7112">
          <w:rPr>
            <w:rStyle w:val="Hyperlink"/>
            <w:rFonts w:cs="Calibri"/>
            <w:noProof/>
          </w:rPr>
          <w:t>5.6</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Serialization and De Serialization(SERDE)</w:t>
        </w:r>
        <w:r>
          <w:rPr>
            <w:noProof/>
            <w:webHidden/>
          </w:rPr>
          <w:tab/>
        </w:r>
        <w:r>
          <w:rPr>
            <w:noProof/>
            <w:webHidden/>
          </w:rPr>
          <w:fldChar w:fldCharType="begin"/>
        </w:r>
        <w:r>
          <w:rPr>
            <w:noProof/>
            <w:webHidden/>
          </w:rPr>
          <w:instrText xml:space="preserve"> PAGEREF _Toc481554723 \h </w:instrText>
        </w:r>
        <w:r>
          <w:rPr>
            <w:noProof/>
            <w:webHidden/>
          </w:rPr>
        </w:r>
        <w:r>
          <w:rPr>
            <w:noProof/>
            <w:webHidden/>
          </w:rPr>
          <w:fldChar w:fldCharType="separate"/>
        </w:r>
        <w:r>
          <w:rPr>
            <w:noProof/>
            <w:webHidden/>
          </w:rPr>
          <w:t>68</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24" w:history="1">
        <w:r w:rsidRPr="00CB7112">
          <w:rPr>
            <w:rStyle w:val="Hyperlink"/>
            <w:rFonts w:cs="Calibri"/>
            <w:noProof/>
          </w:rPr>
          <w:t>5.7</w:t>
        </w:r>
        <w:r>
          <w:rPr>
            <w:rFonts w:asciiTheme="minorHAnsi" w:eastAsiaTheme="minorEastAsia" w:hAnsiTheme="minorHAnsi" w:cstheme="minorBidi"/>
            <w:smallCaps w:val="0"/>
            <w:noProof/>
            <w:sz w:val="22"/>
            <w:szCs w:val="22"/>
            <w:lang w:bidi="ar-SA"/>
          </w:rPr>
          <w:tab/>
        </w:r>
        <w:r w:rsidRPr="00CB7112">
          <w:rPr>
            <w:rStyle w:val="Hyperlink"/>
            <w:rFonts w:cs="Calibri"/>
            <w:noProof/>
          </w:rPr>
          <w:t>Hive vz Learning</w:t>
        </w:r>
        <w:r>
          <w:rPr>
            <w:noProof/>
            <w:webHidden/>
          </w:rPr>
          <w:tab/>
        </w:r>
        <w:r>
          <w:rPr>
            <w:noProof/>
            <w:webHidden/>
          </w:rPr>
          <w:fldChar w:fldCharType="begin"/>
        </w:r>
        <w:r>
          <w:rPr>
            <w:noProof/>
            <w:webHidden/>
          </w:rPr>
          <w:instrText xml:space="preserve"> PAGEREF _Toc481554724 \h </w:instrText>
        </w:r>
        <w:r>
          <w:rPr>
            <w:noProof/>
            <w:webHidden/>
          </w:rPr>
        </w:r>
        <w:r>
          <w:rPr>
            <w:noProof/>
            <w:webHidden/>
          </w:rPr>
          <w:fldChar w:fldCharType="separate"/>
        </w:r>
        <w:r>
          <w:rPr>
            <w:noProof/>
            <w:webHidden/>
          </w:rPr>
          <w:t>69</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5" w:history="1">
        <w:r w:rsidRPr="00CB7112">
          <w:rPr>
            <w:rStyle w:val="Hyperlink"/>
          </w:rPr>
          <w:t>5.7.1</w:t>
        </w:r>
        <w:r>
          <w:rPr>
            <w:rFonts w:asciiTheme="minorHAnsi" w:eastAsiaTheme="minorEastAsia" w:hAnsiTheme="minorHAnsi" w:cstheme="minorBidi"/>
            <w:iCs w:val="0"/>
            <w:sz w:val="22"/>
            <w:szCs w:val="22"/>
            <w:lang w:bidi="ar-SA"/>
          </w:rPr>
          <w:tab/>
        </w:r>
        <w:r w:rsidRPr="00CB7112">
          <w:rPr>
            <w:rStyle w:val="Hyperlink"/>
          </w:rPr>
          <w:t>Join</w:t>
        </w:r>
        <w:r>
          <w:rPr>
            <w:webHidden/>
          </w:rPr>
          <w:tab/>
        </w:r>
        <w:r>
          <w:rPr>
            <w:webHidden/>
          </w:rPr>
          <w:fldChar w:fldCharType="begin"/>
        </w:r>
        <w:r>
          <w:rPr>
            <w:webHidden/>
          </w:rPr>
          <w:instrText xml:space="preserve"> PAGEREF _Toc481554725 \h </w:instrText>
        </w:r>
        <w:r>
          <w:rPr>
            <w:webHidden/>
          </w:rPr>
        </w:r>
        <w:r>
          <w:rPr>
            <w:webHidden/>
          </w:rPr>
          <w:fldChar w:fldCharType="separate"/>
        </w:r>
        <w:r>
          <w:rPr>
            <w:webHidden/>
          </w:rPr>
          <w:t>69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6" w:history="1">
        <w:r w:rsidRPr="00CB7112">
          <w:rPr>
            <w:rStyle w:val="Hyperlink"/>
          </w:rPr>
          <w:t>5.7.2</w:t>
        </w:r>
        <w:r>
          <w:rPr>
            <w:rFonts w:asciiTheme="minorHAnsi" w:eastAsiaTheme="minorEastAsia" w:hAnsiTheme="minorHAnsi" w:cstheme="minorBidi"/>
            <w:iCs w:val="0"/>
            <w:sz w:val="22"/>
            <w:szCs w:val="22"/>
            <w:lang w:bidi="ar-SA"/>
          </w:rPr>
          <w:tab/>
        </w:r>
        <w:r w:rsidRPr="00CB7112">
          <w:rPr>
            <w:rStyle w:val="Hyperlink"/>
          </w:rPr>
          <w:t>PArtitions /Bucket</w:t>
        </w:r>
        <w:r>
          <w:rPr>
            <w:webHidden/>
          </w:rPr>
          <w:tab/>
        </w:r>
        <w:r>
          <w:rPr>
            <w:webHidden/>
          </w:rPr>
          <w:fldChar w:fldCharType="begin"/>
        </w:r>
        <w:r>
          <w:rPr>
            <w:webHidden/>
          </w:rPr>
          <w:instrText xml:space="preserve"> PAGEREF _Toc481554726 \h </w:instrText>
        </w:r>
        <w:r>
          <w:rPr>
            <w:webHidden/>
          </w:rPr>
        </w:r>
        <w:r>
          <w:rPr>
            <w:webHidden/>
          </w:rPr>
          <w:fldChar w:fldCharType="separate"/>
        </w:r>
        <w:r>
          <w:rPr>
            <w:webHidden/>
          </w:rPr>
          <w:t>69</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27" w:history="1">
        <w:r w:rsidRPr="00CB7112">
          <w:rPr>
            <w:rStyle w:val="Hyperlink"/>
            <w:rFonts w:cs="Calibri"/>
            <w:noProof/>
          </w:rPr>
          <w:t>5.8</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Performance Tunning</w:t>
        </w:r>
        <w:r>
          <w:rPr>
            <w:noProof/>
            <w:webHidden/>
          </w:rPr>
          <w:tab/>
        </w:r>
        <w:r>
          <w:rPr>
            <w:noProof/>
            <w:webHidden/>
          </w:rPr>
          <w:fldChar w:fldCharType="begin"/>
        </w:r>
        <w:r>
          <w:rPr>
            <w:noProof/>
            <w:webHidden/>
          </w:rPr>
          <w:instrText xml:space="preserve"> PAGEREF _Toc481554727 \h </w:instrText>
        </w:r>
        <w:r>
          <w:rPr>
            <w:noProof/>
            <w:webHidden/>
          </w:rPr>
        </w:r>
        <w:r>
          <w:rPr>
            <w:noProof/>
            <w:webHidden/>
          </w:rPr>
          <w:fldChar w:fldCharType="separate"/>
        </w:r>
        <w:r>
          <w:rPr>
            <w:noProof/>
            <w:webHidden/>
          </w:rPr>
          <w:t>70</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8" w:history="1">
        <w:r w:rsidRPr="00CB7112">
          <w:rPr>
            <w:rStyle w:val="Hyperlink"/>
          </w:rPr>
          <w:t>5.8.1</w:t>
        </w:r>
        <w:r>
          <w:rPr>
            <w:rFonts w:asciiTheme="minorHAnsi" w:eastAsiaTheme="minorEastAsia" w:hAnsiTheme="minorHAnsi" w:cstheme="minorBidi"/>
            <w:iCs w:val="0"/>
            <w:sz w:val="22"/>
            <w:szCs w:val="22"/>
            <w:lang w:bidi="ar-SA"/>
          </w:rPr>
          <w:tab/>
        </w:r>
        <w:r w:rsidRPr="00CB7112">
          <w:rPr>
            <w:rStyle w:val="Hyperlink"/>
          </w:rPr>
          <w:t>Sort By</w:t>
        </w:r>
        <w:r>
          <w:rPr>
            <w:webHidden/>
          </w:rPr>
          <w:tab/>
        </w:r>
        <w:r>
          <w:rPr>
            <w:webHidden/>
          </w:rPr>
          <w:fldChar w:fldCharType="begin"/>
        </w:r>
        <w:r>
          <w:rPr>
            <w:webHidden/>
          </w:rPr>
          <w:instrText xml:space="preserve"> PAGEREF _Toc481554728 \h </w:instrText>
        </w:r>
        <w:r>
          <w:rPr>
            <w:webHidden/>
          </w:rPr>
        </w:r>
        <w:r>
          <w:rPr>
            <w:webHidden/>
          </w:rPr>
          <w:fldChar w:fldCharType="separate"/>
        </w:r>
        <w:r>
          <w:rPr>
            <w:webHidden/>
          </w:rPr>
          <w:t>70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29" w:history="1">
        <w:r w:rsidRPr="00CB7112">
          <w:rPr>
            <w:rStyle w:val="Hyperlink"/>
          </w:rPr>
          <w:t>5.8.2</w:t>
        </w:r>
        <w:r>
          <w:rPr>
            <w:rFonts w:asciiTheme="minorHAnsi" w:eastAsiaTheme="minorEastAsia" w:hAnsiTheme="minorHAnsi" w:cstheme="minorBidi"/>
            <w:iCs w:val="0"/>
            <w:sz w:val="22"/>
            <w:szCs w:val="22"/>
            <w:lang w:bidi="ar-SA"/>
          </w:rPr>
          <w:tab/>
        </w:r>
        <w:r w:rsidRPr="00CB7112">
          <w:rPr>
            <w:rStyle w:val="Hyperlink"/>
          </w:rPr>
          <w:t>Order By</w:t>
        </w:r>
        <w:r>
          <w:rPr>
            <w:webHidden/>
          </w:rPr>
          <w:tab/>
        </w:r>
        <w:r>
          <w:rPr>
            <w:webHidden/>
          </w:rPr>
          <w:fldChar w:fldCharType="begin"/>
        </w:r>
        <w:r>
          <w:rPr>
            <w:webHidden/>
          </w:rPr>
          <w:instrText xml:space="preserve"> PAGEREF _Toc481554729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0" w:history="1">
        <w:r w:rsidRPr="00CB7112">
          <w:rPr>
            <w:rStyle w:val="Hyperlink"/>
          </w:rPr>
          <w:t>5.8.3</w:t>
        </w:r>
        <w:r>
          <w:rPr>
            <w:rFonts w:asciiTheme="minorHAnsi" w:eastAsiaTheme="minorEastAsia" w:hAnsiTheme="minorHAnsi" w:cstheme="minorBidi"/>
            <w:iCs w:val="0"/>
            <w:sz w:val="22"/>
            <w:szCs w:val="22"/>
            <w:lang w:bidi="ar-SA"/>
          </w:rPr>
          <w:tab/>
        </w:r>
        <w:r w:rsidRPr="00CB7112">
          <w:rPr>
            <w:rStyle w:val="Hyperlink"/>
          </w:rPr>
          <w:t>Distribute By</w:t>
        </w:r>
        <w:r>
          <w:rPr>
            <w:webHidden/>
          </w:rPr>
          <w:tab/>
        </w:r>
        <w:r>
          <w:rPr>
            <w:webHidden/>
          </w:rPr>
          <w:fldChar w:fldCharType="begin"/>
        </w:r>
        <w:r>
          <w:rPr>
            <w:webHidden/>
          </w:rPr>
          <w:instrText xml:space="preserve"> PAGEREF _Toc481554730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1" w:history="1">
        <w:r w:rsidRPr="00CB7112">
          <w:rPr>
            <w:rStyle w:val="Hyperlink"/>
          </w:rPr>
          <w:t>5.8.4</w:t>
        </w:r>
        <w:r>
          <w:rPr>
            <w:rFonts w:asciiTheme="minorHAnsi" w:eastAsiaTheme="minorEastAsia" w:hAnsiTheme="minorHAnsi" w:cstheme="minorBidi"/>
            <w:iCs w:val="0"/>
            <w:sz w:val="22"/>
            <w:szCs w:val="22"/>
            <w:lang w:bidi="ar-SA"/>
          </w:rPr>
          <w:tab/>
        </w:r>
        <w:r w:rsidRPr="00CB7112">
          <w:rPr>
            <w:rStyle w:val="Hyperlink"/>
          </w:rPr>
          <w:t>Cluster By</w:t>
        </w:r>
        <w:r>
          <w:rPr>
            <w:webHidden/>
          </w:rPr>
          <w:tab/>
        </w:r>
        <w:r>
          <w:rPr>
            <w:webHidden/>
          </w:rPr>
          <w:fldChar w:fldCharType="begin"/>
        </w:r>
        <w:r>
          <w:rPr>
            <w:webHidden/>
          </w:rPr>
          <w:instrText xml:space="preserve"> PAGEREF _Toc481554731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2" w:history="1">
        <w:r w:rsidRPr="00CB7112">
          <w:rPr>
            <w:rStyle w:val="Hyperlink"/>
          </w:rPr>
          <w:t>5.8.5</w:t>
        </w:r>
        <w:r>
          <w:rPr>
            <w:rFonts w:asciiTheme="minorHAnsi" w:eastAsiaTheme="minorEastAsia" w:hAnsiTheme="minorHAnsi" w:cstheme="minorBidi"/>
            <w:iCs w:val="0"/>
            <w:sz w:val="22"/>
            <w:szCs w:val="22"/>
            <w:lang w:bidi="ar-SA"/>
          </w:rPr>
          <w:tab/>
        </w:r>
        <w:r w:rsidRPr="00CB7112">
          <w:rPr>
            <w:rStyle w:val="Hyperlink"/>
          </w:rPr>
          <w:t>Cluster By</w:t>
        </w:r>
        <w:r>
          <w:rPr>
            <w:webHidden/>
          </w:rPr>
          <w:tab/>
        </w:r>
        <w:r>
          <w:rPr>
            <w:webHidden/>
          </w:rPr>
          <w:fldChar w:fldCharType="begin"/>
        </w:r>
        <w:r>
          <w:rPr>
            <w:webHidden/>
          </w:rPr>
          <w:instrText xml:space="preserve"> PAGEREF _Toc481554732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3" w:history="1">
        <w:r w:rsidRPr="00CB7112">
          <w:rPr>
            <w:rStyle w:val="Hyperlink"/>
          </w:rPr>
          <w:t>5.8.6</w:t>
        </w:r>
        <w:r>
          <w:rPr>
            <w:rFonts w:asciiTheme="minorHAnsi" w:eastAsiaTheme="minorEastAsia" w:hAnsiTheme="minorHAnsi" w:cstheme="minorBidi"/>
            <w:iCs w:val="0"/>
            <w:sz w:val="22"/>
            <w:szCs w:val="22"/>
            <w:lang w:bidi="ar-SA"/>
          </w:rPr>
          <w:tab/>
        </w:r>
        <w:r w:rsidRPr="00CB7112">
          <w:rPr>
            <w:rStyle w:val="Hyperlink"/>
          </w:rPr>
          <w:t>Using Explain</w:t>
        </w:r>
        <w:r>
          <w:rPr>
            <w:webHidden/>
          </w:rPr>
          <w:tab/>
        </w:r>
        <w:r>
          <w:rPr>
            <w:webHidden/>
          </w:rPr>
          <w:fldChar w:fldCharType="begin"/>
        </w:r>
        <w:r>
          <w:rPr>
            <w:webHidden/>
          </w:rPr>
          <w:instrText xml:space="preserve"> PAGEREF _Toc481554733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4" w:history="1">
        <w:r w:rsidRPr="00CB7112">
          <w:rPr>
            <w:rStyle w:val="Hyperlink"/>
          </w:rPr>
          <w:t>5.8.7</w:t>
        </w:r>
        <w:r>
          <w:rPr>
            <w:rFonts w:asciiTheme="minorHAnsi" w:eastAsiaTheme="minorEastAsia" w:hAnsiTheme="minorHAnsi" w:cstheme="minorBidi"/>
            <w:iCs w:val="0"/>
            <w:sz w:val="22"/>
            <w:szCs w:val="22"/>
            <w:lang w:bidi="ar-SA"/>
          </w:rPr>
          <w:tab/>
        </w:r>
        <w:r w:rsidRPr="00CB7112">
          <w:rPr>
            <w:rStyle w:val="Hyperlink"/>
          </w:rPr>
          <w:t>Optimized Joins</w:t>
        </w:r>
        <w:r>
          <w:rPr>
            <w:webHidden/>
          </w:rPr>
          <w:tab/>
        </w:r>
        <w:r>
          <w:rPr>
            <w:webHidden/>
          </w:rPr>
          <w:fldChar w:fldCharType="begin"/>
        </w:r>
        <w:r>
          <w:rPr>
            <w:webHidden/>
          </w:rPr>
          <w:instrText xml:space="preserve"> PAGEREF _Toc481554734 \h </w:instrText>
        </w:r>
        <w:r>
          <w:rPr>
            <w:webHidden/>
          </w:rPr>
        </w:r>
        <w:r>
          <w:rPr>
            <w:webHidden/>
          </w:rPr>
          <w:fldChar w:fldCharType="separate"/>
        </w:r>
        <w:r>
          <w:rPr>
            <w:webHidden/>
          </w:rPr>
          <w:t>71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5" w:history="1">
        <w:r w:rsidRPr="00CB7112">
          <w:rPr>
            <w:rStyle w:val="Hyperlink"/>
          </w:rPr>
          <w:t>5.8.8</w:t>
        </w:r>
        <w:r>
          <w:rPr>
            <w:rFonts w:asciiTheme="minorHAnsi" w:eastAsiaTheme="minorEastAsia" w:hAnsiTheme="minorHAnsi" w:cstheme="minorBidi"/>
            <w:iCs w:val="0"/>
            <w:sz w:val="22"/>
            <w:szCs w:val="22"/>
            <w:lang w:bidi="ar-SA"/>
          </w:rPr>
          <w:tab/>
        </w:r>
        <w:r w:rsidRPr="00CB7112">
          <w:rPr>
            <w:rStyle w:val="Hyperlink"/>
          </w:rPr>
          <w:t>Local Mode</w:t>
        </w:r>
        <w:r>
          <w:rPr>
            <w:webHidden/>
          </w:rPr>
          <w:tab/>
        </w:r>
        <w:r>
          <w:rPr>
            <w:webHidden/>
          </w:rPr>
          <w:fldChar w:fldCharType="begin"/>
        </w:r>
        <w:r>
          <w:rPr>
            <w:webHidden/>
          </w:rPr>
          <w:instrText xml:space="preserve"> PAGEREF _Toc481554735 \h </w:instrText>
        </w:r>
        <w:r>
          <w:rPr>
            <w:webHidden/>
          </w:rPr>
        </w:r>
        <w:r>
          <w:rPr>
            <w:webHidden/>
          </w:rPr>
          <w:fldChar w:fldCharType="separate"/>
        </w:r>
        <w:r>
          <w:rPr>
            <w:webHidden/>
          </w:rPr>
          <w:t>72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6" w:history="1">
        <w:r w:rsidRPr="00CB7112">
          <w:rPr>
            <w:rStyle w:val="Hyperlink"/>
          </w:rPr>
          <w:t>5.8.9</w:t>
        </w:r>
        <w:r>
          <w:rPr>
            <w:rFonts w:asciiTheme="minorHAnsi" w:eastAsiaTheme="minorEastAsia" w:hAnsiTheme="minorHAnsi" w:cstheme="minorBidi"/>
            <w:iCs w:val="0"/>
            <w:sz w:val="22"/>
            <w:szCs w:val="22"/>
            <w:lang w:bidi="ar-SA"/>
          </w:rPr>
          <w:tab/>
        </w:r>
        <w:r w:rsidRPr="00CB7112">
          <w:rPr>
            <w:rStyle w:val="Hyperlink"/>
          </w:rPr>
          <w:t>Parallel Execution</w:t>
        </w:r>
        <w:r>
          <w:rPr>
            <w:webHidden/>
          </w:rPr>
          <w:tab/>
        </w:r>
        <w:r>
          <w:rPr>
            <w:webHidden/>
          </w:rPr>
          <w:fldChar w:fldCharType="begin"/>
        </w:r>
        <w:r>
          <w:rPr>
            <w:webHidden/>
          </w:rPr>
          <w:instrText xml:space="preserve"> PAGEREF _Toc481554736 \h </w:instrText>
        </w:r>
        <w:r>
          <w:rPr>
            <w:webHidden/>
          </w:rPr>
        </w:r>
        <w:r>
          <w:rPr>
            <w:webHidden/>
          </w:rPr>
          <w:fldChar w:fldCharType="separate"/>
        </w:r>
        <w:r>
          <w:rPr>
            <w:webHidden/>
          </w:rPr>
          <w:t>72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37" w:history="1">
        <w:r w:rsidRPr="00CB7112">
          <w:rPr>
            <w:rStyle w:val="Hyperlink"/>
          </w:rPr>
          <w:t>5.8.10</w:t>
        </w:r>
        <w:r>
          <w:rPr>
            <w:rFonts w:asciiTheme="minorHAnsi" w:eastAsiaTheme="minorEastAsia" w:hAnsiTheme="minorHAnsi" w:cstheme="minorBidi"/>
            <w:iCs w:val="0"/>
            <w:sz w:val="22"/>
            <w:szCs w:val="22"/>
            <w:lang w:bidi="ar-SA"/>
          </w:rPr>
          <w:tab/>
        </w:r>
        <w:r w:rsidRPr="00CB7112">
          <w:rPr>
            <w:rStyle w:val="Hyperlink"/>
          </w:rPr>
          <w:t>Strict Mode</w:t>
        </w:r>
        <w:r>
          <w:rPr>
            <w:webHidden/>
          </w:rPr>
          <w:tab/>
        </w:r>
        <w:r>
          <w:rPr>
            <w:webHidden/>
          </w:rPr>
          <w:fldChar w:fldCharType="begin"/>
        </w:r>
        <w:r>
          <w:rPr>
            <w:webHidden/>
          </w:rPr>
          <w:instrText xml:space="preserve"> PAGEREF _Toc481554737 \h </w:instrText>
        </w:r>
        <w:r>
          <w:rPr>
            <w:webHidden/>
          </w:rPr>
        </w:r>
        <w:r>
          <w:rPr>
            <w:webHidden/>
          </w:rPr>
          <w:fldChar w:fldCharType="separate"/>
        </w:r>
        <w:r>
          <w:rPr>
            <w:webHidden/>
          </w:rPr>
          <w:t>72</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738" w:history="1">
        <w:r w:rsidRPr="00CB7112">
          <w:rPr>
            <w:rStyle w:val="Hyperlink"/>
            <w:rFonts w:cstheme="minorHAnsi"/>
            <w:noProof/>
          </w:rPr>
          <w:t>6.</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PIG</w:t>
        </w:r>
        <w:r>
          <w:rPr>
            <w:noProof/>
            <w:webHidden/>
          </w:rPr>
          <w:tab/>
        </w:r>
        <w:r>
          <w:rPr>
            <w:noProof/>
            <w:webHidden/>
          </w:rPr>
          <w:fldChar w:fldCharType="begin"/>
        </w:r>
        <w:r>
          <w:rPr>
            <w:noProof/>
            <w:webHidden/>
          </w:rPr>
          <w:instrText xml:space="preserve"> PAGEREF _Toc481554738 \h </w:instrText>
        </w:r>
        <w:r>
          <w:rPr>
            <w:noProof/>
            <w:webHidden/>
          </w:rPr>
        </w:r>
        <w:r>
          <w:rPr>
            <w:noProof/>
            <w:webHidden/>
          </w:rPr>
          <w:fldChar w:fldCharType="separate"/>
        </w:r>
        <w:r>
          <w:rPr>
            <w:noProof/>
            <w:webHidden/>
          </w:rPr>
          <w:t>73</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39" w:history="1">
        <w:r w:rsidRPr="00CB7112">
          <w:rPr>
            <w:rStyle w:val="Hyperlink"/>
            <w:rFonts w:cs="Calibri"/>
            <w:noProof/>
          </w:rPr>
          <w:t>6.1</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PIG Concepts</w:t>
        </w:r>
        <w:r>
          <w:rPr>
            <w:noProof/>
            <w:webHidden/>
          </w:rPr>
          <w:tab/>
        </w:r>
        <w:r>
          <w:rPr>
            <w:noProof/>
            <w:webHidden/>
          </w:rPr>
          <w:fldChar w:fldCharType="begin"/>
        </w:r>
        <w:r>
          <w:rPr>
            <w:noProof/>
            <w:webHidden/>
          </w:rPr>
          <w:instrText xml:space="preserve"> PAGEREF _Toc481554739 \h </w:instrText>
        </w:r>
        <w:r>
          <w:rPr>
            <w:noProof/>
            <w:webHidden/>
          </w:rPr>
        </w:r>
        <w:r>
          <w:rPr>
            <w:noProof/>
            <w:webHidden/>
          </w:rPr>
          <w:fldChar w:fldCharType="separate"/>
        </w:r>
        <w:r>
          <w:rPr>
            <w:noProof/>
            <w:webHidden/>
          </w:rPr>
          <w:t>73</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0" w:history="1">
        <w:r w:rsidRPr="00CB7112">
          <w:rPr>
            <w:rStyle w:val="Hyperlink"/>
          </w:rPr>
          <w:t>6.1.1</w:t>
        </w:r>
        <w:r>
          <w:rPr>
            <w:rFonts w:asciiTheme="minorHAnsi" w:eastAsiaTheme="minorEastAsia" w:hAnsiTheme="minorHAnsi" w:cstheme="minorBidi"/>
            <w:iCs w:val="0"/>
            <w:sz w:val="22"/>
            <w:szCs w:val="22"/>
            <w:lang w:bidi="ar-SA"/>
          </w:rPr>
          <w:tab/>
        </w:r>
        <w:r w:rsidRPr="00CB7112">
          <w:rPr>
            <w:rStyle w:val="Hyperlink"/>
          </w:rPr>
          <w:t>Advantages</w:t>
        </w:r>
        <w:r>
          <w:rPr>
            <w:webHidden/>
          </w:rPr>
          <w:tab/>
        </w:r>
        <w:r>
          <w:rPr>
            <w:webHidden/>
          </w:rPr>
          <w:fldChar w:fldCharType="begin"/>
        </w:r>
        <w:r>
          <w:rPr>
            <w:webHidden/>
          </w:rPr>
          <w:instrText xml:space="preserve"> PAGEREF _Toc481554740 \h </w:instrText>
        </w:r>
        <w:r>
          <w:rPr>
            <w:webHidden/>
          </w:rPr>
        </w:r>
        <w:r>
          <w:rPr>
            <w:webHidden/>
          </w:rPr>
          <w:fldChar w:fldCharType="separate"/>
        </w:r>
        <w:r>
          <w:rPr>
            <w:webHidden/>
          </w:rPr>
          <w:t>73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1" w:history="1">
        <w:r w:rsidRPr="00CB7112">
          <w:rPr>
            <w:rStyle w:val="Hyperlink"/>
          </w:rPr>
          <w:t>6.1.2</w:t>
        </w:r>
        <w:r>
          <w:rPr>
            <w:rFonts w:asciiTheme="minorHAnsi" w:eastAsiaTheme="minorEastAsia" w:hAnsiTheme="minorHAnsi" w:cstheme="minorBidi"/>
            <w:iCs w:val="0"/>
            <w:sz w:val="22"/>
            <w:szCs w:val="22"/>
            <w:lang w:bidi="ar-SA"/>
          </w:rPr>
          <w:tab/>
        </w:r>
        <w:r w:rsidRPr="00CB7112">
          <w:rPr>
            <w:rStyle w:val="Hyperlink"/>
          </w:rPr>
          <w:t>History</w:t>
        </w:r>
        <w:r>
          <w:rPr>
            <w:webHidden/>
          </w:rPr>
          <w:tab/>
        </w:r>
        <w:r>
          <w:rPr>
            <w:webHidden/>
          </w:rPr>
          <w:fldChar w:fldCharType="begin"/>
        </w:r>
        <w:r>
          <w:rPr>
            <w:webHidden/>
          </w:rPr>
          <w:instrText xml:space="preserve"> PAGEREF _Toc481554741 \h </w:instrText>
        </w:r>
        <w:r>
          <w:rPr>
            <w:webHidden/>
          </w:rPr>
        </w:r>
        <w:r>
          <w:rPr>
            <w:webHidden/>
          </w:rPr>
          <w:fldChar w:fldCharType="separate"/>
        </w:r>
        <w:r>
          <w:rPr>
            <w:webHidden/>
          </w:rPr>
          <w:t>73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2" w:history="1">
        <w:r w:rsidRPr="00CB7112">
          <w:rPr>
            <w:rStyle w:val="Hyperlink"/>
          </w:rPr>
          <w:t>6.1.3</w:t>
        </w:r>
        <w:r>
          <w:rPr>
            <w:rFonts w:asciiTheme="minorHAnsi" w:eastAsiaTheme="minorEastAsia" w:hAnsiTheme="minorHAnsi" w:cstheme="minorBidi"/>
            <w:iCs w:val="0"/>
            <w:sz w:val="22"/>
            <w:szCs w:val="22"/>
            <w:lang w:bidi="ar-SA"/>
          </w:rPr>
          <w:tab/>
        </w:r>
        <w:r w:rsidRPr="00CB7112">
          <w:rPr>
            <w:rStyle w:val="Hyperlink"/>
          </w:rPr>
          <w:t>Pig Philosophy</w:t>
        </w:r>
        <w:r>
          <w:rPr>
            <w:webHidden/>
          </w:rPr>
          <w:tab/>
        </w:r>
        <w:r>
          <w:rPr>
            <w:webHidden/>
          </w:rPr>
          <w:fldChar w:fldCharType="begin"/>
        </w:r>
        <w:r>
          <w:rPr>
            <w:webHidden/>
          </w:rPr>
          <w:instrText xml:space="preserve"> PAGEREF _Toc481554742 \h </w:instrText>
        </w:r>
        <w:r>
          <w:rPr>
            <w:webHidden/>
          </w:rPr>
        </w:r>
        <w:r>
          <w:rPr>
            <w:webHidden/>
          </w:rPr>
          <w:fldChar w:fldCharType="separate"/>
        </w:r>
        <w:r>
          <w:rPr>
            <w:webHidden/>
          </w:rPr>
          <w:t>74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3" w:history="1">
        <w:r w:rsidRPr="00CB7112">
          <w:rPr>
            <w:rStyle w:val="Hyperlink"/>
            <w:rFonts w:cs="Calibri"/>
          </w:rPr>
          <w:t>6.1.4</w:t>
        </w:r>
        <w:r>
          <w:rPr>
            <w:rFonts w:asciiTheme="minorHAnsi" w:eastAsiaTheme="minorEastAsia" w:hAnsiTheme="minorHAnsi" w:cstheme="minorBidi"/>
            <w:iCs w:val="0"/>
            <w:sz w:val="22"/>
            <w:szCs w:val="22"/>
            <w:lang w:bidi="ar-SA"/>
          </w:rPr>
          <w:tab/>
        </w:r>
        <w:r w:rsidRPr="00CB7112">
          <w:rPr>
            <w:rStyle w:val="Hyperlink"/>
          </w:rPr>
          <w:t>Application of PIG</w:t>
        </w:r>
        <w:r>
          <w:rPr>
            <w:webHidden/>
          </w:rPr>
          <w:tab/>
        </w:r>
        <w:r>
          <w:rPr>
            <w:webHidden/>
          </w:rPr>
          <w:fldChar w:fldCharType="begin"/>
        </w:r>
        <w:r>
          <w:rPr>
            <w:webHidden/>
          </w:rPr>
          <w:instrText xml:space="preserve"> PAGEREF _Toc481554743 \h </w:instrText>
        </w:r>
        <w:r>
          <w:rPr>
            <w:webHidden/>
          </w:rPr>
        </w:r>
        <w:r>
          <w:rPr>
            <w:webHidden/>
          </w:rPr>
          <w:fldChar w:fldCharType="separate"/>
        </w:r>
        <w:r>
          <w:rPr>
            <w:webHidden/>
          </w:rPr>
          <w:t>74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4" w:history="1">
        <w:r w:rsidRPr="00CB7112">
          <w:rPr>
            <w:rStyle w:val="Hyperlink"/>
          </w:rPr>
          <w:t>6.1.5</w:t>
        </w:r>
        <w:r>
          <w:rPr>
            <w:rFonts w:asciiTheme="minorHAnsi" w:eastAsiaTheme="minorEastAsia" w:hAnsiTheme="minorHAnsi" w:cstheme="minorBidi"/>
            <w:iCs w:val="0"/>
            <w:sz w:val="22"/>
            <w:szCs w:val="22"/>
            <w:lang w:bidi="ar-SA"/>
          </w:rPr>
          <w:tab/>
        </w:r>
        <w:r w:rsidRPr="00CB7112">
          <w:rPr>
            <w:rStyle w:val="Hyperlink"/>
          </w:rPr>
          <w:t>Pig Setup</w:t>
        </w:r>
        <w:r>
          <w:rPr>
            <w:webHidden/>
          </w:rPr>
          <w:tab/>
        </w:r>
        <w:r>
          <w:rPr>
            <w:webHidden/>
          </w:rPr>
          <w:fldChar w:fldCharType="begin"/>
        </w:r>
        <w:r>
          <w:rPr>
            <w:webHidden/>
          </w:rPr>
          <w:instrText xml:space="preserve"> PAGEREF _Toc481554744 \h </w:instrText>
        </w:r>
        <w:r>
          <w:rPr>
            <w:webHidden/>
          </w:rPr>
        </w:r>
        <w:r>
          <w:rPr>
            <w:webHidden/>
          </w:rPr>
          <w:fldChar w:fldCharType="separate"/>
        </w:r>
        <w:r>
          <w:rPr>
            <w:webHidden/>
          </w:rPr>
          <w:t>75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5" w:history="1">
        <w:r w:rsidRPr="00CB7112">
          <w:rPr>
            <w:rStyle w:val="Hyperlink"/>
          </w:rPr>
          <w:t>6.1.6</w:t>
        </w:r>
        <w:r>
          <w:rPr>
            <w:rFonts w:asciiTheme="minorHAnsi" w:eastAsiaTheme="minorEastAsia" w:hAnsiTheme="minorHAnsi" w:cstheme="minorBidi"/>
            <w:iCs w:val="0"/>
            <w:sz w:val="22"/>
            <w:szCs w:val="22"/>
            <w:lang w:bidi="ar-SA"/>
          </w:rPr>
          <w:tab/>
        </w:r>
        <w:r w:rsidRPr="00CB7112">
          <w:rPr>
            <w:rStyle w:val="Hyperlink"/>
          </w:rPr>
          <w:t>Architecture</w:t>
        </w:r>
        <w:r>
          <w:rPr>
            <w:webHidden/>
          </w:rPr>
          <w:tab/>
        </w:r>
        <w:r>
          <w:rPr>
            <w:webHidden/>
          </w:rPr>
          <w:fldChar w:fldCharType="begin"/>
        </w:r>
        <w:r>
          <w:rPr>
            <w:webHidden/>
          </w:rPr>
          <w:instrText xml:space="preserve"> PAGEREF _Toc481554745 \h </w:instrText>
        </w:r>
        <w:r>
          <w:rPr>
            <w:webHidden/>
          </w:rPr>
        </w:r>
        <w:r>
          <w:rPr>
            <w:webHidden/>
          </w:rPr>
          <w:fldChar w:fldCharType="separate"/>
        </w:r>
        <w:r>
          <w:rPr>
            <w:webHidden/>
          </w:rPr>
          <w:t>75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6" w:history="1">
        <w:r w:rsidRPr="00CB7112">
          <w:rPr>
            <w:rStyle w:val="Hyperlink"/>
          </w:rPr>
          <w:t>6.1.7</w:t>
        </w:r>
        <w:r>
          <w:rPr>
            <w:rFonts w:asciiTheme="minorHAnsi" w:eastAsiaTheme="minorEastAsia" w:hAnsiTheme="minorHAnsi" w:cstheme="minorBidi"/>
            <w:iCs w:val="0"/>
            <w:sz w:val="22"/>
            <w:szCs w:val="22"/>
            <w:lang w:bidi="ar-SA"/>
          </w:rPr>
          <w:tab/>
        </w:r>
        <w:r w:rsidRPr="00CB7112">
          <w:rPr>
            <w:rStyle w:val="Hyperlink"/>
          </w:rPr>
          <w:t>Interface</w:t>
        </w:r>
        <w:r>
          <w:rPr>
            <w:webHidden/>
          </w:rPr>
          <w:tab/>
        </w:r>
        <w:r>
          <w:rPr>
            <w:webHidden/>
          </w:rPr>
          <w:fldChar w:fldCharType="begin"/>
        </w:r>
        <w:r>
          <w:rPr>
            <w:webHidden/>
          </w:rPr>
          <w:instrText xml:space="preserve"> PAGEREF _Toc481554746 \h </w:instrText>
        </w:r>
        <w:r>
          <w:rPr>
            <w:webHidden/>
          </w:rPr>
        </w:r>
        <w:r>
          <w:rPr>
            <w:webHidden/>
          </w:rPr>
          <w:fldChar w:fldCharType="separate"/>
        </w:r>
        <w:r>
          <w:rPr>
            <w:webHidden/>
          </w:rPr>
          <w:t>75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7" w:history="1">
        <w:r w:rsidRPr="00CB7112">
          <w:rPr>
            <w:rStyle w:val="Hyperlink"/>
          </w:rPr>
          <w:t>6.1.8</w:t>
        </w:r>
        <w:r>
          <w:rPr>
            <w:rFonts w:asciiTheme="minorHAnsi" w:eastAsiaTheme="minorEastAsia" w:hAnsiTheme="minorHAnsi" w:cstheme="minorBidi"/>
            <w:iCs w:val="0"/>
            <w:sz w:val="22"/>
            <w:szCs w:val="22"/>
            <w:lang w:bidi="ar-SA"/>
          </w:rPr>
          <w:tab/>
        </w:r>
        <w:r w:rsidRPr="00CB7112">
          <w:rPr>
            <w:rStyle w:val="Hyperlink"/>
          </w:rPr>
          <w:t>PIG Comes Commands</w:t>
        </w:r>
        <w:r>
          <w:rPr>
            <w:webHidden/>
          </w:rPr>
          <w:tab/>
        </w:r>
        <w:r>
          <w:rPr>
            <w:webHidden/>
          </w:rPr>
          <w:fldChar w:fldCharType="begin"/>
        </w:r>
        <w:r>
          <w:rPr>
            <w:webHidden/>
          </w:rPr>
          <w:instrText xml:space="preserve"> PAGEREF _Toc481554747 \h </w:instrText>
        </w:r>
        <w:r>
          <w:rPr>
            <w:webHidden/>
          </w:rPr>
        </w:r>
        <w:r>
          <w:rPr>
            <w:webHidden/>
          </w:rPr>
          <w:fldChar w:fldCharType="separate"/>
        </w:r>
        <w:r>
          <w:rPr>
            <w:webHidden/>
          </w:rPr>
          <w:t>75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8" w:history="1">
        <w:r w:rsidRPr="00CB7112">
          <w:rPr>
            <w:rStyle w:val="Hyperlink"/>
          </w:rPr>
          <w:t>6.1.9</w:t>
        </w:r>
        <w:r>
          <w:rPr>
            <w:rFonts w:asciiTheme="minorHAnsi" w:eastAsiaTheme="minorEastAsia" w:hAnsiTheme="minorHAnsi" w:cstheme="minorBidi"/>
            <w:iCs w:val="0"/>
            <w:sz w:val="22"/>
            <w:szCs w:val="22"/>
            <w:lang w:bidi="ar-SA"/>
          </w:rPr>
          <w:tab/>
        </w:r>
        <w:r w:rsidRPr="00CB7112">
          <w:rPr>
            <w:rStyle w:val="Hyperlink"/>
          </w:rPr>
          <w:t>Execution Mode</w:t>
        </w:r>
        <w:r>
          <w:rPr>
            <w:webHidden/>
          </w:rPr>
          <w:tab/>
        </w:r>
        <w:r>
          <w:rPr>
            <w:webHidden/>
          </w:rPr>
          <w:fldChar w:fldCharType="begin"/>
        </w:r>
        <w:r>
          <w:rPr>
            <w:webHidden/>
          </w:rPr>
          <w:instrText xml:space="preserve"> PAGEREF _Toc481554748 \h </w:instrText>
        </w:r>
        <w:r>
          <w:rPr>
            <w:webHidden/>
          </w:rPr>
        </w:r>
        <w:r>
          <w:rPr>
            <w:webHidden/>
          </w:rPr>
          <w:fldChar w:fldCharType="separate"/>
        </w:r>
        <w:r>
          <w:rPr>
            <w:webHidden/>
          </w:rPr>
          <w:t>76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49" w:history="1">
        <w:r w:rsidRPr="00CB7112">
          <w:rPr>
            <w:rStyle w:val="Hyperlink"/>
          </w:rPr>
          <w:t>6.1.10</w:t>
        </w:r>
        <w:r>
          <w:rPr>
            <w:rFonts w:asciiTheme="minorHAnsi" w:eastAsiaTheme="minorEastAsia" w:hAnsiTheme="minorHAnsi" w:cstheme="minorBidi"/>
            <w:iCs w:val="0"/>
            <w:sz w:val="22"/>
            <w:szCs w:val="22"/>
            <w:lang w:bidi="ar-SA"/>
          </w:rPr>
          <w:tab/>
        </w:r>
        <w:r w:rsidRPr="00CB7112">
          <w:rPr>
            <w:rStyle w:val="Hyperlink"/>
          </w:rPr>
          <w:t>Data Types</w:t>
        </w:r>
        <w:r>
          <w:rPr>
            <w:webHidden/>
          </w:rPr>
          <w:tab/>
        </w:r>
        <w:r>
          <w:rPr>
            <w:webHidden/>
          </w:rPr>
          <w:fldChar w:fldCharType="begin"/>
        </w:r>
        <w:r>
          <w:rPr>
            <w:webHidden/>
          </w:rPr>
          <w:instrText xml:space="preserve"> PAGEREF _Toc481554749 \h </w:instrText>
        </w:r>
        <w:r>
          <w:rPr>
            <w:webHidden/>
          </w:rPr>
        </w:r>
        <w:r>
          <w:rPr>
            <w:webHidden/>
          </w:rPr>
          <w:fldChar w:fldCharType="separate"/>
        </w:r>
        <w:r>
          <w:rPr>
            <w:webHidden/>
          </w:rPr>
          <w:t>76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0" w:history="1">
        <w:r w:rsidRPr="00CB7112">
          <w:rPr>
            <w:rStyle w:val="Hyperlink"/>
          </w:rPr>
          <w:t>6.1.11</w:t>
        </w:r>
        <w:r>
          <w:rPr>
            <w:rFonts w:asciiTheme="minorHAnsi" w:eastAsiaTheme="minorEastAsia" w:hAnsiTheme="minorHAnsi" w:cstheme="minorBidi"/>
            <w:iCs w:val="0"/>
            <w:sz w:val="22"/>
            <w:szCs w:val="22"/>
            <w:lang w:bidi="ar-SA"/>
          </w:rPr>
          <w:tab/>
        </w:r>
        <w:r w:rsidRPr="00CB7112">
          <w:rPr>
            <w:rStyle w:val="Hyperlink"/>
          </w:rPr>
          <w:t>Pig and SQL Comparison</w:t>
        </w:r>
        <w:r>
          <w:rPr>
            <w:webHidden/>
          </w:rPr>
          <w:tab/>
        </w:r>
        <w:r>
          <w:rPr>
            <w:webHidden/>
          </w:rPr>
          <w:fldChar w:fldCharType="begin"/>
        </w:r>
        <w:r>
          <w:rPr>
            <w:webHidden/>
          </w:rPr>
          <w:instrText xml:space="preserve"> PAGEREF _Toc481554750 \h </w:instrText>
        </w:r>
        <w:r>
          <w:rPr>
            <w:webHidden/>
          </w:rPr>
        </w:r>
        <w:r>
          <w:rPr>
            <w:webHidden/>
          </w:rPr>
          <w:fldChar w:fldCharType="separate"/>
        </w:r>
        <w:r>
          <w:rPr>
            <w:webHidden/>
          </w:rPr>
          <w:t>76</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51" w:history="1">
        <w:r w:rsidRPr="00CB7112">
          <w:rPr>
            <w:rStyle w:val="Hyperlink"/>
            <w:rFonts w:cs="Calibri"/>
            <w:noProof/>
          </w:rPr>
          <w:t>6.2</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PIG Workouts</w:t>
        </w:r>
        <w:r>
          <w:rPr>
            <w:noProof/>
            <w:webHidden/>
          </w:rPr>
          <w:tab/>
        </w:r>
        <w:r>
          <w:rPr>
            <w:noProof/>
            <w:webHidden/>
          </w:rPr>
          <w:fldChar w:fldCharType="begin"/>
        </w:r>
        <w:r>
          <w:rPr>
            <w:noProof/>
            <w:webHidden/>
          </w:rPr>
          <w:instrText xml:space="preserve"> PAGEREF _Toc481554751 \h </w:instrText>
        </w:r>
        <w:r>
          <w:rPr>
            <w:noProof/>
            <w:webHidden/>
          </w:rPr>
        </w:r>
        <w:r>
          <w:rPr>
            <w:noProof/>
            <w:webHidden/>
          </w:rPr>
          <w:fldChar w:fldCharType="separate"/>
        </w:r>
        <w:r>
          <w:rPr>
            <w:noProof/>
            <w:webHidden/>
          </w:rPr>
          <w:t>77</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2" w:history="1">
        <w:r w:rsidRPr="00CB7112">
          <w:rPr>
            <w:rStyle w:val="Hyperlink"/>
          </w:rPr>
          <w:t>6.2.1</w:t>
        </w:r>
        <w:r>
          <w:rPr>
            <w:rFonts w:asciiTheme="minorHAnsi" w:eastAsiaTheme="minorEastAsia" w:hAnsiTheme="minorHAnsi" w:cstheme="minorBidi"/>
            <w:iCs w:val="0"/>
            <w:sz w:val="22"/>
            <w:szCs w:val="22"/>
            <w:lang w:bidi="ar-SA"/>
          </w:rPr>
          <w:tab/>
        </w:r>
        <w:r w:rsidRPr="00CB7112">
          <w:rPr>
            <w:rStyle w:val="Hyperlink"/>
          </w:rPr>
          <w:t>Pig Example</w:t>
        </w:r>
        <w:r>
          <w:rPr>
            <w:webHidden/>
          </w:rPr>
          <w:tab/>
        </w:r>
        <w:r>
          <w:rPr>
            <w:webHidden/>
          </w:rPr>
          <w:fldChar w:fldCharType="begin"/>
        </w:r>
        <w:r>
          <w:rPr>
            <w:webHidden/>
          </w:rPr>
          <w:instrText xml:space="preserve"> PAGEREF _Toc481554752 \h </w:instrText>
        </w:r>
        <w:r>
          <w:rPr>
            <w:webHidden/>
          </w:rPr>
        </w:r>
        <w:r>
          <w:rPr>
            <w:webHidden/>
          </w:rPr>
          <w:fldChar w:fldCharType="separate"/>
        </w:r>
        <w:r>
          <w:rPr>
            <w:webHidden/>
          </w:rPr>
          <w:t>77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3" w:history="1">
        <w:r w:rsidRPr="00CB7112">
          <w:rPr>
            <w:rStyle w:val="Hyperlink"/>
          </w:rPr>
          <w:t>6.2.2</w:t>
        </w:r>
        <w:r>
          <w:rPr>
            <w:rFonts w:asciiTheme="minorHAnsi" w:eastAsiaTheme="minorEastAsia" w:hAnsiTheme="minorHAnsi" w:cstheme="minorBidi"/>
            <w:iCs w:val="0"/>
            <w:sz w:val="22"/>
            <w:szCs w:val="22"/>
            <w:lang w:bidi="ar-SA"/>
          </w:rPr>
          <w:tab/>
        </w:r>
        <w:r w:rsidRPr="00CB7112">
          <w:rPr>
            <w:rStyle w:val="Hyperlink"/>
          </w:rPr>
          <w:t>Pig Scripts</w:t>
        </w:r>
        <w:r>
          <w:rPr>
            <w:webHidden/>
          </w:rPr>
          <w:tab/>
        </w:r>
        <w:r>
          <w:rPr>
            <w:webHidden/>
          </w:rPr>
          <w:fldChar w:fldCharType="begin"/>
        </w:r>
        <w:r>
          <w:rPr>
            <w:webHidden/>
          </w:rPr>
          <w:instrText xml:space="preserve"> PAGEREF _Toc481554753 \h </w:instrText>
        </w:r>
        <w:r>
          <w:rPr>
            <w:webHidden/>
          </w:rPr>
        </w:r>
        <w:r>
          <w:rPr>
            <w:webHidden/>
          </w:rPr>
          <w:fldChar w:fldCharType="separate"/>
        </w:r>
        <w:r>
          <w:rPr>
            <w:webHidden/>
          </w:rPr>
          <w:t>79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4" w:history="1">
        <w:r w:rsidRPr="00CB7112">
          <w:rPr>
            <w:rStyle w:val="Hyperlink"/>
          </w:rPr>
          <w:t>6.2.3</w:t>
        </w:r>
        <w:r>
          <w:rPr>
            <w:rFonts w:asciiTheme="minorHAnsi" w:eastAsiaTheme="minorEastAsia" w:hAnsiTheme="minorHAnsi" w:cstheme="minorBidi"/>
            <w:iCs w:val="0"/>
            <w:sz w:val="22"/>
            <w:szCs w:val="22"/>
            <w:lang w:bidi="ar-SA"/>
          </w:rPr>
          <w:tab/>
        </w:r>
        <w:r w:rsidRPr="00CB7112">
          <w:rPr>
            <w:rStyle w:val="Hyperlink"/>
          </w:rPr>
          <w:t>Pig Scripts 1</w:t>
        </w:r>
        <w:r>
          <w:rPr>
            <w:webHidden/>
          </w:rPr>
          <w:tab/>
        </w:r>
        <w:r>
          <w:rPr>
            <w:webHidden/>
          </w:rPr>
          <w:fldChar w:fldCharType="begin"/>
        </w:r>
        <w:r>
          <w:rPr>
            <w:webHidden/>
          </w:rPr>
          <w:instrText xml:space="preserve"> PAGEREF _Toc481554754 \h </w:instrText>
        </w:r>
        <w:r>
          <w:rPr>
            <w:webHidden/>
          </w:rPr>
        </w:r>
        <w:r>
          <w:rPr>
            <w:webHidden/>
          </w:rPr>
          <w:fldChar w:fldCharType="separate"/>
        </w:r>
        <w:r>
          <w:rPr>
            <w:webHidden/>
          </w:rPr>
          <w:t>79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5" w:history="1">
        <w:r w:rsidRPr="00CB7112">
          <w:rPr>
            <w:rStyle w:val="Hyperlink"/>
          </w:rPr>
          <w:t>6.2.4</w:t>
        </w:r>
        <w:r>
          <w:rPr>
            <w:rFonts w:asciiTheme="minorHAnsi" w:eastAsiaTheme="minorEastAsia" w:hAnsiTheme="minorHAnsi" w:cstheme="minorBidi"/>
            <w:iCs w:val="0"/>
            <w:sz w:val="22"/>
            <w:szCs w:val="22"/>
            <w:lang w:bidi="ar-SA"/>
          </w:rPr>
          <w:tab/>
        </w:r>
        <w:r w:rsidRPr="00CB7112">
          <w:rPr>
            <w:rStyle w:val="Hyperlink"/>
          </w:rPr>
          <w:t>Pig Scripts 2</w:t>
        </w:r>
        <w:r>
          <w:rPr>
            <w:webHidden/>
          </w:rPr>
          <w:tab/>
        </w:r>
        <w:r>
          <w:rPr>
            <w:webHidden/>
          </w:rPr>
          <w:fldChar w:fldCharType="begin"/>
        </w:r>
        <w:r>
          <w:rPr>
            <w:webHidden/>
          </w:rPr>
          <w:instrText xml:space="preserve"> PAGEREF _Toc481554755 \h </w:instrText>
        </w:r>
        <w:r>
          <w:rPr>
            <w:webHidden/>
          </w:rPr>
        </w:r>
        <w:r>
          <w:rPr>
            <w:webHidden/>
          </w:rPr>
          <w:fldChar w:fldCharType="separate"/>
        </w:r>
        <w:r>
          <w:rPr>
            <w:webHidden/>
          </w:rPr>
          <w:t>80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6" w:history="1">
        <w:r w:rsidRPr="00CB7112">
          <w:rPr>
            <w:rStyle w:val="Hyperlink"/>
          </w:rPr>
          <w:t>6.2.5</w:t>
        </w:r>
        <w:r>
          <w:rPr>
            <w:rFonts w:asciiTheme="minorHAnsi" w:eastAsiaTheme="minorEastAsia" w:hAnsiTheme="minorHAnsi" w:cstheme="minorBidi"/>
            <w:iCs w:val="0"/>
            <w:sz w:val="22"/>
            <w:szCs w:val="22"/>
            <w:lang w:bidi="ar-SA"/>
          </w:rPr>
          <w:tab/>
        </w:r>
        <w:r w:rsidRPr="00CB7112">
          <w:rPr>
            <w:rStyle w:val="Hyperlink"/>
          </w:rPr>
          <w:t>Pig Scripts 3</w:t>
        </w:r>
        <w:r>
          <w:rPr>
            <w:webHidden/>
          </w:rPr>
          <w:tab/>
        </w:r>
        <w:r>
          <w:rPr>
            <w:webHidden/>
          </w:rPr>
          <w:fldChar w:fldCharType="begin"/>
        </w:r>
        <w:r>
          <w:rPr>
            <w:webHidden/>
          </w:rPr>
          <w:instrText xml:space="preserve"> PAGEREF _Toc481554756 \h </w:instrText>
        </w:r>
        <w:r>
          <w:rPr>
            <w:webHidden/>
          </w:rPr>
        </w:r>
        <w:r>
          <w:rPr>
            <w:webHidden/>
          </w:rPr>
          <w:fldChar w:fldCharType="separate"/>
        </w:r>
        <w:r>
          <w:rPr>
            <w:webHidden/>
          </w:rPr>
          <w:t>80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7" w:history="1">
        <w:r w:rsidRPr="00CB7112">
          <w:rPr>
            <w:rStyle w:val="Hyperlink"/>
          </w:rPr>
          <w:t>6.2.6</w:t>
        </w:r>
        <w:r>
          <w:rPr>
            <w:rFonts w:asciiTheme="minorHAnsi" w:eastAsiaTheme="minorEastAsia" w:hAnsiTheme="minorHAnsi" w:cstheme="minorBidi"/>
            <w:iCs w:val="0"/>
            <w:sz w:val="22"/>
            <w:szCs w:val="22"/>
            <w:lang w:bidi="ar-SA"/>
          </w:rPr>
          <w:tab/>
        </w:r>
        <w:r w:rsidRPr="00CB7112">
          <w:rPr>
            <w:rStyle w:val="Hyperlink"/>
          </w:rPr>
          <w:t>Pig Scripts 4</w:t>
        </w:r>
        <w:r>
          <w:rPr>
            <w:webHidden/>
          </w:rPr>
          <w:tab/>
        </w:r>
        <w:r>
          <w:rPr>
            <w:webHidden/>
          </w:rPr>
          <w:fldChar w:fldCharType="begin"/>
        </w:r>
        <w:r>
          <w:rPr>
            <w:webHidden/>
          </w:rPr>
          <w:instrText xml:space="preserve"> PAGEREF _Toc481554757 \h </w:instrText>
        </w:r>
        <w:r>
          <w:rPr>
            <w:webHidden/>
          </w:rPr>
        </w:r>
        <w:r>
          <w:rPr>
            <w:webHidden/>
          </w:rPr>
          <w:fldChar w:fldCharType="separate"/>
        </w:r>
        <w:r>
          <w:rPr>
            <w:webHidden/>
          </w:rPr>
          <w:t>80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8" w:history="1">
        <w:r w:rsidRPr="00CB7112">
          <w:rPr>
            <w:rStyle w:val="Hyperlink"/>
          </w:rPr>
          <w:t>6.2.7</w:t>
        </w:r>
        <w:r>
          <w:rPr>
            <w:rFonts w:asciiTheme="minorHAnsi" w:eastAsiaTheme="minorEastAsia" w:hAnsiTheme="minorHAnsi" w:cstheme="minorBidi"/>
            <w:iCs w:val="0"/>
            <w:sz w:val="22"/>
            <w:szCs w:val="22"/>
            <w:lang w:bidi="ar-SA"/>
          </w:rPr>
          <w:tab/>
        </w:r>
        <w:r w:rsidRPr="00CB7112">
          <w:rPr>
            <w:rStyle w:val="Hyperlink"/>
          </w:rPr>
          <w:t>Pig Scripts 5</w:t>
        </w:r>
        <w:r>
          <w:rPr>
            <w:webHidden/>
          </w:rPr>
          <w:tab/>
        </w:r>
        <w:r>
          <w:rPr>
            <w:webHidden/>
          </w:rPr>
          <w:fldChar w:fldCharType="begin"/>
        </w:r>
        <w:r>
          <w:rPr>
            <w:webHidden/>
          </w:rPr>
          <w:instrText xml:space="preserve"> PAGEREF _Toc481554758 \h </w:instrText>
        </w:r>
        <w:r>
          <w:rPr>
            <w:webHidden/>
          </w:rPr>
        </w:r>
        <w:r>
          <w:rPr>
            <w:webHidden/>
          </w:rPr>
          <w:fldChar w:fldCharType="separate"/>
        </w:r>
        <w:r>
          <w:rPr>
            <w:webHidden/>
          </w:rPr>
          <w:t>81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59" w:history="1">
        <w:r w:rsidRPr="00CB7112">
          <w:rPr>
            <w:rStyle w:val="Hyperlink"/>
          </w:rPr>
          <w:t>6.2.8</w:t>
        </w:r>
        <w:r>
          <w:rPr>
            <w:rFonts w:asciiTheme="minorHAnsi" w:eastAsiaTheme="minorEastAsia" w:hAnsiTheme="minorHAnsi" w:cstheme="minorBidi"/>
            <w:iCs w:val="0"/>
            <w:sz w:val="22"/>
            <w:szCs w:val="22"/>
            <w:lang w:bidi="ar-SA"/>
          </w:rPr>
          <w:tab/>
        </w:r>
        <w:r w:rsidRPr="00CB7112">
          <w:rPr>
            <w:rStyle w:val="Hyperlink"/>
          </w:rPr>
          <w:t>Pig Functions</w:t>
        </w:r>
        <w:r>
          <w:rPr>
            <w:webHidden/>
          </w:rPr>
          <w:tab/>
        </w:r>
        <w:r>
          <w:rPr>
            <w:webHidden/>
          </w:rPr>
          <w:fldChar w:fldCharType="begin"/>
        </w:r>
        <w:r>
          <w:rPr>
            <w:webHidden/>
          </w:rPr>
          <w:instrText xml:space="preserve"> PAGEREF _Toc481554759 \h </w:instrText>
        </w:r>
        <w:r>
          <w:rPr>
            <w:webHidden/>
          </w:rPr>
        </w:r>
        <w:r>
          <w:rPr>
            <w:webHidden/>
          </w:rPr>
          <w:fldChar w:fldCharType="separate"/>
        </w:r>
        <w:r>
          <w:rPr>
            <w:webHidden/>
          </w:rPr>
          <w:t>81</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60" w:history="1">
        <w:r w:rsidRPr="00CB7112">
          <w:rPr>
            <w:rStyle w:val="Hyperlink"/>
            <w:noProof/>
          </w:rPr>
          <w:t>Pig UDF</w:t>
        </w:r>
        <w:r>
          <w:rPr>
            <w:noProof/>
            <w:webHidden/>
          </w:rPr>
          <w:tab/>
        </w:r>
        <w:r>
          <w:rPr>
            <w:noProof/>
            <w:webHidden/>
          </w:rPr>
          <w:fldChar w:fldCharType="begin"/>
        </w:r>
        <w:r>
          <w:rPr>
            <w:noProof/>
            <w:webHidden/>
          </w:rPr>
          <w:instrText xml:space="preserve"> PAGEREF _Toc481554760 \h </w:instrText>
        </w:r>
        <w:r>
          <w:rPr>
            <w:noProof/>
            <w:webHidden/>
          </w:rPr>
        </w:r>
        <w:r>
          <w:rPr>
            <w:noProof/>
            <w:webHidden/>
          </w:rPr>
          <w:fldChar w:fldCharType="separate"/>
        </w:r>
        <w:r>
          <w:rPr>
            <w:noProof/>
            <w:webHidden/>
          </w:rPr>
          <w:t>81</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61" w:history="1">
        <w:r w:rsidRPr="00CB7112">
          <w:rPr>
            <w:rStyle w:val="Hyperlink"/>
            <w:rFonts w:cs="Calibri"/>
            <w:noProof/>
          </w:rPr>
          <w:t>6.3</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PIG BOOk</w:t>
        </w:r>
        <w:r>
          <w:rPr>
            <w:noProof/>
            <w:webHidden/>
          </w:rPr>
          <w:tab/>
        </w:r>
        <w:r>
          <w:rPr>
            <w:noProof/>
            <w:webHidden/>
          </w:rPr>
          <w:fldChar w:fldCharType="begin"/>
        </w:r>
        <w:r>
          <w:rPr>
            <w:noProof/>
            <w:webHidden/>
          </w:rPr>
          <w:instrText xml:space="preserve"> PAGEREF _Toc481554761 \h </w:instrText>
        </w:r>
        <w:r>
          <w:rPr>
            <w:noProof/>
            <w:webHidden/>
          </w:rPr>
        </w:r>
        <w:r>
          <w:rPr>
            <w:noProof/>
            <w:webHidden/>
          </w:rPr>
          <w:fldChar w:fldCharType="separate"/>
        </w:r>
        <w:r>
          <w:rPr>
            <w:noProof/>
            <w:webHidden/>
          </w:rPr>
          <w:t>81</w:t>
        </w:r>
        <w:r>
          <w:rPr>
            <w:noProof/>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762" w:history="1">
        <w:r w:rsidRPr="00CB7112">
          <w:rPr>
            <w:rStyle w:val="Hyperlink"/>
            <w:rFonts w:cstheme="minorHAnsi"/>
            <w:noProof/>
          </w:rPr>
          <w:t>7.</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SQOOP</w:t>
        </w:r>
        <w:r>
          <w:rPr>
            <w:noProof/>
            <w:webHidden/>
          </w:rPr>
          <w:tab/>
        </w:r>
        <w:r>
          <w:rPr>
            <w:noProof/>
            <w:webHidden/>
          </w:rPr>
          <w:fldChar w:fldCharType="begin"/>
        </w:r>
        <w:r>
          <w:rPr>
            <w:noProof/>
            <w:webHidden/>
          </w:rPr>
          <w:instrText xml:space="preserve"> PAGEREF _Toc481554762 \h </w:instrText>
        </w:r>
        <w:r>
          <w:rPr>
            <w:noProof/>
            <w:webHidden/>
          </w:rPr>
        </w:r>
        <w:r>
          <w:rPr>
            <w:noProof/>
            <w:webHidden/>
          </w:rPr>
          <w:fldChar w:fldCharType="separate"/>
        </w:r>
        <w:r>
          <w:rPr>
            <w:noProof/>
            <w:webHidden/>
          </w:rPr>
          <w:t>87</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63" w:history="1">
        <w:r w:rsidRPr="00CB7112">
          <w:rPr>
            <w:rStyle w:val="Hyperlink"/>
          </w:rPr>
          <w:t>7.1.1</w:t>
        </w:r>
        <w:r>
          <w:rPr>
            <w:rFonts w:asciiTheme="minorHAnsi" w:eastAsiaTheme="minorEastAsia" w:hAnsiTheme="minorHAnsi" w:cstheme="minorBidi"/>
            <w:iCs w:val="0"/>
            <w:sz w:val="22"/>
            <w:szCs w:val="22"/>
            <w:lang w:bidi="ar-SA"/>
          </w:rPr>
          <w:tab/>
        </w:r>
        <w:r w:rsidRPr="00CB7112">
          <w:rPr>
            <w:rStyle w:val="Hyperlink"/>
          </w:rPr>
          <w:t>Pig Google Cloud Workouts</w:t>
        </w:r>
        <w:r>
          <w:rPr>
            <w:webHidden/>
          </w:rPr>
          <w:tab/>
        </w:r>
        <w:r>
          <w:rPr>
            <w:webHidden/>
          </w:rPr>
          <w:fldChar w:fldCharType="begin"/>
        </w:r>
        <w:r>
          <w:rPr>
            <w:webHidden/>
          </w:rPr>
          <w:instrText xml:space="preserve"> PAGEREF _Toc481554763 \h </w:instrText>
        </w:r>
        <w:r>
          <w:rPr>
            <w:webHidden/>
          </w:rPr>
        </w:r>
        <w:r>
          <w:rPr>
            <w:webHidden/>
          </w:rPr>
          <w:fldChar w:fldCharType="separate"/>
        </w:r>
        <w:r>
          <w:rPr>
            <w:webHidden/>
          </w:rPr>
          <w:t>88</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64" w:history="1">
        <w:r w:rsidRPr="00CB7112">
          <w:rPr>
            <w:rStyle w:val="Hyperlink"/>
            <w:rFonts w:cs="Calibri"/>
            <w:noProof/>
          </w:rPr>
          <w:t>7.2</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Sqoop Concepts</w:t>
        </w:r>
        <w:r>
          <w:rPr>
            <w:noProof/>
            <w:webHidden/>
          </w:rPr>
          <w:tab/>
        </w:r>
        <w:r>
          <w:rPr>
            <w:noProof/>
            <w:webHidden/>
          </w:rPr>
          <w:fldChar w:fldCharType="begin"/>
        </w:r>
        <w:r>
          <w:rPr>
            <w:noProof/>
            <w:webHidden/>
          </w:rPr>
          <w:instrText xml:space="preserve"> PAGEREF _Toc481554764 \h </w:instrText>
        </w:r>
        <w:r>
          <w:rPr>
            <w:noProof/>
            <w:webHidden/>
          </w:rPr>
        </w:r>
        <w:r>
          <w:rPr>
            <w:noProof/>
            <w:webHidden/>
          </w:rPr>
          <w:fldChar w:fldCharType="separate"/>
        </w:r>
        <w:r>
          <w:rPr>
            <w:noProof/>
            <w:webHidden/>
          </w:rPr>
          <w:t>92</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65" w:history="1">
        <w:r w:rsidRPr="00CB7112">
          <w:rPr>
            <w:rStyle w:val="Hyperlink"/>
          </w:rPr>
          <w:t>7.2.1</w:t>
        </w:r>
        <w:r>
          <w:rPr>
            <w:rFonts w:asciiTheme="minorHAnsi" w:eastAsiaTheme="minorEastAsia" w:hAnsiTheme="minorHAnsi" w:cstheme="minorBidi"/>
            <w:iCs w:val="0"/>
            <w:sz w:val="22"/>
            <w:szCs w:val="22"/>
            <w:lang w:bidi="ar-SA"/>
          </w:rPr>
          <w:tab/>
        </w:r>
        <w:r w:rsidRPr="00CB7112">
          <w:rPr>
            <w:rStyle w:val="Hyperlink"/>
          </w:rPr>
          <w:t>Tidbits</w:t>
        </w:r>
        <w:r>
          <w:rPr>
            <w:webHidden/>
          </w:rPr>
          <w:tab/>
        </w:r>
        <w:r>
          <w:rPr>
            <w:webHidden/>
          </w:rPr>
          <w:fldChar w:fldCharType="begin"/>
        </w:r>
        <w:r>
          <w:rPr>
            <w:webHidden/>
          </w:rPr>
          <w:instrText xml:space="preserve"> PAGEREF _Toc481554765 \h </w:instrText>
        </w:r>
        <w:r>
          <w:rPr>
            <w:webHidden/>
          </w:rPr>
        </w:r>
        <w:r>
          <w:rPr>
            <w:webHidden/>
          </w:rPr>
          <w:fldChar w:fldCharType="separate"/>
        </w:r>
        <w:r>
          <w:rPr>
            <w:webHidden/>
          </w:rPr>
          <w:t>93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66" w:history="1">
        <w:r w:rsidRPr="00CB7112">
          <w:rPr>
            <w:rStyle w:val="Hyperlink"/>
          </w:rPr>
          <w:t>7.2.2</w:t>
        </w:r>
        <w:r>
          <w:rPr>
            <w:rFonts w:asciiTheme="minorHAnsi" w:eastAsiaTheme="minorEastAsia" w:hAnsiTheme="minorHAnsi" w:cstheme="minorBidi"/>
            <w:iCs w:val="0"/>
            <w:sz w:val="22"/>
            <w:szCs w:val="22"/>
            <w:lang w:bidi="ar-SA"/>
          </w:rPr>
          <w:tab/>
        </w:r>
        <w:r w:rsidRPr="00CB7112">
          <w:rPr>
            <w:rStyle w:val="Hyperlink"/>
          </w:rPr>
          <w:t>Advantages</w:t>
        </w:r>
        <w:r>
          <w:rPr>
            <w:webHidden/>
          </w:rPr>
          <w:tab/>
        </w:r>
        <w:r>
          <w:rPr>
            <w:webHidden/>
          </w:rPr>
          <w:fldChar w:fldCharType="begin"/>
        </w:r>
        <w:r>
          <w:rPr>
            <w:webHidden/>
          </w:rPr>
          <w:instrText xml:space="preserve"> PAGEREF _Toc481554766 \h </w:instrText>
        </w:r>
        <w:r>
          <w:rPr>
            <w:webHidden/>
          </w:rPr>
        </w:r>
        <w:r>
          <w:rPr>
            <w:webHidden/>
          </w:rPr>
          <w:fldChar w:fldCharType="separate"/>
        </w:r>
        <w:r>
          <w:rPr>
            <w:webHidden/>
          </w:rPr>
          <w:t>94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67" w:history="1">
        <w:r w:rsidRPr="00CB7112">
          <w:rPr>
            <w:rStyle w:val="Hyperlink"/>
          </w:rPr>
          <w:t>7.2.3</w:t>
        </w:r>
        <w:r>
          <w:rPr>
            <w:rFonts w:asciiTheme="minorHAnsi" w:eastAsiaTheme="minorEastAsia" w:hAnsiTheme="minorHAnsi" w:cstheme="minorBidi"/>
            <w:iCs w:val="0"/>
            <w:sz w:val="22"/>
            <w:szCs w:val="22"/>
            <w:lang w:bidi="ar-SA"/>
          </w:rPr>
          <w:tab/>
        </w:r>
        <w:r w:rsidRPr="00CB7112">
          <w:rPr>
            <w:rStyle w:val="Hyperlink"/>
          </w:rPr>
          <w:t>Features of Sqoop</w:t>
        </w:r>
        <w:r>
          <w:rPr>
            <w:webHidden/>
          </w:rPr>
          <w:tab/>
        </w:r>
        <w:r>
          <w:rPr>
            <w:webHidden/>
          </w:rPr>
          <w:fldChar w:fldCharType="begin"/>
        </w:r>
        <w:r>
          <w:rPr>
            <w:webHidden/>
          </w:rPr>
          <w:instrText xml:space="preserve"> PAGEREF _Toc481554767 \h </w:instrText>
        </w:r>
        <w:r>
          <w:rPr>
            <w:webHidden/>
          </w:rPr>
        </w:r>
        <w:r>
          <w:rPr>
            <w:webHidden/>
          </w:rPr>
          <w:fldChar w:fldCharType="separate"/>
        </w:r>
        <w:r>
          <w:rPr>
            <w:webHidden/>
          </w:rPr>
          <w:t>95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68" w:history="1">
        <w:r w:rsidRPr="00CB7112">
          <w:rPr>
            <w:rStyle w:val="Hyperlink"/>
          </w:rPr>
          <w:t>7.2.1</w:t>
        </w:r>
        <w:r>
          <w:rPr>
            <w:rFonts w:asciiTheme="minorHAnsi" w:eastAsiaTheme="minorEastAsia" w:hAnsiTheme="minorHAnsi" w:cstheme="minorBidi"/>
            <w:iCs w:val="0"/>
            <w:sz w:val="22"/>
            <w:szCs w:val="22"/>
            <w:lang w:bidi="ar-SA"/>
          </w:rPr>
          <w:tab/>
        </w:r>
        <w:r w:rsidRPr="00CB7112">
          <w:rPr>
            <w:rStyle w:val="Hyperlink"/>
          </w:rPr>
          <w:t>Sqoop Properties</w:t>
        </w:r>
        <w:r>
          <w:rPr>
            <w:webHidden/>
          </w:rPr>
          <w:tab/>
        </w:r>
        <w:r>
          <w:rPr>
            <w:webHidden/>
          </w:rPr>
          <w:fldChar w:fldCharType="begin"/>
        </w:r>
        <w:r>
          <w:rPr>
            <w:webHidden/>
          </w:rPr>
          <w:instrText xml:space="preserve"> PAGEREF _Toc481554768 \h </w:instrText>
        </w:r>
        <w:r>
          <w:rPr>
            <w:webHidden/>
          </w:rPr>
        </w:r>
        <w:r>
          <w:rPr>
            <w:webHidden/>
          </w:rPr>
          <w:fldChar w:fldCharType="separate"/>
        </w:r>
        <w:r>
          <w:rPr>
            <w:webHidden/>
          </w:rPr>
          <w:t>95</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69" w:history="1">
        <w:r w:rsidRPr="00CB7112">
          <w:rPr>
            <w:rStyle w:val="Hyperlink"/>
            <w:rFonts w:cs="Calibri"/>
            <w:noProof/>
          </w:rPr>
          <w:t>7.3</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Sqoop Import Architecture</w:t>
        </w:r>
        <w:r>
          <w:rPr>
            <w:noProof/>
            <w:webHidden/>
          </w:rPr>
          <w:tab/>
        </w:r>
        <w:r>
          <w:rPr>
            <w:noProof/>
            <w:webHidden/>
          </w:rPr>
          <w:fldChar w:fldCharType="begin"/>
        </w:r>
        <w:r>
          <w:rPr>
            <w:noProof/>
            <w:webHidden/>
          </w:rPr>
          <w:instrText xml:space="preserve"> PAGEREF _Toc481554769 \h </w:instrText>
        </w:r>
        <w:r>
          <w:rPr>
            <w:noProof/>
            <w:webHidden/>
          </w:rPr>
        </w:r>
        <w:r>
          <w:rPr>
            <w:noProof/>
            <w:webHidden/>
          </w:rPr>
          <w:fldChar w:fldCharType="separate"/>
        </w:r>
        <w:r>
          <w:rPr>
            <w:noProof/>
            <w:webHidden/>
          </w:rPr>
          <w:t>96</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0" w:history="1">
        <w:r w:rsidRPr="00CB7112">
          <w:rPr>
            <w:rStyle w:val="Hyperlink"/>
          </w:rPr>
          <w:t>7.3.1</w:t>
        </w:r>
        <w:r>
          <w:rPr>
            <w:rFonts w:asciiTheme="minorHAnsi" w:eastAsiaTheme="minorEastAsia" w:hAnsiTheme="minorHAnsi" w:cstheme="minorBidi"/>
            <w:iCs w:val="0"/>
            <w:sz w:val="22"/>
            <w:szCs w:val="22"/>
            <w:lang w:bidi="ar-SA"/>
          </w:rPr>
          <w:tab/>
        </w:r>
        <w:r w:rsidRPr="00CB7112">
          <w:rPr>
            <w:rStyle w:val="Hyperlink"/>
          </w:rPr>
          <w:t>Sqoop Import – Vz Learn</w:t>
        </w:r>
        <w:r>
          <w:rPr>
            <w:webHidden/>
          </w:rPr>
          <w:tab/>
        </w:r>
        <w:r>
          <w:rPr>
            <w:webHidden/>
          </w:rPr>
          <w:fldChar w:fldCharType="begin"/>
        </w:r>
        <w:r>
          <w:rPr>
            <w:webHidden/>
          </w:rPr>
          <w:instrText xml:space="preserve"> PAGEREF _Toc481554770 \h </w:instrText>
        </w:r>
        <w:r>
          <w:rPr>
            <w:webHidden/>
          </w:rPr>
        </w:r>
        <w:r>
          <w:rPr>
            <w:webHidden/>
          </w:rPr>
          <w:fldChar w:fldCharType="separate"/>
        </w:r>
        <w:r>
          <w:rPr>
            <w:webHidden/>
          </w:rPr>
          <w:t>96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1" w:history="1">
        <w:r w:rsidRPr="00CB7112">
          <w:rPr>
            <w:rStyle w:val="Hyperlink"/>
          </w:rPr>
          <w:t>7.3.2</w:t>
        </w:r>
        <w:r>
          <w:rPr>
            <w:rFonts w:asciiTheme="minorHAnsi" w:eastAsiaTheme="minorEastAsia" w:hAnsiTheme="minorHAnsi" w:cstheme="minorBidi"/>
            <w:iCs w:val="0"/>
            <w:sz w:val="22"/>
            <w:szCs w:val="22"/>
            <w:lang w:bidi="ar-SA"/>
          </w:rPr>
          <w:tab/>
        </w:r>
        <w:r w:rsidRPr="00CB7112">
          <w:rPr>
            <w:rStyle w:val="Hyperlink"/>
          </w:rPr>
          <w:t>readFIELDS() &amp; write() Methods</w:t>
        </w:r>
        <w:r>
          <w:rPr>
            <w:webHidden/>
          </w:rPr>
          <w:tab/>
        </w:r>
        <w:r>
          <w:rPr>
            <w:webHidden/>
          </w:rPr>
          <w:fldChar w:fldCharType="begin"/>
        </w:r>
        <w:r>
          <w:rPr>
            <w:webHidden/>
          </w:rPr>
          <w:instrText xml:space="preserve"> PAGEREF _Toc481554771 \h </w:instrText>
        </w:r>
        <w:r>
          <w:rPr>
            <w:webHidden/>
          </w:rPr>
        </w:r>
        <w:r>
          <w:rPr>
            <w:webHidden/>
          </w:rPr>
          <w:fldChar w:fldCharType="separate"/>
        </w:r>
        <w:r>
          <w:rPr>
            <w:webHidden/>
          </w:rPr>
          <w:t>97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2" w:history="1">
        <w:r w:rsidRPr="00CB7112">
          <w:rPr>
            <w:rStyle w:val="Hyperlink"/>
          </w:rPr>
          <w:t>7.3.3</w:t>
        </w:r>
        <w:r>
          <w:rPr>
            <w:rFonts w:asciiTheme="minorHAnsi" w:eastAsiaTheme="minorEastAsia" w:hAnsiTheme="minorHAnsi" w:cstheme="minorBidi"/>
            <w:iCs w:val="0"/>
            <w:sz w:val="22"/>
            <w:szCs w:val="22"/>
            <w:lang w:bidi="ar-SA"/>
          </w:rPr>
          <w:tab/>
        </w:r>
        <w:r w:rsidRPr="00CB7112">
          <w:rPr>
            <w:rStyle w:val="Hyperlink"/>
          </w:rPr>
          <w:t>Splitting Column</w:t>
        </w:r>
        <w:r>
          <w:rPr>
            <w:webHidden/>
          </w:rPr>
          <w:tab/>
        </w:r>
        <w:r>
          <w:rPr>
            <w:webHidden/>
          </w:rPr>
          <w:fldChar w:fldCharType="begin"/>
        </w:r>
        <w:r>
          <w:rPr>
            <w:webHidden/>
          </w:rPr>
          <w:instrText xml:space="preserve"> PAGEREF _Toc481554772 \h </w:instrText>
        </w:r>
        <w:r>
          <w:rPr>
            <w:webHidden/>
          </w:rPr>
        </w:r>
        <w:r>
          <w:rPr>
            <w:webHidden/>
          </w:rPr>
          <w:fldChar w:fldCharType="separate"/>
        </w:r>
        <w:r>
          <w:rPr>
            <w:webHidden/>
          </w:rPr>
          <w:t>98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3" w:history="1">
        <w:r w:rsidRPr="00CB7112">
          <w:rPr>
            <w:rStyle w:val="Hyperlink"/>
          </w:rPr>
          <w:t>7.3.4</w:t>
        </w:r>
        <w:r>
          <w:rPr>
            <w:rFonts w:asciiTheme="minorHAnsi" w:eastAsiaTheme="minorEastAsia" w:hAnsiTheme="minorHAnsi" w:cstheme="minorBidi"/>
            <w:iCs w:val="0"/>
            <w:sz w:val="22"/>
            <w:szCs w:val="22"/>
            <w:lang w:bidi="ar-SA"/>
          </w:rPr>
          <w:tab/>
        </w:r>
        <w:r w:rsidRPr="00CB7112">
          <w:rPr>
            <w:rStyle w:val="Hyperlink"/>
          </w:rPr>
          <w:t>Text and Binary File Formats</w:t>
        </w:r>
        <w:r>
          <w:rPr>
            <w:webHidden/>
          </w:rPr>
          <w:tab/>
        </w:r>
        <w:r>
          <w:rPr>
            <w:webHidden/>
          </w:rPr>
          <w:fldChar w:fldCharType="begin"/>
        </w:r>
        <w:r>
          <w:rPr>
            <w:webHidden/>
          </w:rPr>
          <w:instrText xml:space="preserve"> PAGEREF _Toc481554773 \h </w:instrText>
        </w:r>
        <w:r>
          <w:rPr>
            <w:webHidden/>
          </w:rPr>
        </w:r>
        <w:r>
          <w:rPr>
            <w:webHidden/>
          </w:rPr>
          <w:fldChar w:fldCharType="separate"/>
        </w:r>
        <w:r>
          <w:rPr>
            <w:webHidden/>
          </w:rPr>
          <w:t>98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4" w:history="1">
        <w:r w:rsidRPr="00CB7112">
          <w:rPr>
            <w:rStyle w:val="Hyperlink"/>
          </w:rPr>
          <w:t>7.3.5</w:t>
        </w:r>
        <w:r>
          <w:rPr>
            <w:rFonts w:asciiTheme="minorHAnsi" w:eastAsiaTheme="minorEastAsia" w:hAnsiTheme="minorHAnsi" w:cstheme="minorBidi"/>
            <w:iCs w:val="0"/>
            <w:sz w:val="22"/>
            <w:szCs w:val="22"/>
            <w:lang w:bidi="ar-SA"/>
          </w:rPr>
          <w:tab/>
        </w:r>
        <w:r w:rsidRPr="00CB7112">
          <w:rPr>
            <w:rStyle w:val="Hyperlink"/>
          </w:rPr>
          <w:t>Controlling the Import</w:t>
        </w:r>
        <w:r>
          <w:rPr>
            <w:webHidden/>
          </w:rPr>
          <w:tab/>
        </w:r>
        <w:r>
          <w:rPr>
            <w:webHidden/>
          </w:rPr>
          <w:fldChar w:fldCharType="begin"/>
        </w:r>
        <w:r>
          <w:rPr>
            <w:webHidden/>
          </w:rPr>
          <w:instrText xml:space="preserve"> PAGEREF _Toc481554774 \h </w:instrText>
        </w:r>
        <w:r>
          <w:rPr>
            <w:webHidden/>
          </w:rPr>
        </w:r>
        <w:r>
          <w:rPr>
            <w:webHidden/>
          </w:rPr>
          <w:fldChar w:fldCharType="separate"/>
        </w:r>
        <w:r>
          <w:rPr>
            <w:webHidden/>
          </w:rPr>
          <w:t>99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5" w:history="1">
        <w:r w:rsidRPr="00CB7112">
          <w:rPr>
            <w:rStyle w:val="Hyperlink"/>
          </w:rPr>
          <w:t>7.3.6</w:t>
        </w:r>
        <w:r>
          <w:rPr>
            <w:rFonts w:asciiTheme="minorHAnsi" w:eastAsiaTheme="minorEastAsia" w:hAnsiTheme="minorHAnsi" w:cstheme="minorBidi"/>
            <w:iCs w:val="0"/>
            <w:sz w:val="22"/>
            <w:szCs w:val="22"/>
            <w:lang w:bidi="ar-SA"/>
          </w:rPr>
          <w:tab/>
        </w:r>
        <w:r w:rsidRPr="00CB7112">
          <w:rPr>
            <w:rStyle w:val="Hyperlink"/>
          </w:rPr>
          <w:t>Imports and Consistency</w:t>
        </w:r>
        <w:r>
          <w:rPr>
            <w:webHidden/>
          </w:rPr>
          <w:tab/>
        </w:r>
        <w:r>
          <w:rPr>
            <w:webHidden/>
          </w:rPr>
          <w:fldChar w:fldCharType="begin"/>
        </w:r>
        <w:r>
          <w:rPr>
            <w:webHidden/>
          </w:rPr>
          <w:instrText xml:space="preserve"> PAGEREF _Toc481554775 \h </w:instrText>
        </w:r>
        <w:r>
          <w:rPr>
            <w:webHidden/>
          </w:rPr>
        </w:r>
        <w:r>
          <w:rPr>
            <w:webHidden/>
          </w:rPr>
          <w:fldChar w:fldCharType="separate"/>
        </w:r>
        <w:r>
          <w:rPr>
            <w:webHidden/>
          </w:rPr>
          <w:t>99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6" w:history="1">
        <w:r w:rsidRPr="00CB7112">
          <w:rPr>
            <w:rStyle w:val="Hyperlink"/>
          </w:rPr>
          <w:t>7.3.7</w:t>
        </w:r>
        <w:r>
          <w:rPr>
            <w:rFonts w:asciiTheme="minorHAnsi" w:eastAsiaTheme="minorEastAsia" w:hAnsiTheme="minorHAnsi" w:cstheme="minorBidi"/>
            <w:iCs w:val="0"/>
            <w:sz w:val="22"/>
            <w:szCs w:val="22"/>
            <w:lang w:bidi="ar-SA"/>
          </w:rPr>
          <w:tab/>
        </w:r>
        <w:r w:rsidRPr="00CB7112">
          <w:rPr>
            <w:rStyle w:val="Hyperlink"/>
          </w:rPr>
          <w:t>Incremental Imports</w:t>
        </w:r>
        <w:r>
          <w:rPr>
            <w:webHidden/>
          </w:rPr>
          <w:tab/>
        </w:r>
        <w:r>
          <w:rPr>
            <w:webHidden/>
          </w:rPr>
          <w:fldChar w:fldCharType="begin"/>
        </w:r>
        <w:r>
          <w:rPr>
            <w:webHidden/>
          </w:rPr>
          <w:instrText xml:space="preserve"> PAGEREF _Toc481554776 \h </w:instrText>
        </w:r>
        <w:r>
          <w:rPr>
            <w:webHidden/>
          </w:rPr>
        </w:r>
        <w:r>
          <w:rPr>
            <w:webHidden/>
          </w:rPr>
          <w:fldChar w:fldCharType="separate"/>
        </w:r>
        <w:r>
          <w:rPr>
            <w:webHidden/>
          </w:rPr>
          <w:t>99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7" w:history="1">
        <w:r w:rsidRPr="00CB7112">
          <w:rPr>
            <w:rStyle w:val="Hyperlink"/>
          </w:rPr>
          <w:t>7.3.8</w:t>
        </w:r>
        <w:r>
          <w:rPr>
            <w:rFonts w:asciiTheme="minorHAnsi" w:eastAsiaTheme="minorEastAsia" w:hAnsiTheme="minorHAnsi" w:cstheme="minorBidi"/>
            <w:iCs w:val="0"/>
            <w:sz w:val="22"/>
            <w:szCs w:val="22"/>
            <w:lang w:bidi="ar-SA"/>
          </w:rPr>
          <w:tab/>
        </w:r>
        <w:r w:rsidRPr="00CB7112">
          <w:rPr>
            <w:rStyle w:val="Hyperlink"/>
          </w:rPr>
          <w:t>Direct Mode Import</w:t>
        </w:r>
        <w:r>
          <w:rPr>
            <w:webHidden/>
          </w:rPr>
          <w:tab/>
        </w:r>
        <w:r>
          <w:rPr>
            <w:webHidden/>
          </w:rPr>
          <w:fldChar w:fldCharType="begin"/>
        </w:r>
        <w:r>
          <w:rPr>
            <w:webHidden/>
          </w:rPr>
          <w:instrText xml:space="preserve"> PAGEREF _Toc481554777 \h </w:instrText>
        </w:r>
        <w:r>
          <w:rPr>
            <w:webHidden/>
          </w:rPr>
        </w:r>
        <w:r>
          <w:rPr>
            <w:webHidden/>
          </w:rPr>
          <w:fldChar w:fldCharType="separate"/>
        </w:r>
        <w:r>
          <w:rPr>
            <w:webHidden/>
          </w:rPr>
          <w:t>99</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78" w:history="1">
        <w:r w:rsidRPr="00CB7112">
          <w:rPr>
            <w:rStyle w:val="Hyperlink"/>
            <w:rFonts w:cs="Calibri"/>
            <w:noProof/>
          </w:rPr>
          <w:t>7.4</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Sqoop Export Architecture</w:t>
        </w:r>
        <w:r>
          <w:rPr>
            <w:noProof/>
            <w:webHidden/>
          </w:rPr>
          <w:tab/>
        </w:r>
        <w:r>
          <w:rPr>
            <w:noProof/>
            <w:webHidden/>
          </w:rPr>
          <w:fldChar w:fldCharType="begin"/>
        </w:r>
        <w:r>
          <w:rPr>
            <w:noProof/>
            <w:webHidden/>
          </w:rPr>
          <w:instrText xml:space="preserve"> PAGEREF _Toc481554778 \h </w:instrText>
        </w:r>
        <w:r>
          <w:rPr>
            <w:noProof/>
            <w:webHidden/>
          </w:rPr>
        </w:r>
        <w:r>
          <w:rPr>
            <w:noProof/>
            <w:webHidden/>
          </w:rPr>
          <w:fldChar w:fldCharType="separate"/>
        </w:r>
        <w:r>
          <w:rPr>
            <w:noProof/>
            <w:webHidden/>
          </w:rPr>
          <w:t>100</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79" w:history="1">
        <w:r w:rsidRPr="00CB7112">
          <w:rPr>
            <w:rStyle w:val="Hyperlink"/>
          </w:rPr>
          <w:t>7.4.1</w:t>
        </w:r>
        <w:r>
          <w:rPr>
            <w:rFonts w:asciiTheme="minorHAnsi" w:eastAsiaTheme="minorEastAsia" w:hAnsiTheme="minorHAnsi" w:cstheme="minorBidi"/>
            <w:iCs w:val="0"/>
            <w:sz w:val="22"/>
            <w:szCs w:val="22"/>
            <w:lang w:bidi="ar-SA"/>
          </w:rPr>
          <w:tab/>
        </w:r>
        <w:r w:rsidRPr="00CB7112">
          <w:rPr>
            <w:rStyle w:val="Hyperlink"/>
          </w:rPr>
          <w:t>Export VZ learn</w:t>
        </w:r>
        <w:r>
          <w:rPr>
            <w:webHidden/>
          </w:rPr>
          <w:tab/>
        </w:r>
        <w:r>
          <w:rPr>
            <w:webHidden/>
          </w:rPr>
          <w:fldChar w:fldCharType="begin"/>
        </w:r>
        <w:r>
          <w:rPr>
            <w:webHidden/>
          </w:rPr>
          <w:instrText xml:space="preserve"> PAGEREF _Toc481554779 \h </w:instrText>
        </w:r>
        <w:r>
          <w:rPr>
            <w:webHidden/>
          </w:rPr>
        </w:r>
        <w:r>
          <w:rPr>
            <w:webHidden/>
          </w:rPr>
          <w:fldChar w:fldCharType="separate"/>
        </w:r>
        <w:r>
          <w:rPr>
            <w:webHidden/>
          </w:rPr>
          <w:t>100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0" w:history="1">
        <w:r w:rsidRPr="00CB7112">
          <w:rPr>
            <w:rStyle w:val="Hyperlink"/>
          </w:rPr>
          <w:t>7.4.2</w:t>
        </w:r>
        <w:r>
          <w:rPr>
            <w:rFonts w:asciiTheme="minorHAnsi" w:eastAsiaTheme="minorEastAsia" w:hAnsiTheme="minorHAnsi" w:cstheme="minorBidi"/>
            <w:iCs w:val="0"/>
            <w:sz w:val="22"/>
            <w:szCs w:val="22"/>
            <w:lang w:bidi="ar-SA"/>
          </w:rPr>
          <w:tab/>
        </w:r>
        <w:r w:rsidRPr="00CB7112">
          <w:rPr>
            <w:rStyle w:val="Hyperlink"/>
          </w:rPr>
          <w:t>Import/Export into HBase VZ learn</w:t>
        </w:r>
        <w:r>
          <w:rPr>
            <w:webHidden/>
          </w:rPr>
          <w:tab/>
        </w:r>
        <w:r>
          <w:rPr>
            <w:webHidden/>
          </w:rPr>
          <w:fldChar w:fldCharType="begin"/>
        </w:r>
        <w:r>
          <w:rPr>
            <w:webHidden/>
          </w:rPr>
          <w:instrText xml:space="preserve"> PAGEREF _Toc481554780 \h </w:instrText>
        </w:r>
        <w:r>
          <w:rPr>
            <w:webHidden/>
          </w:rPr>
        </w:r>
        <w:r>
          <w:rPr>
            <w:webHidden/>
          </w:rPr>
          <w:fldChar w:fldCharType="separate"/>
        </w:r>
        <w:r>
          <w:rPr>
            <w:webHidden/>
          </w:rPr>
          <w:t>100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1" w:history="1">
        <w:r w:rsidRPr="00CB7112">
          <w:rPr>
            <w:rStyle w:val="Hyperlink"/>
          </w:rPr>
          <w:t>7.4.3</w:t>
        </w:r>
        <w:r>
          <w:rPr>
            <w:rFonts w:asciiTheme="minorHAnsi" w:eastAsiaTheme="minorEastAsia" w:hAnsiTheme="minorHAnsi" w:cstheme="minorBidi"/>
            <w:iCs w:val="0"/>
            <w:sz w:val="22"/>
            <w:szCs w:val="22"/>
            <w:lang w:bidi="ar-SA"/>
          </w:rPr>
          <w:tab/>
        </w:r>
        <w:r w:rsidRPr="00CB7112">
          <w:rPr>
            <w:rStyle w:val="Hyperlink"/>
          </w:rPr>
          <w:t>Sqoop CLI error Log-- VZ learn</w:t>
        </w:r>
        <w:r>
          <w:rPr>
            <w:webHidden/>
          </w:rPr>
          <w:tab/>
        </w:r>
        <w:r>
          <w:rPr>
            <w:webHidden/>
          </w:rPr>
          <w:fldChar w:fldCharType="begin"/>
        </w:r>
        <w:r>
          <w:rPr>
            <w:webHidden/>
          </w:rPr>
          <w:instrText xml:space="preserve"> PAGEREF _Toc481554781 \h </w:instrText>
        </w:r>
        <w:r>
          <w:rPr>
            <w:webHidden/>
          </w:rPr>
        </w:r>
        <w:r>
          <w:rPr>
            <w:webHidden/>
          </w:rPr>
          <w:fldChar w:fldCharType="separate"/>
        </w:r>
        <w:r>
          <w:rPr>
            <w:webHidden/>
          </w:rPr>
          <w:t>101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2" w:history="1">
        <w:r w:rsidRPr="00CB7112">
          <w:rPr>
            <w:rStyle w:val="Hyperlink"/>
          </w:rPr>
          <w:t>7.4.4</w:t>
        </w:r>
        <w:r>
          <w:rPr>
            <w:rFonts w:asciiTheme="minorHAnsi" w:eastAsiaTheme="minorEastAsia" w:hAnsiTheme="minorHAnsi" w:cstheme="minorBidi"/>
            <w:iCs w:val="0"/>
            <w:sz w:val="22"/>
            <w:szCs w:val="22"/>
            <w:lang w:bidi="ar-SA"/>
          </w:rPr>
          <w:tab/>
        </w:r>
        <w:r w:rsidRPr="00CB7112">
          <w:rPr>
            <w:rStyle w:val="Hyperlink"/>
          </w:rPr>
          <w:t>Export Architecture</w:t>
        </w:r>
        <w:r>
          <w:rPr>
            <w:webHidden/>
          </w:rPr>
          <w:tab/>
        </w:r>
        <w:r>
          <w:rPr>
            <w:webHidden/>
          </w:rPr>
          <w:fldChar w:fldCharType="begin"/>
        </w:r>
        <w:r>
          <w:rPr>
            <w:webHidden/>
          </w:rPr>
          <w:instrText xml:space="preserve"> PAGEREF _Toc481554782 \h </w:instrText>
        </w:r>
        <w:r>
          <w:rPr>
            <w:webHidden/>
          </w:rPr>
        </w:r>
        <w:r>
          <w:rPr>
            <w:webHidden/>
          </w:rPr>
          <w:fldChar w:fldCharType="separate"/>
        </w:r>
        <w:r>
          <w:rPr>
            <w:webHidden/>
          </w:rPr>
          <w:t>101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3" w:history="1">
        <w:r w:rsidRPr="00CB7112">
          <w:rPr>
            <w:rStyle w:val="Hyperlink"/>
          </w:rPr>
          <w:t>7.4.5</w:t>
        </w:r>
        <w:r>
          <w:rPr>
            <w:rFonts w:asciiTheme="minorHAnsi" w:eastAsiaTheme="minorEastAsia" w:hAnsiTheme="minorHAnsi" w:cstheme="minorBidi"/>
            <w:iCs w:val="0"/>
            <w:sz w:val="22"/>
            <w:szCs w:val="22"/>
            <w:lang w:bidi="ar-SA"/>
          </w:rPr>
          <w:tab/>
        </w:r>
        <w:r w:rsidRPr="00CB7112">
          <w:rPr>
            <w:rStyle w:val="Hyperlink"/>
          </w:rPr>
          <w:t>Export and Transactionality</w:t>
        </w:r>
        <w:r>
          <w:rPr>
            <w:webHidden/>
          </w:rPr>
          <w:tab/>
        </w:r>
        <w:r>
          <w:rPr>
            <w:webHidden/>
          </w:rPr>
          <w:fldChar w:fldCharType="begin"/>
        </w:r>
        <w:r>
          <w:rPr>
            <w:webHidden/>
          </w:rPr>
          <w:instrText xml:space="preserve"> PAGEREF _Toc481554783 \h </w:instrText>
        </w:r>
        <w:r>
          <w:rPr>
            <w:webHidden/>
          </w:rPr>
        </w:r>
        <w:r>
          <w:rPr>
            <w:webHidden/>
          </w:rPr>
          <w:fldChar w:fldCharType="separate"/>
        </w:r>
        <w:r>
          <w:rPr>
            <w:webHidden/>
          </w:rPr>
          <w:t>102</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84" w:history="1">
        <w:r w:rsidRPr="00CB7112">
          <w:rPr>
            <w:rStyle w:val="Hyperlink"/>
            <w:rFonts w:cs="Calibri"/>
            <w:noProof/>
          </w:rPr>
          <w:t>7.5</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Sqoop Best PRactices and PErformance Tunning</w:t>
        </w:r>
        <w:r>
          <w:rPr>
            <w:noProof/>
            <w:webHidden/>
          </w:rPr>
          <w:tab/>
        </w:r>
        <w:r>
          <w:rPr>
            <w:noProof/>
            <w:webHidden/>
          </w:rPr>
          <w:fldChar w:fldCharType="begin"/>
        </w:r>
        <w:r>
          <w:rPr>
            <w:noProof/>
            <w:webHidden/>
          </w:rPr>
          <w:instrText xml:space="preserve"> PAGEREF _Toc481554784 \h </w:instrText>
        </w:r>
        <w:r>
          <w:rPr>
            <w:noProof/>
            <w:webHidden/>
          </w:rPr>
        </w:r>
        <w:r>
          <w:rPr>
            <w:noProof/>
            <w:webHidden/>
          </w:rPr>
          <w:fldChar w:fldCharType="separate"/>
        </w:r>
        <w:r>
          <w:rPr>
            <w:noProof/>
            <w:webHidden/>
          </w:rPr>
          <w:t>102</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5" w:history="1">
        <w:r w:rsidRPr="00CB7112">
          <w:rPr>
            <w:rStyle w:val="Hyperlink"/>
          </w:rPr>
          <w:t>7.5.1</w:t>
        </w:r>
        <w:r>
          <w:rPr>
            <w:rFonts w:asciiTheme="minorHAnsi" w:eastAsiaTheme="minorEastAsia" w:hAnsiTheme="minorHAnsi" w:cstheme="minorBidi"/>
            <w:iCs w:val="0"/>
            <w:sz w:val="22"/>
            <w:szCs w:val="22"/>
            <w:lang w:bidi="ar-SA"/>
          </w:rPr>
          <w:tab/>
        </w:r>
        <w:r w:rsidRPr="00CB7112">
          <w:rPr>
            <w:rStyle w:val="Hyperlink"/>
          </w:rPr>
          <w:t>Import- Definite Number of Mappers</w:t>
        </w:r>
        <w:r>
          <w:rPr>
            <w:webHidden/>
          </w:rPr>
          <w:tab/>
        </w:r>
        <w:r>
          <w:rPr>
            <w:webHidden/>
          </w:rPr>
          <w:fldChar w:fldCharType="begin"/>
        </w:r>
        <w:r>
          <w:rPr>
            <w:webHidden/>
          </w:rPr>
          <w:instrText xml:space="preserve"> PAGEREF _Toc481554785 \h </w:instrText>
        </w:r>
        <w:r>
          <w:rPr>
            <w:webHidden/>
          </w:rPr>
        </w:r>
        <w:r>
          <w:rPr>
            <w:webHidden/>
          </w:rPr>
          <w:fldChar w:fldCharType="separate"/>
        </w:r>
        <w:r>
          <w:rPr>
            <w:webHidden/>
          </w:rPr>
          <w:t>102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6" w:history="1">
        <w:r w:rsidRPr="00CB7112">
          <w:rPr>
            <w:rStyle w:val="Hyperlink"/>
          </w:rPr>
          <w:t>7.5.2</w:t>
        </w:r>
        <w:r>
          <w:rPr>
            <w:rFonts w:asciiTheme="minorHAnsi" w:eastAsiaTheme="minorEastAsia" w:hAnsiTheme="minorHAnsi" w:cstheme="minorBidi"/>
            <w:iCs w:val="0"/>
            <w:sz w:val="22"/>
            <w:szCs w:val="22"/>
            <w:lang w:bidi="ar-SA"/>
          </w:rPr>
          <w:tab/>
        </w:r>
        <w:r w:rsidRPr="00CB7112">
          <w:rPr>
            <w:rStyle w:val="Hyperlink"/>
          </w:rPr>
          <w:t>Import - USe Direct Mode Where Ever Possible</w:t>
        </w:r>
        <w:r>
          <w:rPr>
            <w:webHidden/>
          </w:rPr>
          <w:tab/>
        </w:r>
        <w:r>
          <w:rPr>
            <w:webHidden/>
          </w:rPr>
          <w:fldChar w:fldCharType="begin"/>
        </w:r>
        <w:r>
          <w:rPr>
            <w:webHidden/>
          </w:rPr>
          <w:instrText xml:space="preserve"> PAGEREF _Toc481554786 \h </w:instrText>
        </w:r>
        <w:r>
          <w:rPr>
            <w:webHidden/>
          </w:rPr>
        </w:r>
        <w:r>
          <w:rPr>
            <w:webHidden/>
          </w:rPr>
          <w:fldChar w:fldCharType="separate"/>
        </w:r>
        <w:r>
          <w:rPr>
            <w:webHidden/>
          </w:rPr>
          <w:t>103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7" w:history="1">
        <w:r w:rsidRPr="00CB7112">
          <w:rPr>
            <w:rStyle w:val="Hyperlink"/>
          </w:rPr>
          <w:t>7.5.3</w:t>
        </w:r>
        <w:r>
          <w:rPr>
            <w:rFonts w:asciiTheme="minorHAnsi" w:eastAsiaTheme="minorEastAsia" w:hAnsiTheme="minorHAnsi" w:cstheme="minorBidi"/>
            <w:iCs w:val="0"/>
            <w:sz w:val="22"/>
            <w:szCs w:val="22"/>
            <w:lang w:bidi="ar-SA"/>
          </w:rPr>
          <w:tab/>
        </w:r>
        <w:r w:rsidRPr="00CB7112">
          <w:rPr>
            <w:rStyle w:val="Hyperlink"/>
          </w:rPr>
          <w:t>Import - Splitting Data / Boundry Query</w:t>
        </w:r>
        <w:r>
          <w:rPr>
            <w:webHidden/>
          </w:rPr>
          <w:tab/>
        </w:r>
        <w:r>
          <w:rPr>
            <w:webHidden/>
          </w:rPr>
          <w:fldChar w:fldCharType="begin"/>
        </w:r>
        <w:r>
          <w:rPr>
            <w:webHidden/>
          </w:rPr>
          <w:instrText xml:space="preserve"> PAGEREF _Toc481554787 \h </w:instrText>
        </w:r>
        <w:r>
          <w:rPr>
            <w:webHidden/>
          </w:rPr>
        </w:r>
        <w:r>
          <w:rPr>
            <w:webHidden/>
          </w:rPr>
          <w:fldChar w:fldCharType="separate"/>
        </w:r>
        <w:r>
          <w:rPr>
            <w:webHidden/>
          </w:rPr>
          <w:t>104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8" w:history="1">
        <w:r w:rsidRPr="00CB7112">
          <w:rPr>
            <w:rStyle w:val="Hyperlink"/>
          </w:rPr>
          <w:t>7.5.4</w:t>
        </w:r>
        <w:r>
          <w:rPr>
            <w:rFonts w:asciiTheme="minorHAnsi" w:eastAsiaTheme="minorEastAsia" w:hAnsiTheme="minorHAnsi" w:cstheme="minorBidi"/>
            <w:iCs w:val="0"/>
            <w:sz w:val="22"/>
            <w:szCs w:val="22"/>
            <w:lang w:bidi="ar-SA"/>
          </w:rPr>
          <w:tab/>
        </w:r>
        <w:r w:rsidRPr="00CB7112">
          <w:rPr>
            <w:rStyle w:val="Hyperlink"/>
          </w:rPr>
          <w:t>Import - Using $CONDITIONS</w:t>
        </w:r>
        <w:r>
          <w:rPr>
            <w:webHidden/>
          </w:rPr>
          <w:tab/>
        </w:r>
        <w:r>
          <w:rPr>
            <w:webHidden/>
          </w:rPr>
          <w:fldChar w:fldCharType="begin"/>
        </w:r>
        <w:r>
          <w:rPr>
            <w:webHidden/>
          </w:rPr>
          <w:instrText xml:space="preserve"> PAGEREF _Toc481554788 \h </w:instrText>
        </w:r>
        <w:r>
          <w:rPr>
            <w:webHidden/>
          </w:rPr>
        </w:r>
        <w:r>
          <w:rPr>
            <w:webHidden/>
          </w:rPr>
          <w:fldChar w:fldCharType="separate"/>
        </w:r>
        <w:r>
          <w:rPr>
            <w:webHidden/>
          </w:rPr>
          <w:t>104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89" w:history="1">
        <w:r w:rsidRPr="00CB7112">
          <w:rPr>
            <w:rStyle w:val="Hyperlink"/>
          </w:rPr>
          <w:t>7.5.5</w:t>
        </w:r>
        <w:r>
          <w:rPr>
            <w:rFonts w:asciiTheme="minorHAnsi" w:eastAsiaTheme="minorEastAsia" w:hAnsiTheme="minorHAnsi" w:cstheme="minorBidi"/>
            <w:iCs w:val="0"/>
            <w:sz w:val="22"/>
            <w:szCs w:val="22"/>
            <w:lang w:bidi="ar-SA"/>
          </w:rPr>
          <w:tab/>
        </w:r>
        <w:r w:rsidRPr="00CB7112">
          <w:rPr>
            <w:rStyle w:val="Hyperlink"/>
          </w:rPr>
          <w:t>Export- BATCH Mode</w:t>
        </w:r>
        <w:r>
          <w:rPr>
            <w:webHidden/>
          </w:rPr>
          <w:tab/>
        </w:r>
        <w:r>
          <w:rPr>
            <w:webHidden/>
          </w:rPr>
          <w:fldChar w:fldCharType="begin"/>
        </w:r>
        <w:r>
          <w:rPr>
            <w:webHidden/>
          </w:rPr>
          <w:instrText xml:space="preserve"> PAGEREF _Toc481554789 \h </w:instrText>
        </w:r>
        <w:r>
          <w:rPr>
            <w:webHidden/>
          </w:rPr>
        </w:r>
        <w:r>
          <w:rPr>
            <w:webHidden/>
          </w:rPr>
          <w:fldChar w:fldCharType="separate"/>
        </w:r>
        <w:r>
          <w:rPr>
            <w:webHidden/>
          </w:rPr>
          <w:t>104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0" w:history="1">
        <w:r w:rsidRPr="00CB7112">
          <w:rPr>
            <w:rStyle w:val="Hyperlink"/>
          </w:rPr>
          <w:t>7.5.6</w:t>
        </w:r>
        <w:r>
          <w:rPr>
            <w:rFonts w:asciiTheme="minorHAnsi" w:eastAsiaTheme="minorEastAsia" w:hAnsiTheme="minorHAnsi" w:cstheme="minorBidi"/>
            <w:iCs w:val="0"/>
            <w:sz w:val="22"/>
            <w:szCs w:val="22"/>
            <w:lang w:bidi="ar-SA"/>
          </w:rPr>
          <w:tab/>
        </w:r>
        <w:r w:rsidRPr="00CB7112">
          <w:rPr>
            <w:rStyle w:val="Hyperlink"/>
          </w:rPr>
          <w:t>Export- Specify Number of Records to Export</w:t>
        </w:r>
        <w:r>
          <w:rPr>
            <w:webHidden/>
          </w:rPr>
          <w:tab/>
        </w:r>
        <w:r>
          <w:rPr>
            <w:webHidden/>
          </w:rPr>
          <w:fldChar w:fldCharType="begin"/>
        </w:r>
        <w:r>
          <w:rPr>
            <w:webHidden/>
          </w:rPr>
          <w:instrText xml:space="preserve"> PAGEREF _Toc481554790 \h </w:instrText>
        </w:r>
        <w:r>
          <w:rPr>
            <w:webHidden/>
          </w:rPr>
        </w:r>
        <w:r>
          <w:rPr>
            <w:webHidden/>
          </w:rPr>
          <w:fldChar w:fldCharType="separate"/>
        </w:r>
        <w:r>
          <w:rPr>
            <w:webHidden/>
          </w:rPr>
          <w:t>105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1" w:history="1">
        <w:r w:rsidRPr="00CB7112">
          <w:rPr>
            <w:rStyle w:val="Hyperlink"/>
          </w:rPr>
          <w:t>7.5.7</w:t>
        </w:r>
        <w:r>
          <w:rPr>
            <w:rFonts w:asciiTheme="minorHAnsi" w:eastAsiaTheme="minorEastAsia" w:hAnsiTheme="minorHAnsi" w:cstheme="minorBidi"/>
            <w:iCs w:val="0"/>
            <w:sz w:val="22"/>
            <w:szCs w:val="22"/>
            <w:lang w:bidi="ar-SA"/>
          </w:rPr>
          <w:tab/>
        </w:r>
        <w:r w:rsidRPr="00CB7112">
          <w:rPr>
            <w:rStyle w:val="Hyperlink"/>
          </w:rPr>
          <w:t>Export- Specify Number of Records Per Transaction</w:t>
        </w:r>
        <w:r>
          <w:rPr>
            <w:webHidden/>
          </w:rPr>
          <w:tab/>
        </w:r>
        <w:r>
          <w:rPr>
            <w:webHidden/>
          </w:rPr>
          <w:fldChar w:fldCharType="begin"/>
        </w:r>
        <w:r>
          <w:rPr>
            <w:webHidden/>
          </w:rPr>
          <w:instrText xml:space="preserve"> PAGEREF _Toc481554791 \h </w:instrText>
        </w:r>
        <w:r>
          <w:rPr>
            <w:webHidden/>
          </w:rPr>
        </w:r>
        <w:r>
          <w:rPr>
            <w:webHidden/>
          </w:rPr>
          <w:fldChar w:fldCharType="separate"/>
        </w:r>
        <w:r>
          <w:rPr>
            <w:webHidden/>
          </w:rPr>
          <w:t>105</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792" w:history="1">
        <w:r w:rsidRPr="00CB7112">
          <w:rPr>
            <w:rStyle w:val="Hyperlink"/>
            <w:rFonts w:cstheme="minorHAnsi"/>
            <w:noProof/>
          </w:rPr>
          <w:t>8.</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Flume</w:t>
        </w:r>
        <w:r>
          <w:rPr>
            <w:noProof/>
            <w:webHidden/>
          </w:rPr>
          <w:tab/>
        </w:r>
        <w:r>
          <w:rPr>
            <w:noProof/>
            <w:webHidden/>
          </w:rPr>
          <w:fldChar w:fldCharType="begin"/>
        </w:r>
        <w:r>
          <w:rPr>
            <w:noProof/>
            <w:webHidden/>
          </w:rPr>
          <w:instrText xml:space="preserve"> PAGEREF _Toc481554792 \h </w:instrText>
        </w:r>
        <w:r>
          <w:rPr>
            <w:noProof/>
            <w:webHidden/>
          </w:rPr>
        </w:r>
        <w:r>
          <w:rPr>
            <w:noProof/>
            <w:webHidden/>
          </w:rPr>
          <w:fldChar w:fldCharType="separate"/>
        </w:r>
        <w:r>
          <w:rPr>
            <w:noProof/>
            <w:webHidden/>
          </w:rPr>
          <w:t>114</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793" w:history="1">
        <w:r w:rsidRPr="00CB7112">
          <w:rPr>
            <w:rStyle w:val="Hyperlink"/>
            <w:rFonts w:ascii="Arial" w:hAnsi="Arial" w:cs="Arial"/>
            <w:noProof/>
          </w:rPr>
          <w:t>8.1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Flume Concepts</w:t>
        </w:r>
        <w:r>
          <w:rPr>
            <w:noProof/>
            <w:webHidden/>
          </w:rPr>
          <w:tab/>
        </w:r>
        <w:r>
          <w:rPr>
            <w:noProof/>
            <w:webHidden/>
          </w:rPr>
          <w:fldChar w:fldCharType="begin"/>
        </w:r>
        <w:r>
          <w:rPr>
            <w:noProof/>
            <w:webHidden/>
          </w:rPr>
          <w:instrText xml:space="preserve"> PAGEREF _Toc481554793 \h </w:instrText>
        </w:r>
        <w:r>
          <w:rPr>
            <w:noProof/>
            <w:webHidden/>
          </w:rPr>
        </w:r>
        <w:r>
          <w:rPr>
            <w:noProof/>
            <w:webHidden/>
          </w:rPr>
          <w:fldChar w:fldCharType="separate"/>
        </w:r>
        <w:r>
          <w:rPr>
            <w:noProof/>
            <w:webHidden/>
          </w:rPr>
          <w:t>114</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4" w:history="1">
        <w:r w:rsidRPr="00CB7112">
          <w:rPr>
            <w:rStyle w:val="Hyperlink"/>
          </w:rPr>
          <w:t>8.1.1</w:t>
        </w:r>
        <w:r>
          <w:rPr>
            <w:rFonts w:asciiTheme="minorHAnsi" w:eastAsiaTheme="minorEastAsia" w:hAnsiTheme="minorHAnsi" w:cstheme="minorBidi"/>
            <w:iCs w:val="0"/>
            <w:sz w:val="22"/>
            <w:szCs w:val="22"/>
            <w:lang w:bidi="ar-SA"/>
          </w:rPr>
          <w:tab/>
        </w:r>
        <w:r w:rsidRPr="00CB7112">
          <w:rPr>
            <w:rStyle w:val="Hyperlink"/>
          </w:rPr>
          <w:t>Website ClickStream Analytics</w:t>
        </w:r>
        <w:r>
          <w:rPr>
            <w:webHidden/>
          </w:rPr>
          <w:tab/>
        </w:r>
        <w:r>
          <w:rPr>
            <w:webHidden/>
          </w:rPr>
          <w:fldChar w:fldCharType="begin"/>
        </w:r>
        <w:r>
          <w:rPr>
            <w:webHidden/>
          </w:rPr>
          <w:instrText xml:space="preserve"> PAGEREF _Toc481554794 \h </w:instrText>
        </w:r>
        <w:r>
          <w:rPr>
            <w:webHidden/>
          </w:rPr>
        </w:r>
        <w:r>
          <w:rPr>
            <w:webHidden/>
          </w:rPr>
          <w:fldChar w:fldCharType="separate"/>
        </w:r>
        <w:r>
          <w:rPr>
            <w:webHidden/>
          </w:rPr>
          <w:t>114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5" w:history="1">
        <w:r w:rsidRPr="00CB7112">
          <w:rPr>
            <w:rStyle w:val="Hyperlink"/>
          </w:rPr>
          <w:t>8.1.2</w:t>
        </w:r>
        <w:r>
          <w:rPr>
            <w:rFonts w:asciiTheme="minorHAnsi" w:eastAsiaTheme="minorEastAsia" w:hAnsiTheme="minorHAnsi" w:cstheme="minorBidi"/>
            <w:iCs w:val="0"/>
            <w:sz w:val="22"/>
            <w:szCs w:val="22"/>
            <w:lang w:bidi="ar-SA"/>
          </w:rPr>
          <w:tab/>
        </w:r>
        <w:r w:rsidRPr="00CB7112">
          <w:rPr>
            <w:rStyle w:val="Hyperlink"/>
          </w:rPr>
          <w:t>Flume Data</w:t>
        </w:r>
        <w:r>
          <w:rPr>
            <w:webHidden/>
          </w:rPr>
          <w:tab/>
        </w:r>
        <w:r>
          <w:rPr>
            <w:webHidden/>
          </w:rPr>
          <w:fldChar w:fldCharType="begin"/>
        </w:r>
        <w:r>
          <w:rPr>
            <w:webHidden/>
          </w:rPr>
          <w:instrText xml:space="preserve"> PAGEREF _Toc481554795 \h </w:instrText>
        </w:r>
        <w:r>
          <w:rPr>
            <w:webHidden/>
          </w:rPr>
        </w:r>
        <w:r>
          <w:rPr>
            <w:webHidden/>
          </w:rPr>
          <w:fldChar w:fldCharType="separate"/>
        </w:r>
        <w:r>
          <w:rPr>
            <w:webHidden/>
          </w:rPr>
          <w:t>115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6" w:history="1">
        <w:r w:rsidRPr="00CB7112">
          <w:rPr>
            <w:rStyle w:val="Hyperlink"/>
          </w:rPr>
          <w:t>8.1.3</w:t>
        </w:r>
        <w:r>
          <w:rPr>
            <w:rFonts w:asciiTheme="minorHAnsi" w:eastAsiaTheme="minorEastAsia" w:hAnsiTheme="minorHAnsi" w:cstheme="minorBidi"/>
            <w:iCs w:val="0"/>
            <w:sz w:val="22"/>
            <w:szCs w:val="22"/>
            <w:lang w:bidi="ar-SA"/>
          </w:rPr>
          <w:tab/>
        </w:r>
        <w:r w:rsidRPr="00CB7112">
          <w:rPr>
            <w:rStyle w:val="Hyperlink"/>
          </w:rPr>
          <w:t>Problem Solved by Flume</w:t>
        </w:r>
        <w:r>
          <w:rPr>
            <w:webHidden/>
          </w:rPr>
          <w:tab/>
        </w:r>
        <w:r>
          <w:rPr>
            <w:webHidden/>
          </w:rPr>
          <w:fldChar w:fldCharType="begin"/>
        </w:r>
        <w:r>
          <w:rPr>
            <w:webHidden/>
          </w:rPr>
          <w:instrText xml:space="preserve"> PAGEREF _Toc481554796 \h </w:instrText>
        </w:r>
        <w:r>
          <w:rPr>
            <w:webHidden/>
          </w:rPr>
        </w:r>
        <w:r>
          <w:rPr>
            <w:webHidden/>
          </w:rPr>
          <w:fldChar w:fldCharType="separate"/>
        </w:r>
        <w:r>
          <w:rPr>
            <w:webHidden/>
          </w:rPr>
          <w:t>115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7" w:history="1">
        <w:r w:rsidRPr="00CB7112">
          <w:rPr>
            <w:rStyle w:val="Hyperlink"/>
          </w:rPr>
          <w:t>8.1.4</w:t>
        </w:r>
        <w:r>
          <w:rPr>
            <w:rFonts w:asciiTheme="minorHAnsi" w:eastAsiaTheme="minorEastAsia" w:hAnsiTheme="minorHAnsi" w:cstheme="minorBidi"/>
            <w:iCs w:val="0"/>
            <w:sz w:val="22"/>
            <w:szCs w:val="22"/>
            <w:lang w:bidi="ar-SA"/>
          </w:rPr>
          <w:tab/>
        </w:r>
        <w:r w:rsidRPr="00CB7112">
          <w:rPr>
            <w:rStyle w:val="Hyperlink"/>
          </w:rPr>
          <w:t>Intorducing CURL</w:t>
        </w:r>
        <w:r>
          <w:rPr>
            <w:webHidden/>
          </w:rPr>
          <w:tab/>
        </w:r>
        <w:r>
          <w:rPr>
            <w:webHidden/>
          </w:rPr>
          <w:fldChar w:fldCharType="begin"/>
        </w:r>
        <w:r>
          <w:rPr>
            <w:webHidden/>
          </w:rPr>
          <w:instrText xml:space="preserve"> PAGEREF _Toc481554797 \h </w:instrText>
        </w:r>
        <w:r>
          <w:rPr>
            <w:webHidden/>
          </w:rPr>
        </w:r>
        <w:r>
          <w:rPr>
            <w:webHidden/>
          </w:rPr>
          <w:fldChar w:fldCharType="separate"/>
        </w:r>
        <w:r>
          <w:rPr>
            <w:webHidden/>
          </w:rPr>
          <w:t>115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8" w:history="1">
        <w:r w:rsidRPr="00CB7112">
          <w:rPr>
            <w:rStyle w:val="Hyperlink"/>
          </w:rPr>
          <w:t>8.1.5</w:t>
        </w:r>
        <w:r>
          <w:rPr>
            <w:rFonts w:asciiTheme="minorHAnsi" w:eastAsiaTheme="minorEastAsia" w:hAnsiTheme="minorHAnsi" w:cstheme="minorBidi"/>
            <w:iCs w:val="0"/>
            <w:sz w:val="22"/>
            <w:szCs w:val="22"/>
            <w:lang w:bidi="ar-SA"/>
          </w:rPr>
          <w:tab/>
        </w:r>
        <w:r w:rsidRPr="00CB7112">
          <w:rPr>
            <w:rStyle w:val="Hyperlink"/>
          </w:rPr>
          <w:t>Flume Vs Hadoop vs POSIX</w:t>
        </w:r>
        <w:r>
          <w:rPr>
            <w:webHidden/>
          </w:rPr>
          <w:tab/>
        </w:r>
        <w:r>
          <w:rPr>
            <w:webHidden/>
          </w:rPr>
          <w:fldChar w:fldCharType="begin"/>
        </w:r>
        <w:r>
          <w:rPr>
            <w:webHidden/>
          </w:rPr>
          <w:instrText xml:space="preserve"> PAGEREF _Toc481554798 \h </w:instrText>
        </w:r>
        <w:r>
          <w:rPr>
            <w:webHidden/>
          </w:rPr>
        </w:r>
        <w:r>
          <w:rPr>
            <w:webHidden/>
          </w:rPr>
          <w:fldChar w:fldCharType="separate"/>
        </w:r>
        <w:r>
          <w:rPr>
            <w:webHidden/>
          </w:rPr>
          <w:t>116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799" w:history="1">
        <w:r w:rsidRPr="00CB7112">
          <w:rPr>
            <w:rStyle w:val="Hyperlink"/>
          </w:rPr>
          <w:t>8.1.6</w:t>
        </w:r>
        <w:r>
          <w:rPr>
            <w:rFonts w:asciiTheme="minorHAnsi" w:eastAsiaTheme="minorEastAsia" w:hAnsiTheme="minorHAnsi" w:cstheme="minorBidi"/>
            <w:iCs w:val="0"/>
            <w:sz w:val="22"/>
            <w:szCs w:val="22"/>
            <w:lang w:bidi="ar-SA"/>
          </w:rPr>
          <w:tab/>
        </w:r>
        <w:r w:rsidRPr="00CB7112">
          <w:rPr>
            <w:rStyle w:val="Hyperlink"/>
          </w:rPr>
          <w:t>Available Solutions</w:t>
        </w:r>
        <w:r>
          <w:rPr>
            <w:webHidden/>
          </w:rPr>
          <w:tab/>
        </w:r>
        <w:r>
          <w:rPr>
            <w:webHidden/>
          </w:rPr>
          <w:fldChar w:fldCharType="begin"/>
        </w:r>
        <w:r>
          <w:rPr>
            <w:webHidden/>
          </w:rPr>
          <w:instrText xml:space="preserve"> PAGEREF _Toc481554799 \h </w:instrText>
        </w:r>
        <w:r>
          <w:rPr>
            <w:webHidden/>
          </w:rPr>
        </w:r>
        <w:r>
          <w:rPr>
            <w:webHidden/>
          </w:rPr>
          <w:fldChar w:fldCharType="separate"/>
        </w:r>
        <w:r>
          <w:rPr>
            <w:webHidden/>
          </w:rPr>
          <w:t>117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0" w:history="1">
        <w:r w:rsidRPr="00CB7112">
          <w:rPr>
            <w:rStyle w:val="Hyperlink"/>
          </w:rPr>
          <w:t>8.1.7</w:t>
        </w:r>
        <w:r>
          <w:rPr>
            <w:rFonts w:asciiTheme="minorHAnsi" w:eastAsiaTheme="minorEastAsia" w:hAnsiTheme="minorHAnsi" w:cstheme="minorBidi"/>
            <w:iCs w:val="0"/>
            <w:sz w:val="22"/>
            <w:szCs w:val="22"/>
            <w:lang w:bidi="ar-SA"/>
          </w:rPr>
          <w:tab/>
        </w:r>
        <w:r w:rsidRPr="00CB7112">
          <w:rPr>
            <w:rStyle w:val="Hyperlink"/>
          </w:rPr>
          <w:t>FLUME Configuration files</w:t>
        </w:r>
        <w:r>
          <w:rPr>
            <w:webHidden/>
          </w:rPr>
          <w:tab/>
        </w:r>
        <w:r>
          <w:rPr>
            <w:webHidden/>
          </w:rPr>
          <w:fldChar w:fldCharType="begin"/>
        </w:r>
        <w:r>
          <w:rPr>
            <w:webHidden/>
          </w:rPr>
          <w:instrText xml:space="preserve"> PAGEREF _Toc481554800 \h </w:instrText>
        </w:r>
        <w:r>
          <w:rPr>
            <w:webHidden/>
          </w:rPr>
        </w:r>
        <w:r>
          <w:rPr>
            <w:webHidden/>
          </w:rPr>
          <w:fldChar w:fldCharType="separate"/>
        </w:r>
        <w:r>
          <w:rPr>
            <w:webHidden/>
          </w:rPr>
          <w:t>117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1" w:history="1">
        <w:r w:rsidRPr="00CB7112">
          <w:rPr>
            <w:rStyle w:val="Hyperlink"/>
          </w:rPr>
          <w:t>8.1.8</w:t>
        </w:r>
        <w:r>
          <w:rPr>
            <w:rFonts w:asciiTheme="minorHAnsi" w:eastAsiaTheme="minorEastAsia" w:hAnsiTheme="minorHAnsi" w:cstheme="minorBidi"/>
            <w:iCs w:val="0"/>
            <w:sz w:val="22"/>
            <w:szCs w:val="22"/>
            <w:lang w:bidi="ar-SA"/>
          </w:rPr>
          <w:tab/>
        </w:r>
        <w:r w:rsidRPr="00CB7112">
          <w:rPr>
            <w:rStyle w:val="Hyperlink"/>
          </w:rPr>
          <w:t>Installing Flume</w:t>
        </w:r>
        <w:r>
          <w:rPr>
            <w:webHidden/>
          </w:rPr>
          <w:tab/>
        </w:r>
        <w:r>
          <w:rPr>
            <w:webHidden/>
          </w:rPr>
          <w:fldChar w:fldCharType="begin"/>
        </w:r>
        <w:r>
          <w:rPr>
            <w:webHidden/>
          </w:rPr>
          <w:instrText xml:space="preserve"> PAGEREF _Toc481554801 \h </w:instrText>
        </w:r>
        <w:r>
          <w:rPr>
            <w:webHidden/>
          </w:rPr>
        </w:r>
        <w:r>
          <w:rPr>
            <w:webHidden/>
          </w:rPr>
          <w:fldChar w:fldCharType="separate"/>
        </w:r>
        <w:r>
          <w:rPr>
            <w:webHidden/>
          </w:rPr>
          <w:t>118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2" w:history="1">
        <w:r w:rsidRPr="00CB7112">
          <w:rPr>
            <w:rStyle w:val="Hyperlink"/>
          </w:rPr>
          <w:t>8.1.9</w:t>
        </w:r>
        <w:r>
          <w:rPr>
            <w:rFonts w:asciiTheme="minorHAnsi" w:eastAsiaTheme="minorEastAsia" w:hAnsiTheme="minorHAnsi" w:cstheme="minorBidi"/>
            <w:iCs w:val="0"/>
            <w:sz w:val="22"/>
            <w:szCs w:val="22"/>
            <w:lang w:bidi="ar-SA"/>
          </w:rPr>
          <w:tab/>
        </w:r>
        <w:r w:rsidRPr="00CB7112">
          <w:rPr>
            <w:rStyle w:val="Hyperlink"/>
          </w:rPr>
          <w:t>Functional parts of Flume</w:t>
        </w:r>
        <w:r>
          <w:rPr>
            <w:webHidden/>
          </w:rPr>
          <w:tab/>
        </w:r>
        <w:r>
          <w:rPr>
            <w:webHidden/>
          </w:rPr>
          <w:fldChar w:fldCharType="begin"/>
        </w:r>
        <w:r>
          <w:rPr>
            <w:webHidden/>
          </w:rPr>
          <w:instrText xml:space="preserve"> PAGEREF _Toc481554802 \h </w:instrText>
        </w:r>
        <w:r>
          <w:rPr>
            <w:webHidden/>
          </w:rPr>
        </w:r>
        <w:r>
          <w:rPr>
            <w:webHidden/>
          </w:rPr>
          <w:fldChar w:fldCharType="separate"/>
        </w:r>
        <w:r>
          <w:rPr>
            <w:webHidden/>
          </w:rPr>
          <w:t>118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3" w:history="1">
        <w:r w:rsidRPr="00CB7112">
          <w:rPr>
            <w:rStyle w:val="Hyperlink"/>
          </w:rPr>
          <w:t>8.1.10</w:t>
        </w:r>
        <w:r>
          <w:rPr>
            <w:rFonts w:asciiTheme="minorHAnsi" w:eastAsiaTheme="minorEastAsia" w:hAnsiTheme="minorHAnsi" w:cstheme="minorBidi"/>
            <w:iCs w:val="0"/>
            <w:sz w:val="22"/>
            <w:szCs w:val="22"/>
            <w:lang w:bidi="ar-SA"/>
          </w:rPr>
          <w:tab/>
        </w:r>
        <w:r w:rsidRPr="00CB7112">
          <w:rPr>
            <w:rStyle w:val="Hyperlink"/>
          </w:rPr>
          <w:t>Creating Flume Agents</w:t>
        </w:r>
        <w:r>
          <w:rPr>
            <w:webHidden/>
          </w:rPr>
          <w:tab/>
        </w:r>
        <w:r>
          <w:rPr>
            <w:webHidden/>
          </w:rPr>
          <w:fldChar w:fldCharType="begin"/>
        </w:r>
        <w:r>
          <w:rPr>
            <w:webHidden/>
          </w:rPr>
          <w:instrText xml:space="preserve"> PAGEREF _Toc481554803 \h </w:instrText>
        </w:r>
        <w:r>
          <w:rPr>
            <w:webHidden/>
          </w:rPr>
        </w:r>
        <w:r>
          <w:rPr>
            <w:webHidden/>
          </w:rPr>
          <w:fldChar w:fldCharType="separate"/>
        </w:r>
        <w:r>
          <w:rPr>
            <w:webHidden/>
          </w:rPr>
          <w:t>118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4" w:history="1">
        <w:r w:rsidRPr="00CB7112">
          <w:rPr>
            <w:rStyle w:val="Hyperlink"/>
          </w:rPr>
          <w:t>8.1.11</w:t>
        </w:r>
        <w:r>
          <w:rPr>
            <w:rFonts w:asciiTheme="minorHAnsi" w:eastAsiaTheme="minorEastAsia" w:hAnsiTheme="minorHAnsi" w:cstheme="minorBidi"/>
            <w:iCs w:val="0"/>
            <w:sz w:val="22"/>
            <w:szCs w:val="22"/>
            <w:lang w:bidi="ar-SA"/>
          </w:rPr>
          <w:tab/>
        </w:r>
        <w:r w:rsidRPr="00CB7112">
          <w:rPr>
            <w:rStyle w:val="Hyperlink"/>
          </w:rPr>
          <w:t>First Agent for Flume (capturing network data)</w:t>
        </w:r>
        <w:r>
          <w:rPr>
            <w:webHidden/>
          </w:rPr>
          <w:tab/>
        </w:r>
        <w:r>
          <w:rPr>
            <w:webHidden/>
          </w:rPr>
          <w:fldChar w:fldCharType="begin"/>
        </w:r>
        <w:r>
          <w:rPr>
            <w:webHidden/>
          </w:rPr>
          <w:instrText xml:space="preserve"> PAGEREF _Toc481554804 \h </w:instrText>
        </w:r>
        <w:r>
          <w:rPr>
            <w:webHidden/>
          </w:rPr>
        </w:r>
        <w:r>
          <w:rPr>
            <w:webHidden/>
          </w:rPr>
          <w:fldChar w:fldCharType="separate"/>
        </w:r>
        <w:r>
          <w:rPr>
            <w:webHidden/>
          </w:rPr>
          <w:t>118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5" w:history="1">
        <w:r w:rsidRPr="00CB7112">
          <w:rPr>
            <w:rStyle w:val="Hyperlink"/>
          </w:rPr>
          <w:t>8.1.12</w:t>
        </w:r>
        <w:r>
          <w:rPr>
            <w:rFonts w:asciiTheme="minorHAnsi" w:eastAsiaTheme="minorEastAsia" w:hAnsiTheme="minorHAnsi" w:cstheme="minorBidi"/>
            <w:iCs w:val="0"/>
            <w:sz w:val="22"/>
            <w:szCs w:val="22"/>
            <w:lang w:bidi="ar-SA"/>
          </w:rPr>
          <w:tab/>
        </w:r>
        <w:r w:rsidRPr="00CB7112">
          <w:rPr>
            <w:rStyle w:val="Hyperlink"/>
          </w:rPr>
          <w:t>Second Agent for Flume</w:t>
        </w:r>
        <w:r>
          <w:rPr>
            <w:webHidden/>
          </w:rPr>
          <w:tab/>
        </w:r>
        <w:r>
          <w:rPr>
            <w:webHidden/>
          </w:rPr>
          <w:fldChar w:fldCharType="begin"/>
        </w:r>
        <w:r>
          <w:rPr>
            <w:webHidden/>
          </w:rPr>
          <w:instrText xml:space="preserve"> PAGEREF _Toc481554805 \h </w:instrText>
        </w:r>
        <w:r>
          <w:rPr>
            <w:webHidden/>
          </w:rPr>
        </w:r>
        <w:r>
          <w:rPr>
            <w:webHidden/>
          </w:rPr>
          <w:fldChar w:fldCharType="separate"/>
        </w:r>
        <w:r>
          <w:rPr>
            <w:webHidden/>
          </w:rPr>
          <w:t>120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6" w:history="1">
        <w:r w:rsidRPr="00CB7112">
          <w:rPr>
            <w:rStyle w:val="Hyperlink"/>
          </w:rPr>
          <w:t>8.1.13</w:t>
        </w:r>
        <w:r>
          <w:rPr>
            <w:rFonts w:asciiTheme="minorHAnsi" w:eastAsiaTheme="minorEastAsia" w:hAnsiTheme="minorHAnsi" w:cstheme="minorBidi"/>
            <w:iCs w:val="0"/>
            <w:sz w:val="22"/>
            <w:szCs w:val="22"/>
            <w:lang w:bidi="ar-SA"/>
          </w:rPr>
          <w:tab/>
        </w:r>
        <w:r w:rsidRPr="00CB7112">
          <w:rPr>
            <w:rStyle w:val="Hyperlink"/>
          </w:rPr>
          <w:t>Flume Source</w:t>
        </w:r>
        <w:r>
          <w:rPr>
            <w:webHidden/>
          </w:rPr>
          <w:tab/>
        </w:r>
        <w:r>
          <w:rPr>
            <w:webHidden/>
          </w:rPr>
          <w:fldChar w:fldCharType="begin"/>
        </w:r>
        <w:r>
          <w:rPr>
            <w:webHidden/>
          </w:rPr>
          <w:instrText xml:space="preserve"> PAGEREF _Toc481554806 \h </w:instrText>
        </w:r>
        <w:r>
          <w:rPr>
            <w:webHidden/>
          </w:rPr>
        </w:r>
        <w:r>
          <w:rPr>
            <w:webHidden/>
          </w:rPr>
          <w:fldChar w:fldCharType="separate"/>
        </w:r>
        <w:r>
          <w:rPr>
            <w:webHidden/>
          </w:rPr>
          <w:t>121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7" w:history="1">
        <w:r w:rsidRPr="00CB7112">
          <w:rPr>
            <w:rStyle w:val="Hyperlink"/>
          </w:rPr>
          <w:t>8.1.14</w:t>
        </w:r>
        <w:r>
          <w:rPr>
            <w:rFonts w:asciiTheme="minorHAnsi" w:eastAsiaTheme="minorEastAsia" w:hAnsiTheme="minorHAnsi" w:cstheme="minorBidi"/>
            <w:iCs w:val="0"/>
            <w:sz w:val="22"/>
            <w:szCs w:val="22"/>
            <w:lang w:bidi="ar-SA"/>
          </w:rPr>
          <w:tab/>
        </w:r>
        <w:r w:rsidRPr="00CB7112">
          <w:rPr>
            <w:rStyle w:val="Hyperlink"/>
          </w:rPr>
          <w:t>Flume Sink</w:t>
        </w:r>
        <w:r>
          <w:rPr>
            <w:webHidden/>
          </w:rPr>
          <w:tab/>
        </w:r>
        <w:r>
          <w:rPr>
            <w:webHidden/>
          </w:rPr>
          <w:fldChar w:fldCharType="begin"/>
        </w:r>
        <w:r>
          <w:rPr>
            <w:webHidden/>
          </w:rPr>
          <w:instrText xml:space="preserve"> PAGEREF _Toc481554807 \h </w:instrText>
        </w:r>
        <w:r>
          <w:rPr>
            <w:webHidden/>
          </w:rPr>
        </w:r>
        <w:r>
          <w:rPr>
            <w:webHidden/>
          </w:rPr>
          <w:fldChar w:fldCharType="separate"/>
        </w:r>
        <w:r>
          <w:rPr>
            <w:webHidden/>
          </w:rPr>
          <w:t>121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8" w:history="1">
        <w:r w:rsidRPr="00CB7112">
          <w:rPr>
            <w:rStyle w:val="Hyperlink"/>
          </w:rPr>
          <w:t>8.1.15</w:t>
        </w:r>
        <w:r>
          <w:rPr>
            <w:rFonts w:asciiTheme="minorHAnsi" w:eastAsiaTheme="minorEastAsia" w:hAnsiTheme="minorHAnsi" w:cstheme="minorBidi"/>
            <w:iCs w:val="0"/>
            <w:sz w:val="22"/>
            <w:szCs w:val="22"/>
            <w:lang w:bidi="ar-SA"/>
          </w:rPr>
          <w:tab/>
        </w:r>
        <w:r w:rsidRPr="00CB7112">
          <w:rPr>
            <w:rStyle w:val="Hyperlink"/>
          </w:rPr>
          <w:t>Flume Channels</w:t>
        </w:r>
        <w:r>
          <w:rPr>
            <w:webHidden/>
          </w:rPr>
          <w:tab/>
        </w:r>
        <w:r>
          <w:rPr>
            <w:webHidden/>
          </w:rPr>
          <w:fldChar w:fldCharType="begin"/>
        </w:r>
        <w:r>
          <w:rPr>
            <w:webHidden/>
          </w:rPr>
          <w:instrText xml:space="preserve"> PAGEREF _Toc481554808 \h </w:instrText>
        </w:r>
        <w:r>
          <w:rPr>
            <w:webHidden/>
          </w:rPr>
        </w:r>
        <w:r>
          <w:rPr>
            <w:webHidden/>
          </w:rPr>
          <w:fldChar w:fldCharType="separate"/>
        </w:r>
        <w:r>
          <w:rPr>
            <w:webHidden/>
          </w:rPr>
          <w:t>122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09" w:history="1">
        <w:r w:rsidRPr="00CB7112">
          <w:rPr>
            <w:rStyle w:val="Hyperlink"/>
          </w:rPr>
          <w:t>8.1.16</w:t>
        </w:r>
        <w:r>
          <w:rPr>
            <w:rFonts w:asciiTheme="minorHAnsi" w:eastAsiaTheme="minorEastAsia" w:hAnsiTheme="minorHAnsi" w:cstheme="minorBidi"/>
            <w:iCs w:val="0"/>
            <w:sz w:val="22"/>
            <w:szCs w:val="22"/>
            <w:lang w:bidi="ar-SA"/>
          </w:rPr>
          <w:tab/>
        </w:r>
        <w:r w:rsidRPr="00CB7112">
          <w:rPr>
            <w:rStyle w:val="Hyperlink"/>
          </w:rPr>
          <w:t>File Channel to HDFS</w:t>
        </w:r>
        <w:r>
          <w:rPr>
            <w:webHidden/>
          </w:rPr>
          <w:tab/>
        </w:r>
        <w:r>
          <w:rPr>
            <w:webHidden/>
          </w:rPr>
          <w:fldChar w:fldCharType="begin"/>
        </w:r>
        <w:r>
          <w:rPr>
            <w:webHidden/>
          </w:rPr>
          <w:instrText xml:space="preserve"> PAGEREF _Toc481554809 \h </w:instrText>
        </w:r>
        <w:r>
          <w:rPr>
            <w:webHidden/>
          </w:rPr>
        </w:r>
        <w:r>
          <w:rPr>
            <w:webHidden/>
          </w:rPr>
          <w:fldChar w:fldCharType="separate"/>
        </w:r>
        <w:r>
          <w:rPr>
            <w:webHidden/>
          </w:rPr>
          <w:t>123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0" w:history="1">
        <w:r w:rsidRPr="00CB7112">
          <w:rPr>
            <w:rStyle w:val="Hyperlink"/>
          </w:rPr>
          <w:t>8.1.17</w:t>
        </w:r>
        <w:r>
          <w:rPr>
            <w:rFonts w:asciiTheme="minorHAnsi" w:eastAsiaTheme="minorEastAsia" w:hAnsiTheme="minorHAnsi" w:cstheme="minorBidi"/>
            <w:iCs w:val="0"/>
            <w:sz w:val="22"/>
            <w:szCs w:val="22"/>
            <w:lang w:bidi="ar-SA"/>
          </w:rPr>
          <w:tab/>
        </w:r>
        <w:r w:rsidRPr="00CB7112">
          <w:rPr>
            <w:rStyle w:val="Hyperlink"/>
          </w:rPr>
          <w:t>Avro Serialization</w:t>
        </w:r>
        <w:r>
          <w:rPr>
            <w:webHidden/>
          </w:rPr>
          <w:tab/>
        </w:r>
        <w:r>
          <w:rPr>
            <w:webHidden/>
          </w:rPr>
          <w:fldChar w:fldCharType="begin"/>
        </w:r>
        <w:r>
          <w:rPr>
            <w:webHidden/>
          </w:rPr>
          <w:instrText xml:space="preserve"> PAGEREF _Toc481554810 \h </w:instrText>
        </w:r>
        <w:r>
          <w:rPr>
            <w:webHidden/>
          </w:rPr>
        </w:r>
        <w:r>
          <w:rPr>
            <w:webHidden/>
          </w:rPr>
          <w:fldChar w:fldCharType="separate"/>
        </w:r>
        <w:r>
          <w:rPr>
            <w:webHidden/>
          </w:rPr>
          <w:t>123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1" w:history="1">
        <w:r w:rsidRPr="00CB7112">
          <w:rPr>
            <w:rStyle w:val="Hyperlink"/>
          </w:rPr>
          <w:t>8.1.18</w:t>
        </w:r>
        <w:r>
          <w:rPr>
            <w:rFonts w:asciiTheme="minorHAnsi" w:eastAsiaTheme="minorEastAsia" w:hAnsiTheme="minorHAnsi" w:cstheme="minorBidi"/>
            <w:iCs w:val="0"/>
            <w:sz w:val="22"/>
            <w:szCs w:val="22"/>
            <w:lang w:bidi="ar-SA"/>
          </w:rPr>
          <w:tab/>
        </w:r>
        <w:r w:rsidRPr="00CB7112">
          <w:rPr>
            <w:rStyle w:val="Hyperlink"/>
          </w:rPr>
          <w:t>Flume Multi Hop</w:t>
        </w:r>
        <w:r>
          <w:rPr>
            <w:webHidden/>
          </w:rPr>
          <w:tab/>
        </w:r>
        <w:r>
          <w:rPr>
            <w:webHidden/>
          </w:rPr>
          <w:fldChar w:fldCharType="begin"/>
        </w:r>
        <w:r>
          <w:rPr>
            <w:webHidden/>
          </w:rPr>
          <w:instrText xml:space="preserve"> PAGEREF _Toc481554811 \h </w:instrText>
        </w:r>
        <w:r>
          <w:rPr>
            <w:webHidden/>
          </w:rPr>
        </w:r>
        <w:r>
          <w:rPr>
            <w:webHidden/>
          </w:rPr>
          <w:fldChar w:fldCharType="separate"/>
        </w:r>
        <w:r>
          <w:rPr>
            <w:webHidden/>
          </w:rPr>
          <w:t>124</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12" w:history="1">
        <w:r w:rsidRPr="00CB7112">
          <w:rPr>
            <w:rStyle w:val="Hyperlink"/>
            <w:rFonts w:ascii="Arial" w:hAnsi="Arial" w:cs="Arial"/>
            <w:noProof/>
          </w:rPr>
          <w:t>8.2</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Multiplex Agents for Flume</w:t>
        </w:r>
        <w:r>
          <w:rPr>
            <w:noProof/>
            <w:webHidden/>
          </w:rPr>
          <w:tab/>
        </w:r>
        <w:r>
          <w:rPr>
            <w:noProof/>
            <w:webHidden/>
          </w:rPr>
          <w:fldChar w:fldCharType="begin"/>
        </w:r>
        <w:r>
          <w:rPr>
            <w:noProof/>
            <w:webHidden/>
          </w:rPr>
          <w:instrText xml:space="preserve"> PAGEREF _Toc481554812 \h </w:instrText>
        </w:r>
        <w:r>
          <w:rPr>
            <w:noProof/>
            <w:webHidden/>
          </w:rPr>
        </w:r>
        <w:r>
          <w:rPr>
            <w:noProof/>
            <w:webHidden/>
          </w:rPr>
          <w:fldChar w:fldCharType="separate"/>
        </w:r>
        <w:r>
          <w:rPr>
            <w:noProof/>
            <w:webHidden/>
          </w:rPr>
          <w:t>124</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3" w:history="1">
        <w:r w:rsidRPr="00CB7112">
          <w:rPr>
            <w:rStyle w:val="Hyperlink"/>
          </w:rPr>
          <w:t>8.2.1</w:t>
        </w:r>
        <w:r>
          <w:rPr>
            <w:rFonts w:asciiTheme="minorHAnsi" w:eastAsiaTheme="minorEastAsia" w:hAnsiTheme="minorHAnsi" w:cstheme="minorBidi"/>
            <w:iCs w:val="0"/>
            <w:sz w:val="22"/>
            <w:szCs w:val="22"/>
            <w:lang w:bidi="ar-SA"/>
          </w:rPr>
          <w:tab/>
        </w:r>
        <w:r w:rsidRPr="00CB7112">
          <w:rPr>
            <w:rStyle w:val="Hyperlink"/>
          </w:rPr>
          <w:t>Interceptors</w:t>
        </w:r>
        <w:r>
          <w:rPr>
            <w:webHidden/>
          </w:rPr>
          <w:tab/>
        </w:r>
        <w:r>
          <w:rPr>
            <w:webHidden/>
          </w:rPr>
          <w:fldChar w:fldCharType="begin"/>
        </w:r>
        <w:r>
          <w:rPr>
            <w:webHidden/>
          </w:rPr>
          <w:instrText xml:space="preserve"> PAGEREF _Toc481554813 \h </w:instrText>
        </w:r>
        <w:r>
          <w:rPr>
            <w:webHidden/>
          </w:rPr>
        </w:r>
        <w:r>
          <w:rPr>
            <w:webHidden/>
          </w:rPr>
          <w:fldChar w:fldCharType="separate"/>
        </w:r>
        <w:r>
          <w:rPr>
            <w:webHidden/>
          </w:rPr>
          <w:t>124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4" w:history="1">
        <w:r w:rsidRPr="00CB7112">
          <w:rPr>
            <w:rStyle w:val="Hyperlink"/>
          </w:rPr>
          <w:t>8.2.2</w:t>
        </w:r>
        <w:r>
          <w:rPr>
            <w:rFonts w:asciiTheme="minorHAnsi" w:eastAsiaTheme="minorEastAsia" w:hAnsiTheme="minorHAnsi" w:cstheme="minorBidi"/>
            <w:iCs w:val="0"/>
            <w:sz w:val="22"/>
            <w:szCs w:val="22"/>
            <w:lang w:bidi="ar-SA"/>
          </w:rPr>
          <w:tab/>
        </w:r>
        <w:r w:rsidRPr="00CB7112">
          <w:rPr>
            <w:rStyle w:val="Hyperlink"/>
          </w:rPr>
          <w:t>TimeStamp Interceptors</w:t>
        </w:r>
        <w:r>
          <w:rPr>
            <w:webHidden/>
          </w:rPr>
          <w:tab/>
        </w:r>
        <w:r>
          <w:rPr>
            <w:webHidden/>
          </w:rPr>
          <w:fldChar w:fldCharType="begin"/>
        </w:r>
        <w:r>
          <w:rPr>
            <w:webHidden/>
          </w:rPr>
          <w:instrText xml:space="preserve"> PAGEREF _Toc481554814 \h </w:instrText>
        </w:r>
        <w:r>
          <w:rPr>
            <w:webHidden/>
          </w:rPr>
        </w:r>
        <w:r>
          <w:rPr>
            <w:webHidden/>
          </w:rPr>
          <w:fldChar w:fldCharType="separate"/>
        </w:r>
        <w:r>
          <w:rPr>
            <w:webHidden/>
          </w:rPr>
          <w:t>125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5" w:history="1">
        <w:r w:rsidRPr="00CB7112">
          <w:rPr>
            <w:rStyle w:val="Hyperlink"/>
          </w:rPr>
          <w:t>8.2.3</w:t>
        </w:r>
        <w:r>
          <w:rPr>
            <w:rFonts w:asciiTheme="minorHAnsi" w:eastAsiaTheme="minorEastAsia" w:hAnsiTheme="minorHAnsi" w:cstheme="minorBidi"/>
            <w:iCs w:val="0"/>
            <w:sz w:val="22"/>
            <w:szCs w:val="22"/>
            <w:lang w:bidi="ar-SA"/>
          </w:rPr>
          <w:tab/>
        </w:r>
        <w:r w:rsidRPr="00CB7112">
          <w:rPr>
            <w:rStyle w:val="Hyperlink"/>
          </w:rPr>
          <w:t>Multiple Flow and Sources with Flume</w:t>
        </w:r>
        <w:r>
          <w:rPr>
            <w:webHidden/>
          </w:rPr>
          <w:tab/>
        </w:r>
        <w:r>
          <w:rPr>
            <w:webHidden/>
          </w:rPr>
          <w:fldChar w:fldCharType="begin"/>
        </w:r>
        <w:r>
          <w:rPr>
            <w:webHidden/>
          </w:rPr>
          <w:instrText xml:space="preserve"> PAGEREF _Toc481554815 \h </w:instrText>
        </w:r>
        <w:r>
          <w:rPr>
            <w:webHidden/>
          </w:rPr>
        </w:r>
        <w:r>
          <w:rPr>
            <w:webHidden/>
          </w:rPr>
          <w:fldChar w:fldCharType="separate"/>
        </w:r>
        <w:r>
          <w:rPr>
            <w:webHidden/>
          </w:rPr>
          <w:t>125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6" w:history="1">
        <w:r w:rsidRPr="00CB7112">
          <w:rPr>
            <w:rStyle w:val="Hyperlink"/>
          </w:rPr>
          <w:t>8.2.4</w:t>
        </w:r>
        <w:r>
          <w:rPr>
            <w:rFonts w:asciiTheme="minorHAnsi" w:eastAsiaTheme="minorEastAsia" w:hAnsiTheme="minorHAnsi" w:cstheme="minorBidi"/>
            <w:iCs w:val="0"/>
            <w:sz w:val="22"/>
            <w:szCs w:val="22"/>
            <w:lang w:bidi="ar-SA"/>
          </w:rPr>
          <w:tab/>
        </w:r>
        <w:r w:rsidRPr="00CB7112">
          <w:rPr>
            <w:rStyle w:val="Hyperlink"/>
          </w:rPr>
          <w:t>Multiple Sink</w:t>
        </w:r>
        <w:r>
          <w:rPr>
            <w:webHidden/>
          </w:rPr>
          <w:tab/>
        </w:r>
        <w:r>
          <w:rPr>
            <w:webHidden/>
          </w:rPr>
          <w:fldChar w:fldCharType="begin"/>
        </w:r>
        <w:r>
          <w:rPr>
            <w:webHidden/>
          </w:rPr>
          <w:instrText xml:space="preserve"> PAGEREF _Toc481554816 \h </w:instrText>
        </w:r>
        <w:r>
          <w:rPr>
            <w:webHidden/>
          </w:rPr>
        </w:r>
        <w:r>
          <w:rPr>
            <w:webHidden/>
          </w:rPr>
          <w:fldChar w:fldCharType="separate"/>
        </w:r>
        <w:r>
          <w:rPr>
            <w:webHidden/>
          </w:rPr>
          <w:t>127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7" w:history="1">
        <w:r w:rsidRPr="00CB7112">
          <w:rPr>
            <w:rStyle w:val="Hyperlink"/>
          </w:rPr>
          <w:t>8.2.5</w:t>
        </w:r>
        <w:r>
          <w:rPr>
            <w:rFonts w:asciiTheme="minorHAnsi" w:eastAsiaTheme="minorEastAsia" w:hAnsiTheme="minorHAnsi" w:cstheme="minorBidi"/>
            <w:iCs w:val="0"/>
            <w:sz w:val="22"/>
            <w:szCs w:val="22"/>
            <w:lang w:bidi="ar-SA"/>
          </w:rPr>
          <w:tab/>
        </w:r>
        <w:r w:rsidRPr="00CB7112">
          <w:rPr>
            <w:rStyle w:val="Hyperlink"/>
          </w:rPr>
          <w:t>Flume Troubleshooting</w:t>
        </w:r>
        <w:r>
          <w:rPr>
            <w:webHidden/>
          </w:rPr>
          <w:tab/>
        </w:r>
        <w:r>
          <w:rPr>
            <w:webHidden/>
          </w:rPr>
          <w:fldChar w:fldCharType="begin"/>
        </w:r>
        <w:r>
          <w:rPr>
            <w:webHidden/>
          </w:rPr>
          <w:instrText xml:space="preserve"> PAGEREF _Toc481554817 \h </w:instrText>
        </w:r>
        <w:r>
          <w:rPr>
            <w:webHidden/>
          </w:rPr>
        </w:r>
        <w:r>
          <w:rPr>
            <w:webHidden/>
          </w:rPr>
          <w:fldChar w:fldCharType="separate"/>
        </w:r>
        <w:r>
          <w:rPr>
            <w:webHidden/>
          </w:rPr>
          <w:t>128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8" w:history="1">
        <w:r w:rsidRPr="00CB7112">
          <w:rPr>
            <w:rStyle w:val="Hyperlink"/>
          </w:rPr>
          <w:t>8.2.6</w:t>
        </w:r>
        <w:r>
          <w:rPr>
            <w:rFonts w:asciiTheme="minorHAnsi" w:eastAsiaTheme="minorEastAsia" w:hAnsiTheme="minorHAnsi" w:cstheme="minorBidi"/>
            <w:iCs w:val="0"/>
            <w:sz w:val="22"/>
            <w:szCs w:val="22"/>
            <w:lang w:bidi="ar-SA"/>
          </w:rPr>
          <w:tab/>
        </w:r>
        <w:r w:rsidRPr="00CB7112">
          <w:rPr>
            <w:rStyle w:val="Hyperlink"/>
          </w:rPr>
          <w:t>Flume Events</w:t>
        </w:r>
        <w:r>
          <w:rPr>
            <w:webHidden/>
          </w:rPr>
          <w:tab/>
        </w:r>
        <w:r>
          <w:rPr>
            <w:webHidden/>
          </w:rPr>
          <w:fldChar w:fldCharType="begin"/>
        </w:r>
        <w:r>
          <w:rPr>
            <w:webHidden/>
          </w:rPr>
          <w:instrText xml:space="preserve"> PAGEREF _Toc481554818 \h </w:instrText>
        </w:r>
        <w:r>
          <w:rPr>
            <w:webHidden/>
          </w:rPr>
        </w:r>
        <w:r>
          <w:rPr>
            <w:webHidden/>
          </w:rPr>
          <w:fldChar w:fldCharType="separate"/>
        </w:r>
        <w:r>
          <w:rPr>
            <w:webHidden/>
          </w:rPr>
          <w:t>128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19" w:history="1">
        <w:r w:rsidRPr="00CB7112">
          <w:rPr>
            <w:rStyle w:val="Hyperlink"/>
          </w:rPr>
          <w:t>8.2.7</w:t>
        </w:r>
        <w:r>
          <w:rPr>
            <w:rFonts w:asciiTheme="minorHAnsi" w:eastAsiaTheme="minorEastAsia" w:hAnsiTheme="minorHAnsi" w:cstheme="minorBidi"/>
            <w:iCs w:val="0"/>
            <w:sz w:val="22"/>
            <w:szCs w:val="22"/>
            <w:lang w:bidi="ar-SA"/>
          </w:rPr>
          <w:tab/>
        </w:r>
        <w:r w:rsidRPr="00CB7112">
          <w:rPr>
            <w:rStyle w:val="Hyperlink"/>
          </w:rPr>
          <w:t>Flume Components</w:t>
        </w:r>
        <w:r>
          <w:rPr>
            <w:webHidden/>
          </w:rPr>
          <w:tab/>
        </w:r>
        <w:r>
          <w:rPr>
            <w:webHidden/>
          </w:rPr>
          <w:fldChar w:fldCharType="begin"/>
        </w:r>
        <w:r>
          <w:rPr>
            <w:webHidden/>
          </w:rPr>
          <w:instrText xml:space="preserve"> PAGEREF _Toc481554819 \h </w:instrText>
        </w:r>
        <w:r>
          <w:rPr>
            <w:webHidden/>
          </w:rPr>
        </w:r>
        <w:r>
          <w:rPr>
            <w:webHidden/>
          </w:rPr>
          <w:fldChar w:fldCharType="separate"/>
        </w:r>
        <w:r>
          <w:rPr>
            <w:webHidden/>
          </w:rPr>
          <w:t>128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0" w:history="1">
        <w:r w:rsidRPr="00CB7112">
          <w:rPr>
            <w:rStyle w:val="Hyperlink"/>
          </w:rPr>
          <w:t>8.2.8</w:t>
        </w:r>
        <w:r>
          <w:rPr>
            <w:rFonts w:asciiTheme="minorHAnsi" w:eastAsiaTheme="minorEastAsia" w:hAnsiTheme="minorHAnsi" w:cstheme="minorBidi"/>
            <w:iCs w:val="0"/>
            <w:sz w:val="22"/>
            <w:szCs w:val="22"/>
            <w:lang w:bidi="ar-SA"/>
          </w:rPr>
          <w:tab/>
        </w:r>
        <w:r w:rsidRPr="00CB7112">
          <w:rPr>
            <w:rStyle w:val="Hyperlink"/>
          </w:rPr>
          <w:t>Agent</w:t>
        </w:r>
        <w:r>
          <w:rPr>
            <w:webHidden/>
          </w:rPr>
          <w:tab/>
        </w:r>
        <w:r>
          <w:rPr>
            <w:webHidden/>
          </w:rPr>
          <w:fldChar w:fldCharType="begin"/>
        </w:r>
        <w:r>
          <w:rPr>
            <w:webHidden/>
          </w:rPr>
          <w:instrText xml:space="preserve"> PAGEREF _Toc481554820 \h </w:instrText>
        </w:r>
        <w:r>
          <w:rPr>
            <w:webHidden/>
          </w:rPr>
        </w:r>
        <w:r>
          <w:rPr>
            <w:webHidden/>
          </w:rPr>
          <w:fldChar w:fldCharType="separate"/>
        </w:r>
        <w:r>
          <w:rPr>
            <w:webHidden/>
          </w:rPr>
          <w:t>129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1" w:history="1">
        <w:r w:rsidRPr="00CB7112">
          <w:rPr>
            <w:rStyle w:val="Hyperlink"/>
          </w:rPr>
          <w:t>8.2.9</w:t>
        </w:r>
        <w:r>
          <w:rPr>
            <w:rFonts w:asciiTheme="minorHAnsi" w:eastAsiaTheme="minorEastAsia" w:hAnsiTheme="minorHAnsi" w:cstheme="minorBidi"/>
            <w:iCs w:val="0"/>
            <w:sz w:val="22"/>
            <w:szCs w:val="22"/>
            <w:lang w:bidi="ar-SA"/>
          </w:rPr>
          <w:tab/>
        </w:r>
        <w:r w:rsidRPr="00CB7112">
          <w:rPr>
            <w:rStyle w:val="Hyperlink"/>
          </w:rPr>
          <w:t>Source</w:t>
        </w:r>
        <w:r>
          <w:rPr>
            <w:webHidden/>
          </w:rPr>
          <w:tab/>
        </w:r>
        <w:r>
          <w:rPr>
            <w:webHidden/>
          </w:rPr>
          <w:fldChar w:fldCharType="begin"/>
        </w:r>
        <w:r>
          <w:rPr>
            <w:webHidden/>
          </w:rPr>
          <w:instrText xml:space="preserve"> PAGEREF _Toc481554821 \h </w:instrText>
        </w:r>
        <w:r>
          <w:rPr>
            <w:webHidden/>
          </w:rPr>
        </w:r>
        <w:r>
          <w:rPr>
            <w:webHidden/>
          </w:rPr>
          <w:fldChar w:fldCharType="separate"/>
        </w:r>
        <w:r>
          <w:rPr>
            <w:webHidden/>
          </w:rPr>
          <w:t>129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2" w:history="1">
        <w:r w:rsidRPr="00CB7112">
          <w:rPr>
            <w:rStyle w:val="Hyperlink"/>
          </w:rPr>
          <w:t>8.2.10</w:t>
        </w:r>
        <w:r>
          <w:rPr>
            <w:rFonts w:asciiTheme="minorHAnsi" w:eastAsiaTheme="minorEastAsia" w:hAnsiTheme="minorHAnsi" w:cstheme="minorBidi"/>
            <w:iCs w:val="0"/>
            <w:sz w:val="22"/>
            <w:szCs w:val="22"/>
            <w:lang w:bidi="ar-SA"/>
          </w:rPr>
          <w:tab/>
        </w:r>
        <w:r w:rsidRPr="00CB7112">
          <w:rPr>
            <w:rStyle w:val="Hyperlink"/>
          </w:rPr>
          <w:t>Channels</w:t>
        </w:r>
        <w:r>
          <w:rPr>
            <w:webHidden/>
          </w:rPr>
          <w:tab/>
        </w:r>
        <w:r>
          <w:rPr>
            <w:webHidden/>
          </w:rPr>
          <w:fldChar w:fldCharType="begin"/>
        </w:r>
        <w:r>
          <w:rPr>
            <w:webHidden/>
          </w:rPr>
          <w:instrText xml:space="preserve"> PAGEREF _Toc481554822 \h </w:instrText>
        </w:r>
        <w:r>
          <w:rPr>
            <w:webHidden/>
          </w:rPr>
        </w:r>
        <w:r>
          <w:rPr>
            <w:webHidden/>
          </w:rPr>
          <w:fldChar w:fldCharType="separate"/>
        </w:r>
        <w:r>
          <w:rPr>
            <w:webHidden/>
          </w:rPr>
          <w:t>129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3" w:history="1">
        <w:r w:rsidRPr="00CB7112">
          <w:rPr>
            <w:rStyle w:val="Hyperlink"/>
          </w:rPr>
          <w:t>8.2.11</w:t>
        </w:r>
        <w:r>
          <w:rPr>
            <w:rFonts w:asciiTheme="minorHAnsi" w:eastAsiaTheme="minorEastAsia" w:hAnsiTheme="minorHAnsi" w:cstheme="minorBidi"/>
            <w:iCs w:val="0"/>
            <w:sz w:val="22"/>
            <w:szCs w:val="22"/>
            <w:lang w:bidi="ar-SA"/>
          </w:rPr>
          <w:tab/>
        </w:r>
        <w:r w:rsidRPr="00CB7112">
          <w:rPr>
            <w:rStyle w:val="Hyperlink"/>
          </w:rPr>
          <w:t>Sink</w:t>
        </w:r>
        <w:r>
          <w:rPr>
            <w:webHidden/>
          </w:rPr>
          <w:tab/>
        </w:r>
        <w:r>
          <w:rPr>
            <w:webHidden/>
          </w:rPr>
          <w:fldChar w:fldCharType="begin"/>
        </w:r>
        <w:r>
          <w:rPr>
            <w:webHidden/>
          </w:rPr>
          <w:instrText xml:space="preserve"> PAGEREF _Toc481554823 \h </w:instrText>
        </w:r>
        <w:r>
          <w:rPr>
            <w:webHidden/>
          </w:rPr>
        </w:r>
        <w:r>
          <w:rPr>
            <w:webHidden/>
          </w:rPr>
          <w:fldChar w:fldCharType="separate"/>
        </w:r>
        <w:r>
          <w:rPr>
            <w:webHidden/>
          </w:rPr>
          <w:t>130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4" w:history="1">
        <w:r w:rsidRPr="00CB7112">
          <w:rPr>
            <w:rStyle w:val="Hyperlink"/>
          </w:rPr>
          <w:t>8.2.12</w:t>
        </w:r>
        <w:r>
          <w:rPr>
            <w:rFonts w:asciiTheme="minorHAnsi" w:eastAsiaTheme="minorEastAsia" w:hAnsiTheme="minorHAnsi" w:cstheme="minorBidi"/>
            <w:iCs w:val="0"/>
            <w:sz w:val="22"/>
            <w:szCs w:val="22"/>
            <w:lang w:bidi="ar-SA"/>
          </w:rPr>
          <w:tab/>
        </w:r>
        <w:r w:rsidRPr="00CB7112">
          <w:rPr>
            <w:rStyle w:val="Hyperlink"/>
          </w:rPr>
          <w:t>Additional Components of Flume Agent</w:t>
        </w:r>
        <w:r>
          <w:rPr>
            <w:webHidden/>
          </w:rPr>
          <w:tab/>
        </w:r>
        <w:r>
          <w:rPr>
            <w:webHidden/>
          </w:rPr>
          <w:fldChar w:fldCharType="begin"/>
        </w:r>
        <w:r>
          <w:rPr>
            <w:webHidden/>
          </w:rPr>
          <w:instrText xml:space="preserve"> PAGEREF _Toc481554824 \h </w:instrText>
        </w:r>
        <w:r>
          <w:rPr>
            <w:webHidden/>
          </w:rPr>
        </w:r>
        <w:r>
          <w:rPr>
            <w:webHidden/>
          </w:rPr>
          <w:fldChar w:fldCharType="separate"/>
        </w:r>
        <w:r>
          <w:rPr>
            <w:webHidden/>
          </w:rPr>
          <w:t>130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5" w:history="1">
        <w:r w:rsidRPr="00CB7112">
          <w:rPr>
            <w:rStyle w:val="Hyperlink"/>
          </w:rPr>
          <w:t>8.2.13</w:t>
        </w:r>
        <w:r>
          <w:rPr>
            <w:rFonts w:asciiTheme="minorHAnsi" w:eastAsiaTheme="minorEastAsia" w:hAnsiTheme="minorHAnsi" w:cstheme="minorBidi"/>
            <w:iCs w:val="0"/>
            <w:sz w:val="22"/>
            <w:szCs w:val="22"/>
            <w:lang w:bidi="ar-SA"/>
          </w:rPr>
          <w:tab/>
        </w:r>
        <w:r w:rsidRPr="00CB7112">
          <w:rPr>
            <w:rStyle w:val="Hyperlink"/>
          </w:rPr>
          <w:t>Interceptors</w:t>
        </w:r>
        <w:r>
          <w:rPr>
            <w:webHidden/>
          </w:rPr>
          <w:tab/>
        </w:r>
        <w:r>
          <w:rPr>
            <w:webHidden/>
          </w:rPr>
          <w:fldChar w:fldCharType="begin"/>
        </w:r>
        <w:r>
          <w:rPr>
            <w:webHidden/>
          </w:rPr>
          <w:instrText xml:space="preserve"> PAGEREF _Toc481554825 \h </w:instrText>
        </w:r>
        <w:r>
          <w:rPr>
            <w:webHidden/>
          </w:rPr>
        </w:r>
        <w:r>
          <w:rPr>
            <w:webHidden/>
          </w:rPr>
          <w:fldChar w:fldCharType="separate"/>
        </w:r>
        <w:r>
          <w:rPr>
            <w:webHidden/>
          </w:rPr>
          <w:t>130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6" w:history="1">
        <w:r w:rsidRPr="00CB7112">
          <w:rPr>
            <w:rStyle w:val="Hyperlink"/>
          </w:rPr>
          <w:t>8.2.14</w:t>
        </w:r>
        <w:r>
          <w:rPr>
            <w:rFonts w:asciiTheme="minorHAnsi" w:eastAsiaTheme="minorEastAsia" w:hAnsiTheme="minorHAnsi" w:cstheme="minorBidi"/>
            <w:iCs w:val="0"/>
            <w:sz w:val="22"/>
            <w:szCs w:val="22"/>
            <w:lang w:bidi="ar-SA"/>
          </w:rPr>
          <w:tab/>
        </w:r>
        <w:r w:rsidRPr="00CB7112">
          <w:rPr>
            <w:rStyle w:val="Hyperlink"/>
          </w:rPr>
          <w:t>Channel Selectors</w:t>
        </w:r>
        <w:r>
          <w:rPr>
            <w:webHidden/>
          </w:rPr>
          <w:tab/>
        </w:r>
        <w:r>
          <w:rPr>
            <w:webHidden/>
          </w:rPr>
          <w:fldChar w:fldCharType="begin"/>
        </w:r>
        <w:r>
          <w:rPr>
            <w:webHidden/>
          </w:rPr>
          <w:instrText xml:space="preserve"> PAGEREF _Toc481554826 \h </w:instrText>
        </w:r>
        <w:r>
          <w:rPr>
            <w:webHidden/>
          </w:rPr>
        </w:r>
        <w:r>
          <w:rPr>
            <w:webHidden/>
          </w:rPr>
          <w:fldChar w:fldCharType="separate"/>
        </w:r>
        <w:r>
          <w:rPr>
            <w:webHidden/>
          </w:rPr>
          <w:t>130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7" w:history="1">
        <w:r w:rsidRPr="00CB7112">
          <w:rPr>
            <w:rStyle w:val="Hyperlink"/>
          </w:rPr>
          <w:t>8.2.15</w:t>
        </w:r>
        <w:r>
          <w:rPr>
            <w:rFonts w:asciiTheme="minorHAnsi" w:eastAsiaTheme="minorEastAsia" w:hAnsiTheme="minorHAnsi" w:cstheme="minorBidi"/>
            <w:iCs w:val="0"/>
            <w:sz w:val="22"/>
            <w:szCs w:val="22"/>
            <w:lang w:bidi="ar-SA"/>
          </w:rPr>
          <w:tab/>
        </w:r>
        <w:r w:rsidRPr="00CB7112">
          <w:rPr>
            <w:rStyle w:val="Hyperlink"/>
          </w:rPr>
          <w:t>Sink Processors</w:t>
        </w:r>
        <w:r>
          <w:rPr>
            <w:webHidden/>
          </w:rPr>
          <w:tab/>
        </w:r>
        <w:r>
          <w:rPr>
            <w:webHidden/>
          </w:rPr>
          <w:fldChar w:fldCharType="begin"/>
        </w:r>
        <w:r>
          <w:rPr>
            <w:webHidden/>
          </w:rPr>
          <w:instrText xml:space="preserve"> PAGEREF _Toc481554827 \h </w:instrText>
        </w:r>
        <w:r>
          <w:rPr>
            <w:webHidden/>
          </w:rPr>
        </w:r>
        <w:r>
          <w:rPr>
            <w:webHidden/>
          </w:rPr>
          <w:fldChar w:fldCharType="separate"/>
        </w:r>
        <w:r>
          <w:rPr>
            <w:webHidden/>
          </w:rPr>
          <w:t>131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8" w:history="1">
        <w:r w:rsidRPr="00CB7112">
          <w:rPr>
            <w:rStyle w:val="Hyperlink"/>
          </w:rPr>
          <w:t>8.2.16</w:t>
        </w:r>
        <w:r>
          <w:rPr>
            <w:rFonts w:asciiTheme="minorHAnsi" w:eastAsiaTheme="minorEastAsia" w:hAnsiTheme="minorHAnsi" w:cstheme="minorBidi"/>
            <w:iCs w:val="0"/>
            <w:sz w:val="22"/>
            <w:szCs w:val="22"/>
            <w:lang w:bidi="ar-SA"/>
          </w:rPr>
          <w:tab/>
        </w:r>
        <w:r w:rsidRPr="00CB7112">
          <w:rPr>
            <w:rStyle w:val="Hyperlink"/>
          </w:rPr>
          <w:t>Flume - DataFlow</w:t>
        </w:r>
        <w:r>
          <w:rPr>
            <w:webHidden/>
          </w:rPr>
          <w:tab/>
        </w:r>
        <w:r>
          <w:rPr>
            <w:webHidden/>
          </w:rPr>
          <w:fldChar w:fldCharType="begin"/>
        </w:r>
        <w:r>
          <w:rPr>
            <w:webHidden/>
          </w:rPr>
          <w:instrText xml:space="preserve"> PAGEREF _Toc481554828 \h </w:instrText>
        </w:r>
        <w:r>
          <w:rPr>
            <w:webHidden/>
          </w:rPr>
        </w:r>
        <w:r>
          <w:rPr>
            <w:webHidden/>
          </w:rPr>
          <w:fldChar w:fldCharType="separate"/>
        </w:r>
        <w:r>
          <w:rPr>
            <w:webHidden/>
          </w:rPr>
          <w:t>131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29" w:history="1">
        <w:r w:rsidRPr="00CB7112">
          <w:rPr>
            <w:rStyle w:val="Hyperlink"/>
          </w:rPr>
          <w:t>8.2.17</w:t>
        </w:r>
        <w:r>
          <w:rPr>
            <w:rFonts w:asciiTheme="minorHAnsi" w:eastAsiaTheme="minorEastAsia" w:hAnsiTheme="minorHAnsi" w:cstheme="minorBidi"/>
            <w:iCs w:val="0"/>
            <w:sz w:val="22"/>
            <w:szCs w:val="22"/>
            <w:lang w:bidi="ar-SA"/>
          </w:rPr>
          <w:tab/>
        </w:r>
        <w:r w:rsidRPr="00CB7112">
          <w:rPr>
            <w:rStyle w:val="Hyperlink"/>
          </w:rPr>
          <w:t>Failure Handling</w:t>
        </w:r>
        <w:r>
          <w:rPr>
            <w:webHidden/>
          </w:rPr>
          <w:tab/>
        </w:r>
        <w:r>
          <w:rPr>
            <w:webHidden/>
          </w:rPr>
          <w:fldChar w:fldCharType="begin"/>
        </w:r>
        <w:r>
          <w:rPr>
            <w:webHidden/>
          </w:rPr>
          <w:instrText xml:space="preserve"> PAGEREF _Toc481554829 \h </w:instrText>
        </w:r>
        <w:r>
          <w:rPr>
            <w:webHidden/>
          </w:rPr>
        </w:r>
        <w:r>
          <w:rPr>
            <w:webHidden/>
          </w:rPr>
          <w:fldChar w:fldCharType="separate"/>
        </w:r>
        <w:r>
          <w:rPr>
            <w:webHidden/>
          </w:rPr>
          <w:t>131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0" w:history="1">
        <w:r w:rsidRPr="00CB7112">
          <w:rPr>
            <w:rStyle w:val="Hyperlink"/>
          </w:rPr>
          <w:t>8.2.18</w:t>
        </w:r>
        <w:r>
          <w:rPr>
            <w:rFonts w:asciiTheme="minorHAnsi" w:eastAsiaTheme="minorEastAsia" w:hAnsiTheme="minorHAnsi" w:cstheme="minorBidi"/>
            <w:iCs w:val="0"/>
            <w:sz w:val="22"/>
            <w:szCs w:val="22"/>
            <w:lang w:bidi="ar-SA"/>
          </w:rPr>
          <w:tab/>
        </w:r>
        <w:r w:rsidRPr="00CB7112">
          <w:rPr>
            <w:rStyle w:val="Hyperlink"/>
          </w:rPr>
          <w:t>End to End Flow</w:t>
        </w:r>
        <w:r>
          <w:rPr>
            <w:webHidden/>
          </w:rPr>
          <w:tab/>
        </w:r>
        <w:r>
          <w:rPr>
            <w:webHidden/>
          </w:rPr>
          <w:fldChar w:fldCharType="begin"/>
        </w:r>
        <w:r>
          <w:rPr>
            <w:webHidden/>
          </w:rPr>
          <w:instrText xml:space="preserve"> PAGEREF _Toc481554830 \h </w:instrText>
        </w:r>
        <w:r>
          <w:rPr>
            <w:webHidden/>
          </w:rPr>
        </w:r>
        <w:r>
          <w:rPr>
            <w:webHidden/>
          </w:rPr>
          <w:fldChar w:fldCharType="separate"/>
        </w:r>
        <w:r>
          <w:rPr>
            <w:webHidden/>
          </w:rPr>
          <w:t>131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1" w:history="1">
        <w:r w:rsidRPr="00CB7112">
          <w:rPr>
            <w:rStyle w:val="Hyperlink"/>
          </w:rPr>
          <w:t>8.2.19</w:t>
        </w:r>
        <w:r>
          <w:rPr>
            <w:rFonts w:asciiTheme="minorHAnsi" w:eastAsiaTheme="minorEastAsia" w:hAnsiTheme="minorHAnsi" w:cstheme="minorBidi"/>
            <w:iCs w:val="0"/>
            <w:sz w:val="22"/>
            <w:szCs w:val="22"/>
            <w:lang w:bidi="ar-SA"/>
          </w:rPr>
          <w:tab/>
        </w:r>
        <w:r w:rsidRPr="00CB7112">
          <w:rPr>
            <w:rStyle w:val="Hyperlink"/>
          </w:rPr>
          <w:t>Summary</w:t>
        </w:r>
        <w:r>
          <w:rPr>
            <w:webHidden/>
          </w:rPr>
          <w:tab/>
        </w:r>
        <w:r>
          <w:rPr>
            <w:webHidden/>
          </w:rPr>
          <w:fldChar w:fldCharType="begin"/>
        </w:r>
        <w:r>
          <w:rPr>
            <w:webHidden/>
          </w:rPr>
          <w:instrText xml:space="preserve"> PAGEREF _Toc481554831 \h </w:instrText>
        </w:r>
        <w:r>
          <w:rPr>
            <w:webHidden/>
          </w:rPr>
        </w:r>
        <w:r>
          <w:rPr>
            <w:webHidden/>
          </w:rPr>
          <w:fldChar w:fldCharType="separate"/>
        </w:r>
        <w:r>
          <w:rPr>
            <w:webHidden/>
          </w:rPr>
          <w:t>132</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832" w:history="1">
        <w:r w:rsidRPr="00CB7112">
          <w:rPr>
            <w:rStyle w:val="Hyperlink"/>
            <w:rFonts w:cstheme="minorHAnsi"/>
            <w:noProof/>
          </w:rPr>
          <w:t>9.</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Kumar Preparation</w:t>
        </w:r>
        <w:r>
          <w:rPr>
            <w:noProof/>
            <w:webHidden/>
          </w:rPr>
          <w:tab/>
        </w:r>
        <w:r>
          <w:rPr>
            <w:noProof/>
            <w:webHidden/>
          </w:rPr>
          <w:fldChar w:fldCharType="begin"/>
        </w:r>
        <w:r>
          <w:rPr>
            <w:noProof/>
            <w:webHidden/>
          </w:rPr>
          <w:instrText xml:space="preserve"> PAGEREF _Toc481554832 \h </w:instrText>
        </w:r>
        <w:r>
          <w:rPr>
            <w:noProof/>
            <w:webHidden/>
          </w:rPr>
        </w:r>
        <w:r>
          <w:rPr>
            <w:noProof/>
            <w:webHidden/>
          </w:rPr>
          <w:fldChar w:fldCharType="separate"/>
        </w:r>
        <w:r>
          <w:rPr>
            <w:noProof/>
            <w:webHidden/>
          </w:rPr>
          <w:t>133</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33" w:history="1">
        <w:r w:rsidRPr="00CB7112">
          <w:rPr>
            <w:rStyle w:val="Hyperlink"/>
            <w:rFonts w:ascii="Arial" w:hAnsi="Arial" w:cs="Arial"/>
            <w:noProof/>
          </w:rPr>
          <w:t>9.1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Kumar Preparation</w:t>
        </w:r>
        <w:r>
          <w:rPr>
            <w:noProof/>
            <w:webHidden/>
          </w:rPr>
          <w:tab/>
        </w:r>
        <w:r>
          <w:rPr>
            <w:noProof/>
            <w:webHidden/>
          </w:rPr>
          <w:fldChar w:fldCharType="begin"/>
        </w:r>
        <w:r>
          <w:rPr>
            <w:noProof/>
            <w:webHidden/>
          </w:rPr>
          <w:instrText xml:space="preserve"> PAGEREF _Toc481554833 \h </w:instrText>
        </w:r>
        <w:r>
          <w:rPr>
            <w:noProof/>
            <w:webHidden/>
          </w:rPr>
        </w:r>
        <w:r>
          <w:rPr>
            <w:noProof/>
            <w:webHidden/>
          </w:rPr>
          <w:fldChar w:fldCharType="separate"/>
        </w:r>
        <w:r>
          <w:rPr>
            <w:noProof/>
            <w:webHidden/>
          </w:rPr>
          <w:t>133</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4" w:history="1">
        <w:r w:rsidRPr="00CB7112">
          <w:rPr>
            <w:rStyle w:val="Hyperlink"/>
          </w:rPr>
          <w:t>9.1.1</w:t>
        </w:r>
        <w:r>
          <w:rPr>
            <w:rFonts w:asciiTheme="minorHAnsi" w:eastAsiaTheme="minorEastAsia" w:hAnsiTheme="minorHAnsi" w:cstheme="minorBidi"/>
            <w:iCs w:val="0"/>
            <w:sz w:val="22"/>
            <w:szCs w:val="22"/>
            <w:lang w:bidi="ar-SA"/>
          </w:rPr>
          <w:tab/>
        </w:r>
        <w:r w:rsidRPr="00CB7112">
          <w:rPr>
            <w:rStyle w:val="Hyperlink"/>
          </w:rPr>
          <w:t>Gcloud</w:t>
        </w:r>
        <w:r>
          <w:rPr>
            <w:webHidden/>
          </w:rPr>
          <w:tab/>
        </w:r>
        <w:r>
          <w:rPr>
            <w:webHidden/>
          </w:rPr>
          <w:fldChar w:fldCharType="begin"/>
        </w:r>
        <w:r>
          <w:rPr>
            <w:webHidden/>
          </w:rPr>
          <w:instrText xml:space="preserve"> PAGEREF _Toc481554834 \h </w:instrText>
        </w:r>
        <w:r>
          <w:rPr>
            <w:webHidden/>
          </w:rPr>
        </w:r>
        <w:r>
          <w:rPr>
            <w:webHidden/>
          </w:rPr>
          <w:fldChar w:fldCharType="separate"/>
        </w:r>
        <w:r>
          <w:rPr>
            <w:webHidden/>
          </w:rPr>
          <w:t>133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5" w:history="1">
        <w:r w:rsidRPr="00CB7112">
          <w:rPr>
            <w:rStyle w:val="Hyperlink"/>
          </w:rPr>
          <w:t>9.1.2</w:t>
        </w:r>
        <w:r>
          <w:rPr>
            <w:rFonts w:asciiTheme="minorHAnsi" w:eastAsiaTheme="minorEastAsia" w:hAnsiTheme="minorHAnsi" w:cstheme="minorBidi"/>
            <w:iCs w:val="0"/>
            <w:sz w:val="22"/>
            <w:szCs w:val="22"/>
            <w:lang w:bidi="ar-SA"/>
          </w:rPr>
          <w:tab/>
        </w:r>
        <w:r w:rsidRPr="00CB7112">
          <w:rPr>
            <w:rStyle w:val="Hyperlink"/>
          </w:rPr>
          <w:t>Hive</w:t>
        </w:r>
        <w:r>
          <w:rPr>
            <w:webHidden/>
          </w:rPr>
          <w:tab/>
        </w:r>
        <w:r>
          <w:rPr>
            <w:webHidden/>
          </w:rPr>
          <w:fldChar w:fldCharType="begin"/>
        </w:r>
        <w:r>
          <w:rPr>
            <w:webHidden/>
          </w:rPr>
          <w:instrText xml:space="preserve"> PAGEREF _Toc481554835 \h </w:instrText>
        </w:r>
        <w:r>
          <w:rPr>
            <w:webHidden/>
          </w:rPr>
        </w:r>
        <w:r>
          <w:rPr>
            <w:webHidden/>
          </w:rPr>
          <w:fldChar w:fldCharType="separate"/>
        </w:r>
        <w:r>
          <w:rPr>
            <w:webHidden/>
          </w:rPr>
          <w:t>134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6" w:history="1">
        <w:r w:rsidRPr="00CB7112">
          <w:rPr>
            <w:rStyle w:val="Hyperlink"/>
          </w:rPr>
          <w:t>9.1.3</w:t>
        </w:r>
        <w:r>
          <w:rPr>
            <w:rFonts w:asciiTheme="minorHAnsi" w:eastAsiaTheme="minorEastAsia" w:hAnsiTheme="minorHAnsi" w:cstheme="minorBidi"/>
            <w:iCs w:val="0"/>
            <w:sz w:val="22"/>
            <w:szCs w:val="22"/>
            <w:lang w:bidi="ar-SA"/>
          </w:rPr>
          <w:tab/>
        </w:r>
        <w:r w:rsidRPr="00CB7112">
          <w:rPr>
            <w:rStyle w:val="Hyperlink"/>
          </w:rPr>
          <w:t>Pig</w:t>
        </w:r>
        <w:r>
          <w:rPr>
            <w:webHidden/>
          </w:rPr>
          <w:tab/>
        </w:r>
        <w:r>
          <w:rPr>
            <w:webHidden/>
          </w:rPr>
          <w:fldChar w:fldCharType="begin"/>
        </w:r>
        <w:r>
          <w:rPr>
            <w:webHidden/>
          </w:rPr>
          <w:instrText xml:space="preserve"> PAGEREF _Toc481554836 \h </w:instrText>
        </w:r>
        <w:r>
          <w:rPr>
            <w:webHidden/>
          </w:rPr>
        </w:r>
        <w:r>
          <w:rPr>
            <w:webHidden/>
          </w:rPr>
          <w:fldChar w:fldCharType="separate"/>
        </w:r>
        <w:r>
          <w:rPr>
            <w:webHidden/>
          </w:rPr>
          <w:t>135</w:t>
        </w:r>
        <w:r>
          <w:rPr>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837" w:history="1">
        <w:r w:rsidRPr="00CB7112">
          <w:rPr>
            <w:rStyle w:val="Hyperlink"/>
            <w:rFonts w:cstheme="minorHAnsi"/>
            <w:noProof/>
          </w:rPr>
          <w:t>10.</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Interview Questions</w:t>
        </w:r>
        <w:r>
          <w:rPr>
            <w:noProof/>
            <w:webHidden/>
          </w:rPr>
          <w:tab/>
        </w:r>
        <w:r>
          <w:rPr>
            <w:noProof/>
            <w:webHidden/>
          </w:rPr>
          <w:fldChar w:fldCharType="begin"/>
        </w:r>
        <w:r>
          <w:rPr>
            <w:noProof/>
            <w:webHidden/>
          </w:rPr>
          <w:instrText xml:space="preserve"> PAGEREF _Toc481554837 \h </w:instrText>
        </w:r>
        <w:r>
          <w:rPr>
            <w:noProof/>
            <w:webHidden/>
          </w:rPr>
        </w:r>
        <w:r>
          <w:rPr>
            <w:noProof/>
            <w:webHidden/>
          </w:rPr>
          <w:fldChar w:fldCharType="separate"/>
        </w:r>
        <w:r>
          <w:rPr>
            <w:noProof/>
            <w:webHidden/>
          </w:rPr>
          <w:t>137</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38" w:history="1">
        <w:r w:rsidRPr="00CB7112">
          <w:rPr>
            <w:rStyle w:val="Hyperlink"/>
            <w:rFonts w:ascii="Arial" w:hAnsi="Arial" w:cs="Arial"/>
            <w:noProof/>
          </w:rPr>
          <w:t>10.1</w:t>
        </w:r>
        <w:r>
          <w:rPr>
            <w:rFonts w:asciiTheme="minorHAnsi" w:eastAsiaTheme="minorEastAsia" w:hAnsiTheme="minorHAnsi" w:cstheme="minorBidi"/>
            <w:smallCaps w:val="0"/>
            <w:noProof/>
            <w:sz w:val="22"/>
            <w:szCs w:val="22"/>
            <w:lang w:bidi="ar-SA"/>
          </w:rPr>
          <w:tab/>
        </w:r>
        <w:r w:rsidRPr="00CB7112">
          <w:rPr>
            <w:rStyle w:val="Hyperlink"/>
            <w:rFonts w:ascii="Arial" w:hAnsi="Arial" w:cs="Arial"/>
            <w:noProof/>
          </w:rPr>
          <w:t>HDFS/ Hadoop – Interview Questions</w:t>
        </w:r>
        <w:r>
          <w:rPr>
            <w:noProof/>
            <w:webHidden/>
          </w:rPr>
          <w:tab/>
        </w:r>
        <w:r>
          <w:rPr>
            <w:noProof/>
            <w:webHidden/>
          </w:rPr>
          <w:fldChar w:fldCharType="begin"/>
        </w:r>
        <w:r>
          <w:rPr>
            <w:noProof/>
            <w:webHidden/>
          </w:rPr>
          <w:instrText xml:space="preserve"> PAGEREF _Toc481554838 \h </w:instrText>
        </w:r>
        <w:r>
          <w:rPr>
            <w:noProof/>
            <w:webHidden/>
          </w:rPr>
        </w:r>
        <w:r>
          <w:rPr>
            <w:noProof/>
            <w:webHidden/>
          </w:rPr>
          <w:fldChar w:fldCharType="separate"/>
        </w:r>
        <w:r>
          <w:rPr>
            <w:noProof/>
            <w:webHidden/>
          </w:rPr>
          <w:t>137</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39" w:history="1">
        <w:r w:rsidRPr="00CB7112">
          <w:rPr>
            <w:rStyle w:val="Hyperlink"/>
          </w:rPr>
          <w:t>10.1.1</w:t>
        </w:r>
        <w:r>
          <w:rPr>
            <w:rFonts w:asciiTheme="minorHAnsi" w:eastAsiaTheme="minorEastAsia" w:hAnsiTheme="minorHAnsi" w:cstheme="minorBidi"/>
            <w:iCs w:val="0"/>
            <w:sz w:val="22"/>
            <w:szCs w:val="22"/>
            <w:lang w:bidi="ar-SA"/>
          </w:rPr>
          <w:tab/>
        </w:r>
        <w:r w:rsidRPr="00CB7112">
          <w:rPr>
            <w:rStyle w:val="Hyperlink"/>
          </w:rPr>
          <w:t>encrypted files in HDFS</w:t>
        </w:r>
        <w:r>
          <w:rPr>
            <w:webHidden/>
          </w:rPr>
          <w:tab/>
        </w:r>
        <w:r>
          <w:rPr>
            <w:webHidden/>
          </w:rPr>
          <w:fldChar w:fldCharType="begin"/>
        </w:r>
        <w:r>
          <w:rPr>
            <w:webHidden/>
          </w:rPr>
          <w:instrText xml:space="preserve"> PAGEREF _Toc481554839 \h </w:instrText>
        </w:r>
        <w:r>
          <w:rPr>
            <w:webHidden/>
          </w:rPr>
        </w:r>
        <w:r>
          <w:rPr>
            <w:webHidden/>
          </w:rPr>
          <w:fldChar w:fldCharType="separate"/>
        </w:r>
        <w:r>
          <w:rPr>
            <w:webHidden/>
          </w:rPr>
          <w:t>137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0" w:history="1">
        <w:r w:rsidRPr="00CB7112">
          <w:rPr>
            <w:rStyle w:val="Hyperlink"/>
          </w:rPr>
          <w:t>10.1.2</w:t>
        </w:r>
        <w:r>
          <w:rPr>
            <w:rFonts w:asciiTheme="minorHAnsi" w:eastAsiaTheme="minorEastAsia" w:hAnsiTheme="minorHAnsi" w:cstheme="minorBidi"/>
            <w:iCs w:val="0"/>
            <w:sz w:val="22"/>
            <w:szCs w:val="22"/>
            <w:lang w:bidi="ar-SA"/>
          </w:rPr>
          <w:tab/>
        </w:r>
        <w:r w:rsidRPr="00CB7112">
          <w:rPr>
            <w:rStyle w:val="Hyperlink"/>
          </w:rPr>
          <w:t>Read in Hdfs files in HDFS</w:t>
        </w:r>
        <w:r>
          <w:rPr>
            <w:webHidden/>
          </w:rPr>
          <w:tab/>
        </w:r>
        <w:r>
          <w:rPr>
            <w:webHidden/>
          </w:rPr>
          <w:fldChar w:fldCharType="begin"/>
        </w:r>
        <w:r>
          <w:rPr>
            <w:webHidden/>
          </w:rPr>
          <w:instrText xml:space="preserve"> PAGEREF _Toc481554840 \h </w:instrText>
        </w:r>
        <w:r>
          <w:rPr>
            <w:webHidden/>
          </w:rPr>
        </w:r>
        <w:r>
          <w:rPr>
            <w:webHidden/>
          </w:rPr>
          <w:fldChar w:fldCharType="separate"/>
        </w:r>
        <w:r>
          <w:rPr>
            <w:webHidden/>
          </w:rPr>
          <w:t>137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1" w:history="1">
        <w:r w:rsidRPr="00CB7112">
          <w:rPr>
            <w:rStyle w:val="Hyperlink"/>
          </w:rPr>
          <w:t>10.1.3</w:t>
        </w:r>
        <w:r>
          <w:rPr>
            <w:rFonts w:asciiTheme="minorHAnsi" w:eastAsiaTheme="minorEastAsia" w:hAnsiTheme="minorHAnsi" w:cstheme="minorBidi"/>
            <w:iCs w:val="0"/>
            <w:sz w:val="22"/>
            <w:szCs w:val="22"/>
            <w:lang w:bidi="ar-SA"/>
          </w:rPr>
          <w:tab/>
        </w:r>
        <w:r w:rsidRPr="00CB7112">
          <w:rPr>
            <w:rStyle w:val="Hyperlink"/>
          </w:rPr>
          <w:t>Limit Directory Usage</w:t>
        </w:r>
        <w:r>
          <w:rPr>
            <w:webHidden/>
          </w:rPr>
          <w:tab/>
        </w:r>
        <w:r>
          <w:rPr>
            <w:webHidden/>
          </w:rPr>
          <w:fldChar w:fldCharType="begin"/>
        </w:r>
        <w:r>
          <w:rPr>
            <w:webHidden/>
          </w:rPr>
          <w:instrText xml:space="preserve"> PAGEREF _Toc481554841 \h </w:instrText>
        </w:r>
        <w:r>
          <w:rPr>
            <w:webHidden/>
          </w:rPr>
        </w:r>
        <w:r>
          <w:rPr>
            <w:webHidden/>
          </w:rPr>
          <w:fldChar w:fldCharType="separate"/>
        </w:r>
        <w:r>
          <w:rPr>
            <w:webHidden/>
          </w:rPr>
          <w:t>137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2" w:history="1">
        <w:r w:rsidRPr="00CB7112">
          <w:rPr>
            <w:rStyle w:val="Hyperlink"/>
          </w:rPr>
          <w:t>10.1.4</w:t>
        </w:r>
        <w:r>
          <w:rPr>
            <w:rFonts w:asciiTheme="minorHAnsi" w:eastAsiaTheme="minorEastAsia" w:hAnsiTheme="minorHAnsi" w:cstheme="minorBidi"/>
            <w:iCs w:val="0"/>
            <w:sz w:val="22"/>
            <w:szCs w:val="22"/>
            <w:lang w:bidi="ar-SA"/>
          </w:rPr>
          <w:tab/>
        </w:r>
        <w:r w:rsidRPr="00CB7112">
          <w:rPr>
            <w:rStyle w:val="Hyperlink"/>
          </w:rPr>
          <w:t>Data Across Cluster</w:t>
        </w:r>
        <w:r>
          <w:rPr>
            <w:webHidden/>
          </w:rPr>
          <w:tab/>
        </w:r>
        <w:r>
          <w:rPr>
            <w:webHidden/>
          </w:rPr>
          <w:fldChar w:fldCharType="begin"/>
        </w:r>
        <w:r>
          <w:rPr>
            <w:webHidden/>
          </w:rPr>
          <w:instrText xml:space="preserve"> PAGEREF _Toc481554842 \h </w:instrText>
        </w:r>
        <w:r>
          <w:rPr>
            <w:webHidden/>
          </w:rPr>
        </w:r>
        <w:r>
          <w:rPr>
            <w:webHidden/>
          </w:rPr>
          <w:fldChar w:fldCharType="separate"/>
        </w:r>
        <w:r>
          <w:rPr>
            <w:webHidden/>
          </w:rPr>
          <w:t>138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3" w:history="1">
        <w:r w:rsidRPr="00CB7112">
          <w:rPr>
            <w:rStyle w:val="Hyperlink"/>
          </w:rPr>
          <w:t>10.1.5</w:t>
        </w:r>
        <w:r>
          <w:rPr>
            <w:rFonts w:asciiTheme="minorHAnsi" w:eastAsiaTheme="minorEastAsia" w:hAnsiTheme="minorHAnsi" w:cstheme="minorBidi"/>
            <w:iCs w:val="0"/>
            <w:sz w:val="22"/>
            <w:szCs w:val="22"/>
            <w:lang w:bidi="ar-SA"/>
          </w:rPr>
          <w:tab/>
        </w:r>
        <w:r w:rsidRPr="00CB7112">
          <w:rPr>
            <w:rStyle w:val="Hyperlink"/>
          </w:rPr>
          <w:t>Rebalance Operations</w:t>
        </w:r>
        <w:r>
          <w:rPr>
            <w:webHidden/>
          </w:rPr>
          <w:tab/>
        </w:r>
        <w:r>
          <w:rPr>
            <w:webHidden/>
          </w:rPr>
          <w:fldChar w:fldCharType="begin"/>
        </w:r>
        <w:r>
          <w:rPr>
            <w:webHidden/>
          </w:rPr>
          <w:instrText xml:space="preserve"> PAGEREF _Toc481554843 \h </w:instrText>
        </w:r>
        <w:r>
          <w:rPr>
            <w:webHidden/>
          </w:rPr>
        </w:r>
        <w:r>
          <w:rPr>
            <w:webHidden/>
          </w:rPr>
          <w:fldChar w:fldCharType="separate"/>
        </w:r>
        <w:r>
          <w:rPr>
            <w:webHidden/>
          </w:rPr>
          <w:t>138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4" w:history="1">
        <w:r w:rsidRPr="00CB7112">
          <w:rPr>
            <w:rStyle w:val="Hyperlink"/>
          </w:rPr>
          <w:t>10.1.6</w:t>
        </w:r>
        <w:r>
          <w:rPr>
            <w:rFonts w:asciiTheme="minorHAnsi" w:eastAsiaTheme="minorEastAsia" w:hAnsiTheme="minorHAnsi" w:cstheme="minorBidi"/>
            <w:iCs w:val="0"/>
            <w:sz w:val="22"/>
            <w:szCs w:val="22"/>
            <w:lang w:bidi="ar-SA"/>
          </w:rPr>
          <w:tab/>
        </w:r>
        <w:r w:rsidRPr="00CB7112">
          <w:rPr>
            <w:rStyle w:val="Hyperlink"/>
          </w:rPr>
          <w:t>SafeMode</w:t>
        </w:r>
        <w:r>
          <w:rPr>
            <w:webHidden/>
          </w:rPr>
          <w:tab/>
        </w:r>
        <w:r>
          <w:rPr>
            <w:webHidden/>
          </w:rPr>
          <w:fldChar w:fldCharType="begin"/>
        </w:r>
        <w:r>
          <w:rPr>
            <w:webHidden/>
          </w:rPr>
          <w:instrText xml:space="preserve"> PAGEREF _Toc481554844 \h </w:instrText>
        </w:r>
        <w:r>
          <w:rPr>
            <w:webHidden/>
          </w:rPr>
        </w:r>
        <w:r>
          <w:rPr>
            <w:webHidden/>
          </w:rPr>
          <w:fldChar w:fldCharType="separate"/>
        </w:r>
        <w:r>
          <w:rPr>
            <w:webHidden/>
          </w:rPr>
          <w:t>138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5" w:history="1">
        <w:r w:rsidRPr="00CB7112">
          <w:rPr>
            <w:rStyle w:val="Hyperlink"/>
          </w:rPr>
          <w:t>10.1.7</w:t>
        </w:r>
        <w:r>
          <w:rPr>
            <w:rFonts w:asciiTheme="minorHAnsi" w:eastAsiaTheme="minorEastAsia" w:hAnsiTheme="minorHAnsi" w:cstheme="minorBidi"/>
            <w:iCs w:val="0"/>
            <w:sz w:val="22"/>
            <w:szCs w:val="22"/>
            <w:lang w:bidi="ar-SA"/>
          </w:rPr>
          <w:tab/>
        </w:r>
        <w:r w:rsidRPr="00CB7112">
          <w:rPr>
            <w:rStyle w:val="Hyperlink"/>
          </w:rPr>
          <w:t>Counters In Haddop</w:t>
        </w:r>
        <w:r>
          <w:rPr>
            <w:webHidden/>
          </w:rPr>
          <w:tab/>
        </w:r>
        <w:r>
          <w:rPr>
            <w:webHidden/>
          </w:rPr>
          <w:fldChar w:fldCharType="begin"/>
        </w:r>
        <w:r>
          <w:rPr>
            <w:webHidden/>
          </w:rPr>
          <w:instrText xml:space="preserve"> PAGEREF _Toc481554845 \h </w:instrText>
        </w:r>
        <w:r>
          <w:rPr>
            <w:webHidden/>
          </w:rPr>
        </w:r>
        <w:r>
          <w:rPr>
            <w:webHidden/>
          </w:rPr>
          <w:fldChar w:fldCharType="separate"/>
        </w:r>
        <w:r>
          <w:rPr>
            <w:webHidden/>
          </w:rPr>
          <w:t>138</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6" w:history="1">
        <w:r w:rsidRPr="00CB7112">
          <w:rPr>
            <w:rStyle w:val="Hyperlink"/>
          </w:rPr>
          <w:t>10.1.8</w:t>
        </w:r>
        <w:r>
          <w:rPr>
            <w:rFonts w:asciiTheme="minorHAnsi" w:eastAsiaTheme="minorEastAsia" w:hAnsiTheme="minorHAnsi" w:cstheme="minorBidi"/>
            <w:iCs w:val="0"/>
            <w:sz w:val="22"/>
            <w:szCs w:val="22"/>
            <w:lang w:bidi="ar-SA"/>
          </w:rPr>
          <w:tab/>
        </w:r>
        <w:r w:rsidRPr="00CB7112">
          <w:rPr>
            <w:rStyle w:val="Hyperlink"/>
          </w:rPr>
          <w:t>Block</w:t>
        </w:r>
        <w:r>
          <w:rPr>
            <w:webHidden/>
          </w:rPr>
          <w:tab/>
        </w:r>
        <w:r>
          <w:rPr>
            <w:webHidden/>
          </w:rPr>
          <w:fldChar w:fldCharType="begin"/>
        </w:r>
        <w:r>
          <w:rPr>
            <w:webHidden/>
          </w:rPr>
          <w:instrText xml:space="preserve"> PAGEREF _Toc481554846 \h </w:instrText>
        </w:r>
        <w:r>
          <w:rPr>
            <w:webHidden/>
          </w:rPr>
        </w:r>
        <w:r>
          <w:rPr>
            <w:webHidden/>
          </w:rPr>
          <w:fldChar w:fldCharType="separate"/>
        </w:r>
        <w:r>
          <w:rPr>
            <w:webHidden/>
          </w:rPr>
          <w:t>139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7" w:history="1">
        <w:r w:rsidRPr="00CB7112">
          <w:rPr>
            <w:rStyle w:val="Hyperlink"/>
          </w:rPr>
          <w:t>10.1.9</w:t>
        </w:r>
        <w:r>
          <w:rPr>
            <w:rFonts w:asciiTheme="minorHAnsi" w:eastAsiaTheme="minorEastAsia" w:hAnsiTheme="minorHAnsi" w:cstheme="minorBidi"/>
            <w:iCs w:val="0"/>
            <w:sz w:val="22"/>
            <w:szCs w:val="22"/>
            <w:lang w:bidi="ar-SA"/>
          </w:rPr>
          <w:tab/>
        </w:r>
        <w:r w:rsidRPr="00CB7112">
          <w:rPr>
            <w:rStyle w:val="Hyperlink"/>
          </w:rPr>
          <w:t>InputSplit and Block</w:t>
        </w:r>
        <w:r>
          <w:rPr>
            <w:webHidden/>
          </w:rPr>
          <w:tab/>
        </w:r>
        <w:r>
          <w:rPr>
            <w:webHidden/>
          </w:rPr>
          <w:fldChar w:fldCharType="begin"/>
        </w:r>
        <w:r>
          <w:rPr>
            <w:webHidden/>
          </w:rPr>
          <w:instrText xml:space="preserve"> PAGEREF _Toc481554847 \h </w:instrText>
        </w:r>
        <w:r>
          <w:rPr>
            <w:webHidden/>
          </w:rPr>
        </w:r>
        <w:r>
          <w:rPr>
            <w:webHidden/>
          </w:rPr>
          <w:fldChar w:fldCharType="separate"/>
        </w:r>
        <w:r>
          <w:rPr>
            <w:webHidden/>
          </w:rPr>
          <w:t>139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8" w:history="1">
        <w:r w:rsidRPr="00CB7112">
          <w:rPr>
            <w:rStyle w:val="Hyperlink"/>
          </w:rPr>
          <w:t>10.1.10</w:t>
        </w:r>
        <w:r>
          <w:rPr>
            <w:rFonts w:asciiTheme="minorHAnsi" w:eastAsiaTheme="minorEastAsia" w:hAnsiTheme="minorHAnsi" w:cstheme="minorBidi"/>
            <w:iCs w:val="0"/>
            <w:sz w:val="22"/>
            <w:szCs w:val="22"/>
            <w:lang w:bidi="ar-SA"/>
          </w:rPr>
          <w:tab/>
        </w:r>
        <w:r w:rsidRPr="00CB7112">
          <w:rPr>
            <w:rStyle w:val="Hyperlink"/>
          </w:rPr>
          <w:t>Speculative Execution</w:t>
        </w:r>
        <w:r>
          <w:rPr>
            <w:webHidden/>
          </w:rPr>
          <w:tab/>
        </w:r>
        <w:r>
          <w:rPr>
            <w:webHidden/>
          </w:rPr>
          <w:fldChar w:fldCharType="begin"/>
        </w:r>
        <w:r>
          <w:rPr>
            <w:webHidden/>
          </w:rPr>
          <w:instrText xml:space="preserve"> PAGEREF _Toc481554848 \h </w:instrText>
        </w:r>
        <w:r>
          <w:rPr>
            <w:webHidden/>
          </w:rPr>
        </w:r>
        <w:r>
          <w:rPr>
            <w:webHidden/>
          </w:rPr>
          <w:fldChar w:fldCharType="separate"/>
        </w:r>
        <w:r>
          <w:rPr>
            <w:webHidden/>
          </w:rPr>
          <w:t>139</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49" w:history="1">
        <w:r w:rsidRPr="00CB7112">
          <w:rPr>
            <w:rStyle w:val="Hyperlink"/>
          </w:rPr>
          <w:t>10.1.11</w:t>
        </w:r>
        <w:r>
          <w:rPr>
            <w:rFonts w:asciiTheme="minorHAnsi" w:eastAsiaTheme="minorEastAsia" w:hAnsiTheme="minorHAnsi" w:cstheme="minorBidi"/>
            <w:iCs w:val="0"/>
            <w:sz w:val="22"/>
            <w:szCs w:val="22"/>
            <w:lang w:bidi="ar-SA"/>
          </w:rPr>
          <w:tab/>
        </w:r>
        <w:r w:rsidRPr="00CB7112">
          <w:rPr>
            <w:rStyle w:val="Hyperlink"/>
          </w:rPr>
          <w:t>Combiner</w:t>
        </w:r>
        <w:r>
          <w:rPr>
            <w:webHidden/>
          </w:rPr>
          <w:tab/>
        </w:r>
        <w:r>
          <w:rPr>
            <w:webHidden/>
          </w:rPr>
          <w:fldChar w:fldCharType="begin"/>
        </w:r>
        <w:r>
          <w:rPr>
            <w:webHidden/>
          </w:rPr>
          <w:instrText xml:space="preserve"> PAGEREF _Toc481554849 \h </w:instrText>
        </w:r>
        <w:r>
          <w:rPr>
            <w:webHidden/>
          </w:rPr>
        </w:r>
        <w:r>
          <w:rPr>
            <w:webHidden/>
          </w:rPr>
          <w:fldChar w:fldCharType="separate"/>
        </w:r>
        <w:r>
          <w:rPr>
            <w:webHidden/>
          </w:rPr>
          <w:t>140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0" w:history="1">
        <w:r w:rsidRPr="00CB7112">
          <w:rPr>
            <w:rStyle w:val="Hyperlink"/>
          </w:rPr>
          <w:t>10.1.12</w:t>
        </w:r>
        <w:r>
          <w:rPr>
            <w:rFonts w:asciiTheme="minorHAnsi" w:eastAsiaTheme="minorEastAsia" w:hAnsiTheme="minorHAnsi" w:cstheme="minorBidi"/>
            <w:iCs w:val="0"/>
            <w:sz w:val="22"/>
            <w:szCs w:val="22"/>
            <w:lang w:bidi="ar-SA"/>
          </w:rPr>
          <w:tab/>
        </w:r>
        <w:r w:rsidRPr="00CB7112">
          <w:rPr>
            <w:rStyle w:val="Hyperlink"/>
          </w:rPr>
          <w:t>Replica Placement Strategy</w:t>
        </w:r>
        <w:r>
          <w:rPr>
            <w:webHidden/>
          </w:rPr>
          <w:tab/>
        </w:r>
        <w:r>
          <w:rPr>
            <w:webHidden/>
          </w:rPr>
          <w:fldChar w:fldCharType="begin"/>
        </w:r>
        <w:r>
          <w:rPr>
            <w:webHidden/>
          </w:rPr>
          <w:instrText xml:space="preserve"> PAGEREF _Toc481554850 \h </w:instrText>
        </w:r>
        <w:r>
          <w:rPr>
            <w:webHidden/>
          </w:rPr>
        </w:r>
        <w:r>
          <w:rPr>
            <w:webHidden/>
          </w:rPr>
          <w:fldChar w:fldCharType="separate"/>
        </w:r>
        <w:r>
          <w:rPr>
            <w:webHidden/>
          </w:rPr>
          <w:t>141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1" w:history="1">
        <w:r w:rsidRPr="00CB7112">
          <w:rPr>
            <w:rStyle w:val="Hyperlink"/>
          </w:rPr>
          <w:t>10.1.13</w:t>
        </w:r>
        <w:r>
          <w:rPr>
            <w:rFonts w:asciiTheme="minorHAnsi" w:eastAsiaTheme="minorEastAsia" w:hAnsiTheme="minorHAnsi" w:cstheme="minorBidi"/>
            <w:iCs w:val="0"/>
            <w:sz w:val="22"/>
            <w:szCs w:val="22"/>
            <w:lang w:bidi="ar-SA"/>
          </w:rPr>
          <w:tab/>
        </w:r>
        <w:r w:rsidRPr="00CB7112">
          <w:rPr>
            <w:rStyle w:val="Hyperlink"/>
          </w:rPr>
          <w:t>Limit Directory Usage</w:t>
        </w:r>
        <w:r>
          <w:rPr>
            <w:webHidden/>
          </w:rPr>
          <w:tab/>
        </w:r>
        <w:r>
          <w:rPr>
            <w:webHidden/>
          </w:rPr>
          <w:fldChar w:fldCharType="begin"/>
        </w:r>
        <w:r>
          <w:rPr>
            <w:webHidden/>
          </w:rPr>
          <w:instrText xml:space="preserve"> PAGEREF _Toc481554851 \h </w:instrText>
        </w:r>
        <w:r>
          <w:rPr>
            <w:webHidden/>
          </w:rPr>
        </w:r>
        <w:r>
          <w:rPr>
            <w:webHidden/>
          </w:rPr>
          <w:fldChar w:fldCharType="separate"/>
        </w:r>
        <w:r>
          <w:rPr>
            <w:webHidden/>
          </w:rPr>
          <w:t>141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2" w:history="1">
        <w:r w:rsidRPr="00CB7112">
          <w:rPr>
            <w:rStyle w:val="Hyperlink"/>
          </w:rPr>
          <w:t>10.1.14</w:t>
        </w:r>
        <w:r>
          <w:rPr>
            <w:rFonts w:asciiTheme="minorHAnsi" w:eastAsiaTheme="minorEastAsia" w:hAnsiTheme="minorHAnsi" w:cstheme="minorBidi"/>
            <w:iCs w:val="0"/>
            <w:sz w:val="22"/>
            <w:szCs w:val="22"/>
            <w:lang w:bidi="ar-SA"/>
          </w:rPr>
          <w:tab/>
        </w:r>
        <w:r w:rsidRPr="00CB7112">
          <w:rPr>
            <w:rStyle w:val="Hyperlink"/>
          </w:rPr>
          <w:t>Limit Directory Usage</w:t>
        </w:r>
        <w:r>
          <w:rPr>
            <w:webHidden/>
          </w:rPr>
          <w:tab/>
        </w:r>
        <w:r>
          <w:rPr>
            <w:webHidden/>
          </w:rPr>
          <w:fldChar w:fldCharType="begin"/>
        </w:r>
        <w:r>
          <w:rPr>
            <w:webHidden/>
          </w:rPr>
          <w:instrText xml:space="preserve"> PAGEREF _Toc481554852 \h </w:instrText>
        </w:r>
        <w:r>
          <w:rPr>
            <w:webHidden/>
          </w:rPr>
        </w:r>
        <w:r>
          <w:rPr>
            <w:webHidden/>
          </w:rPr>
          <w:fldChar w:fldCharType="separate"/>
        </w:r>
        <w:r>
          <w:rPr>
            <w:webHidden/>
          </w:rPr>
          <w:t>141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3" w:history="1">
        <w:r w:rsidRPr="00CB7112">
          <w:rPr>
            <w:rStyle w:val="Hyperlink"/>
          </w:rPr>
          <w:t>10.1.15</w:t>
        </w:r>
        <w:r>
          <w:rPr>
            <w:rFonts w:asciiTheme="minorHAnsi" w:eastAsiaTheme="minorEastAsia" w:hAnsiTheme="minorHAnsi" w:cstheme="minorBidi"/>
            <w:iCs w:val="0"/>
            <w:sz w:val="22"/>
            <w:szCs w:val="22"/>
            <w:lang w:bidi="ar-SA"/>
          </w:rPr>
          <w:tab/>
        </w:r>
        <w:r w:rsidRPr="00CB7112">
          <w:rPr>
            <w:rStyle w:val="Hyperlink"/>
          </w:rPr>
          <w:t>Limit Directory Usage</w:t>
        </w:r>
        <w:r>
          <w:rPr>
            <w:webHidden/>
          </w:rPr>
          <w:tab/>
        </w:r>
        <w:r>
          <w:rPr>
            <w:webHidden/>
          </w:rPr>
          <w:fldChar w:fldCharType="begin"/>
        </w:r>
        <w:r>
          <w:rPr>
            <w:webHidden/>
          </w:rPr>
          <w:instrText xml:space="preserve"> PAGEREF _Toc481554853 \h </w:instrText>
        </w:r>
        <w:r>
          <w:rPr>
            <w:webHidden/>
          </w:rPr>
        </w:r>
        <w:r>
          <w:rPr>
            <w:webHidden/>
          </w:rPr>
          <w:fldChar w:fldCharType="separate"/>
        </w:r>
        <w:r>
          <w:rPr>
            <w:webHidden/>
          </w:rPr>
          <w:t>141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4" w:history="1">
        <w:r w:rsidRPr="00CB7112">
          <w:rPr>
            <w:rStyle w:val="Hyperlink"/>
          </w:rPr>
          <w:t>10.1.16</w:t>
        </w:r>
        <w:r>
          <w:rPr>
            <w:rFonts w:asciiTheme="minorHAnsi" w:eastAsiaTheme="minorEastAsia" w:hAnsiTheme="minorHAnsi" w:cstheme="minorBidi"/>
            <w:iCs w:val="0"/>
            <w:sz w:val="22"/>
            <w:szCs w:val="22"/>
            <w:lang w:bidi="ar-SA"/>
          </w:rPr>
          <w:tab/>
        </w:r>
        <w:r w:rsidRPr="00CB7112">
          <w:rPr>
            <w:rStyle w:val="Hyperlink"/>
          </w:rPr>
          <w:t>Limit Directory Usage</w:t>
        </w:r>
        <w:r>
          <w:rPr>
            <w:webHidden/>
          </w:rPr>
          <w:tab/>
        </w:r>
        <w:r>
          <w:rPr>
            <w:webHidden/>
          </w:rPr>
          <w:fldChar w:fldCharType="begin"/>
        </w:r>
        <w:r>
          <w:rPr>
            <w:webHidden/>
          </w:rPr>
          <w:instrText xml:space="preserve"> PAGEREF _Toc481554854 \h </w:instrText>
        </w:r>
        <w:r>
          <w:rPr>
            <w:webHidden/>
          </w:rPr>
        </w:r>
        <w:r>
          <w:rPr>
            <w:webHidden/>
          </w:rPr>
          <w:fldChar w:fldCharType="separate"/>
        </w:r>
        <w:r>
          <w:rPr>
            <w:webHidden/>
          </w:rPr>
          <w:t>141</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55" w:history="1">
        <w:r w:rsidRPr="00CB7112">
          <w:rPr>
            <w:rStyle w:val="Hyperlink"/>
            <w:rFonts w:ascii="Arial" w:hAnsi="Arial" w:cs="Arial"/>
            <w:noProof/>
          </w:rPr>
          <w:t>10.2</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Flume – Interview Questions</w:t>
        </w:r>
        <w:r>
          <w:rPr>
            <w:noProof/>
            <w:webHidden/>
          </w:rPr>
          <w:tab/>
        </w:r>
        <w:r>
          <w:rPr>
            <w:noProof/>
            <w:webHidden/>
          </w:rPr>
          <w:fldChar w:fldCharType="begin"/>
        </w:r>
        <w:r>
          <w:rPr>
            <w:noProof/>
            <w:webHidden/>
          </w:rPr>
          <w:instrText xml:space="preserve"> PAGEREF _Toc481554855 \h </w:instrText>
        </w:r>
        <w:r>
          <w:rPr>
            <w:noProof/>
            <w:webHidden/>
          </w:rPr>
        </w:r>
        <w:r>
          <w:rPr>
            <w:noProof/>
            <w:webHidden/>
          </w:rPr>
          <w:fldChar w:fldCharType="separate"/>
        </w:r>
        <w:r>
          <w:rPr>
            <w:noProof/>
            <w:webHidden/>
          </w:rPr>
          <w:t>141</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6" w:history="1">
        <w:r w:rsidRPr="00CB7112">
          <w:rPr>
            <w:rStyle w:val="Hyperlink"/>
          </w:rPr>
          <w:t>10.2.1</w:t>
        </w:r>
        <w:r>
          <w:rPr>
            <w:rFonts w:asciiTheme="minorHAnsi" w:eastAsiaTheme="minorEastAsia" w:hAnsiTheme="minorHAnsi" w:cstheme="minorBidi"/>
            <w:iCs w:val="0"/>
            <w:sz w:val="22"/>
            <w:szCs w:val="22"/>
            <w:lang w:bidi="ar-SA"/>
          </w:rPr>
          <w:tab/>
        </w:r>
        <w:r w:rsidRPr="00CB7112">
          <w:rPr>
            <w:rStyle w:val="Hyperlink"/>
          </w:rPr>
          <w:t>Multiplexing</w:t>
        </w:r>
        <w:r>
          <w:rPr>
            <w:webHidden/>
          </w:rPr>
          <w:tab/>
        </w:r>
        <w:r>
          <w:rPr>
            <w:webHidden/>
          </w:rPr>
          <w:fldChar w:fldCharType="begin"/>
        </w:r>
        <w:r>
          <w:rPr>
            <w:webHidden/>
          </w:rPr>
          <w:instrText xml:space="preserve"> PAGEREF _Toc481554856 \h </w:instrText>
        </w:r>
        <w:r>
          <w:rPr>
            <w:webHidden/>
          </w:rPr>
        </w:r>
        <w:r>
          <w:rPr>
            <w:webHidden/>
          </w:rPr>
          <w:fldChar w:fldCharType="separate"/>
        </w:r>
        <w:r>
          <w:rPr>
            <w:webHidden/>
          </w:rPr>
          <w:t>141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7" w:history="1">
        <w:r w:rsidRPr="00CB7112">
          <w:rPr>
            <w:rStyle w:val="Hyperlink"/>
          </w:rPr>
          <w:t>10.2.2</w:t>
        </w:r>
        <w:r>
          <w:rPr>
            <w:rFonts w:asciiTheme="minorHAnsi" w:eastAsiaTheme="minorEastAsia" w:hAnsiTheme="minorHAnsi" w:cstheme="minorBidi"/>
            <w:iCs w:val="0"/>
            <w:sz w:val="22"/>
            <w:szCs w:val="22"/>
            <w:lang w:bidi="ar-SA"/>
          </w:rPr>
          <w:tab/>
        </w:r>
        <w:r w:rsidRPr="00CB7112">
          <w:rPr>
            <w:rStyle w:val="Hyperlink"/>
          </w:rPr>
          <w:t>Replication</w:t>
        </w:r>
        <w:r>
          <w:rPr>
            <w:webHidden/>
          </w:rPr>
          <w:tab/>
        </w:r>
        <w:r>
          <w:rPr>
            <w:webHidden/>
          </w:rPr>
          <w:fldChar w:fldCharType="begin"/>
        </w:r>
        <w:r>
          <w:rPr>
            <w:webHidden/>
          </w:rPr>
          <w:instrText xml:space="preserve"> PAGEREF _Toc481554857 \h </w:instrText>
        </w:r>
        <w:r>
          <w:rPr>
            <w:webHidden/>
          </w:rPr>
        </w:r>
        <w:r>
          <w:rPr>
            <w:webHidden/>
          </w:rPr>
          <w:fldChar w:fldCharType="separate"/>
        </w:r>
        <w:r>
          <w:rPr>
            <w:webHidden/>
          </w:rPr>
          <w:t>142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58" w:history="1">
        <w:r w:rsidRPr="00CB7112">
          <w:rPr>
            <w:rStyle w:val="Hyperlink"/>
          </w:rPr>
          <w:t>10.2.3</w:t>
        </w:r>
        <w:r>
          <w:rPr>
            <w:rFonts w:asciiTheme="minorHAnsi" w:eastAsiaTheme="minorEastAsia" w:hAnsiTheme="minorHAnsi" w:cstheme="minorBidi"/>
            <w:iCs w:val="0"/>
            <w:sz w:val="22"/>
            <w:szCs w:val="22"/>
            <w:lang w:bidi="ar-SA"/>
          </w:rPr>
          <w:tab/>
        </w:r>
        <w:r w:rsidRPr="00CB7112">
          <w:rPr>
            <w:rStyle w:val="Hyperlink"/>
          </w:rPr>
          <w:t>Components</w:t>
        </w:r>
        <w:r>
          <w:rPr>
            <w:webHidden/>
          </w:rPr>
          <w:tab/>
        </w:r>
        <w:r>
          <w:rPr>
            <w:webHidden/>
          </w:rPr>
          <w:fldChar w:fldCharType="begin"/>
        </w:r>
        <w:r>
          <w:rPr>
            <w:webHidden/>
          </w:rPr>
          <w:instrText xml:space="preserve"> PAGEREF _Toc481554858 \h </w:instrText>
        </w:r>
        <w:r>
          <w:rPr>
            <w:webHidden/>
          </w:rPr>
        </w:r>
        <w:r>
          <w:rPr>
            <w:webHidden/>
          </w:rPr>
          <w:fldChar w:fldCharType="separate"/>
        </w:r>
        <w:r>
          <w:rPr>
            <w:webHidden/>
          </w:rPr>
          <w:t>142</w:t>
        </w:r>
        <w:r>
          <w:rPr>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59" w:history="1">
        <w:r w:rsidRPr="00CB7112">
          <w:rPr>
            <w:rStyle w:val="Hyperlink"/>
            <w:rFonts w:ascii="Arial" w:hAnsi="Arial" w:cs="Arial"/>
            <w:noProof/>
          </w:rPr>
          <w:t>10.3</w:t>
        </w:r>
        <w:r>
          <w:rPr>
            <w:rFonts w:asciiTheme="minorHAnsi" w:eastAsiaTheme="minorEastAsia" w:hAnsiTheme="minorHAnsi" w:cstheme="minorBidi"/>
            <w:smallCaps w:val="0"/>
            <w:noProof/>
            <w:sz w:val="22"/>
            <w:szCs w:val="22"/>
            <w:lang w:bidi="ar-SA"/>
          </w:rPr>
          <w:tab/>
        </w:r>
        <w:r w:rsidRPr="00CB7112">
          <w:rPr>
            <w:rStyle w:val="Hyperlink"/>
            <w:rFonts w:ascii="Calibri,Bold" w:hAnsi="Calibri,Bold" w:cs="Calibri,Bold"/>
            <w:bCs/>
            <w:noProof/>
          </w:rPr>
          <w:t>Pig/Hive/Sqoop</w:t>
        </w:r>
        <w:r>
          <w:rPr>
            <w:noProof/>
            <w:webHidden/>
          </w:rPr>
          <w:tab/>
        </w:r>
        <w:r>
          <w:rPr>
            <w:noProof/>
            <w:webHidden/>
          </w:rPr>
          <w:fldChar w:fldCharType="begin"/>
        </w:r>
        <w:r>
          <w:rPr>
            <w:noProof/>
            <w:webHidden/>
          </w:rPr>
          <w:instrText xml:space="preserve"> PAGEREF _Toc481554859 \h </w:instrText>
        </w:r>
        <w:r>
          <w:rPr>
            <w:noProof/>
            <w:webHidden/>
          </w:rPr>
        </w:r>
        <w:r>
          <w:rPr>
            <w:noProof/>
            <w:webHidden/>
          </w:rPr>
          <w:fldChar w:fldCharType="separate"/>
        </w:r>
        <w:r>
          <w:rPr>
            <w:noProof/>
            <w:webHidden/>
          </w:rPr>
          <w:t>143</w:t>
        </w:r>
        <w:r>
          <w:rPr>
            <w:noProof/>
            <w:webHidden/>
          </w:rPr>
          <w:fldChar w:fldCharType="end"/>
        </w:r>
      </w:hyperlink>
    </w:p>
    <w:p w:rsidR="000E1221" w:rsidRDefault="000E1221">
      <w:pPr>
        <w:pStyle w:val="TOC1"/>
        <w:rPr>
          <w:rFonts w:asciiTheme="minorHAnsi" w:eastAsiaTheme="minorEastAsia" w:hAnsiTheme="minorHAnsi" w:cstheme="minorBidi"/>
          <w:b w:val="0"/>
          <w:bCs w:val="0"/>
          <w:caps w:val="0"/>
          <w:noProof/>
          <w:sz w:val="22"/>
          <w:szCs w:val="22"/>
          <w:lang w:bidi="ar-SA"/>
        </w:rPr>
      </w:pPr>
      <w:hyperlink w:anchor="_Toc481554860" w:history="1">
        <w:r w:rsidRPr="00CB7112">
          <w:rPr>
            <w:rStyle w:val="Hyperlink"/>
            <w:rFonts w:cstheme="minorHAnsi"/>
            <w:noProof/>
          </w:rPr>
          <w:t>11.</w:t>
        </w:r>
        <w:r>
          <w:rPr>
            <w:rFonts w:asciiTheme="minorHAnsi" w:eastAsiaTheme="minorEastAsia" w:hAnsiTheme="minorHAnsi" w:cstheme="minorBidi"/>
            <w:b w:val="0"/>
            <w:bCs w:val="0"/>
            <w:caps w:val="0"/>
            <w:noProof/>
            <w:sz w:val="22"/>
            <w:szCs w:val="22"/>
            <w:lang w:bidi="ar-SA"/>
          </w:rPr>
          <w:tab/>
        </w:r>
        <w:r w:rsidRPr="00CB7112">
          <w:rPr>
            <w:rStyle w:val="Hyperlink"/>
            <w:rFonts w:cstheme="minorHAnsi"/>
            <w:noProof/>
          </w:rPr>
          <w:t>Inceptize Running Notes</w:t>
        </w:r>
        <w:r>
          <w:rPr>
            <w:noProof/>
            <w:webHidden/>
          </w:rPr>
          <w:tab/>
        </w:r>
        <w:r>
          <w:rPr>
            <w:noProof/>
            <w:webHidden/>
          </w:rPr>
          <w:fldChar w:fldCharType="begin"/>
        </w:r>
        <w:r>
          <w:rPr>
            <w:noProof/>
            <w:webHidden/>
          </w:rPr>
          <w:instrText xml:space="preserve"> PAGEREF _Toc481554860 \h </w:instrText>
        </w:r>
        <w:r>
          <w:rPr>
            <w:noProof/>
            <w:webHidden/>
          </w:rPr>
        </w:r>
        <w:r>
          <w:rPr>
            <w:noProof/>
            <w:webHidden/>
          </w:rPr>
          <w:fldChar w:fldCharType="separate"/>
        </w:r>
        <w:r>
          <w:rPr>
            <w:noProof/>
            <w:webHidden/>
          </w:rPr>
          <w:t>154</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61" w:history="1">
        <w:r w:rsidRPr="00CB7112">
          <w:rPr>
            <w:rStyle w:val="Hyperlink"/>
            <w:rFonts w:cstheme="minorHAnsi"/>
            <w:noProof/>
          </w:rPr>
          <w:t>11.1</w:t>
        </w:r>
        <w:r>
          <w:rPr>
            <w:rFonts w:asciiTheme="minorHAnsi" w:eastAsiaTheme="minorEastAsia" w:hAnsiTheme="minorHAnsi" w:cstheme="minorBidi"/>
            <w:smallCaps w:val="0"/>
            <w:noProof/>
            <w:sz w:val="22"/>
            <w:szCs w:val="22"/>
            <w:lang w:bidi="ar-SA"/>
          </w:rPr>
          <w:tab/>
        </w:r>
        <w:r w:rsidRPr="00CB7112">
          <w:rPr>
            <w:rStyle w:val="Hyperlink"/>
            <w:rFonts w:cstheme="minorHAnsi"/>
            <w:noProof/>
          </w:rPr>
          <w:t>Hadoop-Hive</w:t>
        </w:r>
        <w:r>
          <w:rPr>
            <w:noProof/>
            <w:webHidden/>
          </w:rPr>
          <w:tab/>
        </w:r>
        <w:r>
          <w:rPr>
            <w:noProof/>
            <w:webHidden/>
          </w:rPr>
          <w:fldChar w:fldCharType="begin"/>
        </w:r>
        <w:r>
          <w:rPr>
            <w:noProof/>
            <w:webHidden/>
          </w:rPr>
          <w:instrText xml:space="preserve"> PAGEREF _Toc481554861 \h </w:instrText>
        </w:r>
        <w:r>
          <w:rPr>
            <w:noProof/>
            <w:webHidden/>
          </w:rPr>
        </w:r>
        <w:r>
          <w:rPr>
            <w:noProof/>
            <w:webHidden/>
          </w:rPr>
          <w:fldChar w:fldCharType="separate"/>
        </w:r>
        <w:r>
          <w:rPr>
            <w:noProof/>
            <w:webHidden/>
          </w:rPr>
          <w:t>159</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62" w:history="1">
        <w:r w:rsidRPr="00CB7112">
          <w:rPr>
            <w:rStyle w:val="Hyperlink"/>
            <w:rFonts w:cstheme="minorHAnsi"/>
            <w:noProof/>
          </w:rPr>
          <w:t>11.2</w:t>
        </w:r>
        <w:r>
          <w:rPr>
            <w:rFonts w:asciiTheme="minorHAnsi" w:eastAsiaTheme="minorEastAsia" w:hAnsiTheme="minorHAnsi" w:cstheme="minorBidi"/>
            <w:smallCaps w:val="0"/>
            <w:noProof/>
            <w:sz w:val="22"/>
            <w:szCs w:val="22"/>
            <w:lang w:bidi="ar-SA"/>
          </w:rPr>
          <w:tab/>
        </w:r>
        <w:r w:rsidRPr="00CB7112">
          <w:rPr>
            <w:rStyle w:val="Hyperlink"/>
            <w:rFonts w:cstheme="minorHAnsi"/>
            <w:noProof/>
          </w:rPr>
          <w:t>Hadoop-INTERVIEW QUESTIONS</w:t>
        </w:r>
        <w:r>
          <w:rPr>
            <w:noProof/>
            <w:webHidden/>
          </w:rPr>
          <w:tab/>
        </w:r>
        <w:r>
          <w:rPr>
            <w:noProof/>
            <w:webHidden/>
          </w:rPr>
          <w:fldChar w:fldCharType="begin"/>
        </w:r>
        <w:r>
          <w:rPr>
            <w:noProof/>
            <w:webHidden/>
          </w:rPr>
          <w:instrText xml:space="preserve"> PAGEREF _Toc481554862 \h </w:instrText>
        </w:r>
        <w:r>
          <w:rPr>
            <w:noProof/>
            <w:webHidden/>
          </w:rPr>
        </w:r>
        <w:r>
          <w:rPr>
            <w:noProof/>
            <w:webHidden/>
          </w:rPr>
          <w:fldChar w:fldCharType="separate"/>
        </w:r>
        <w:r>
          <w:rPr>
            <w:noProof/>
            <w:webHidden/>
          </w:rPr>
          <w:t>163</w:t>
        </w:r>
        <w:r>
          <w:rPr>
            <w:noProof/>
            <w:webHidden/>
          </w:rPr>
          <w:fldChar w:fldCharType="end"/>
        </w:r>
      </w:hyperlink>
    </w:p>
    <w:p w:rsidR="000E1221" w:rsidRDefault="000E1221">
      <w:pPr>
        <w:pStyle w:val="TOC2"/>
        <w:rPr>
          <w:rFonts w:asciiTheme="minorHAnsi" w:eastAsiaTheme="minorEastAsia" w:hAnsiTheme="minorHAnsi" w:cstheme="minorBidi"/>
          <w:smallCaps w:val="0"/>
          <w:noProof/>
          <w:sz w:val="22"/>
          <w:szCs w:val="22"/>
          <w:lang w:bidi="ar-SA"/>
        </w:rPr>
      </w:pPr>
      <w:hyperlink w:anchor="_Toc481554863" w:history="1">
        <w:r w:rsidRPr="00CB7112">
          <w:rPr>
            <w:rStyle w:val="Hyperlink"/>
            <w:rFonts w:ascii="Arial" w:hAnsi="Arial" w:cs="Arial"/>
            <w:noProof/>
          </w:rPr>
          <w:t>11.3</w:t>
        </w:r>
        <w:r>
          <w:rPr>
            <w:rFonts w:asciiTheme="minorHAnsi" w:eastAsiaTheme="minorEastAsia" w:hAnsiTheme="minorHAnsi" w:cstheme="minorBidi"/>
            <w:smallCaps w:val="0"/>
            <w:noProof/>
            <w:sz w:val="22"/>
            <w:szCs w:val="22"/>
            <w:lang w:bidi="ar-SA"/>
          </w:rPr>
          <w:tab/>
        </w:r>
        <w:r w:rsidRPr="00CB7112">
          <w:rPr>
            <w:rStyle w:val="Hyperlink"/>
            <w:rFonts w:ascii="inherit" w:hAnsi="inherit" w:cs="Arial"/>
            <w:bCs/>
            <w:noProof/>
            <w:bdr w:val="none" w:sz="0" w:space="0" w:color="auto" w:frame="1"/>
          </w:rPr>
          <w:t>Hadoop Admin Interview Questions</w:t>
        </w:r>
        <w:r>
          <w:rPr>
            <w:noProof/>
            <w:webHidden/>
          </w:rPr>
          <w:tab/>
        </w:r>
        <w:r>
          <w:rPr>
            <w:noProof/>
            <w:webHidden/>
          </w:rPr>
          <w:fldChar w:fldCharType="begin"/>
        </w:r>
        <w:r>
          <w:rPr>
            <w:noProof/>
            <w:webHidden/>
          </w:rPr>
          <w:instrText xml:space="preserve"> PAGEREF _Toc481554863 \h </w:instrText>
        </w:r>
        <w:r>
          <w:rPr>
            <w:noProof/>
            <w:webHidden/>
          </w:rPr>
        </w:r>
        <w:r>
          <w:rPr>
            <w:noProof/>
            <w:webHidden/>
          </w:rPr>
          <w:fldChar w:fldCharType="separate"/>
        </w:r>
        <w:r>
          <w:rPr>
            <w:noProof/>
            <w:webHidden/>
          </w:rPr>
          <w:t>171</w:t>
        </w:r>
        <w:r>
          <w:rPr>
            <w:noProof/>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4" w:history="1">
        <w:r w:rsidRPr="00CB7112">
          <w:rPr>
            <w:rStyle w:val="Hyperlink"/>
            <w:rFonts w:ascii="Arial" w:hAnsi="Arial" w:cs="Arial"/>
          </w:rPr>
          <w:t>11.3.1</w:t>
        </w:r>
        <w:r>
          <w:rPr>
            <w:rFonts w:asciiTheme="minorHAnsi" w:eastAsiaTheme="minorEastAsia" w:hAnsiTheme="minorHAnsi" w:cstheme="minorBidi"/>
            <w:iCs w:val="0"/>
            <w:sz w:val="22"/>
            <w:szCs w:val="22"/>
            <w:lang w:bidi="ar-SA"/>
          </w:rPr>
          <w:tab/>
        </w:r>
        <w:r w:rsidRPr="00CB7112">
          <w:rPr>
            <w:rStyle w:val="Hyperlink"/>
            <w:rFonts w:ascii="inherit" w:hAnsi="inherit" w:cs="Arial"/>
            <w:bCs/>
            <w:bdr w:val="none" w:sz="0" w:space="0" w:color="auto" w:frame="1"/>
          </w:rPr>
          <w:t>Pig Interview Questions</w:t>
        </w:r>
        <w:r>
          <w:rPr>
            <w:webHidden/>
          </w:rPr>
          <w:tab/>
        </w:r>
        <w:r>
          <w:rPr>
            <w:webHidden/>
          </w:rPr>
          <w:fldChar w:fldCharType="begin"/>
        </w:r>
        <w:r>
          <w:rPr>
            <w:webHidden/>
          </w:rPr>
          <w:instrText xml:space="preserve"> PAGEREF _Toc481554864 \h </w:instrText>
        </w:r>
        <w:r>
          <w:rPr>
            <w:webHidden/>
          </w:rPr>
        </w:r>
        <w:r>
          <w:rPr>
            <w:webHidden/>
          </w:rPr>
          <w:fldChar w:fldCharType="separate"/>
        </w:r>
        <w:r>
          <w:rPr>
            <w:webHidden/>
          </w:rPr>
          <w:t>173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5" w:history="1">
        <w:r w:rsidRPr="00CB7112">
          <w:rPr>
            <w:rStyle w:val="Hyperlink"/>
            <w:rFonts w:ascii="Arial" w:hAnsi="Arial" w:cs="Arial"/>
          </w:rPr>
          <w:t>11.3.2</w:t>
        </w:r>
        <w:r>
          <w:rPr>
            <w:rFonts w:asciiTheme="minorHAnsi" w:eastAsiaTheme="minorEastAsia" w:hAnsiTheme="minorHAnsi" w:cstheme="minorBidi"/>
            <w:iCs w:val="0"/>
            <w:sz w:val="22"/>
            <w:szCs w:val="22"/>
            <w:lang w:bidi="ar-SA"/>
          </w:rPr>
          <w:tab/>
        </w:r>
        <w:r w:rsidRPr="00CB7112">
          <w:rPr>
            <w:rStyle w:val="Hyperlink"/>
            <w:rFonts w:ascii="inherit" w:hAnsi="inherit" w:cs="Arial"/>
            <w:bCs/>
            <w:bdr w:val="none" w:sz="0" w:space="0" w:color="auto" w:frame="1"/>
          </w:rPr>
          <w:t>Hive Interview Questions</w:t>
        </w:r>
        <w:r>
          <w:rPr>
            <w:webHidden/>
          </w:rPr>
          <w:tab/>
        </w:r>
        <w:r>
          <w:rPr>
            <w:webHidden/>
          </w:rPr>
          <w:fldChar w:fldCharType="begin"/>
        </w:r>
        <w:r>
          <w:rPr>
            <w:webHidden/>
          </w:rPr>
          <w:instrText xml:space="preserve"> PAGEREF _Toc481554865 \h </w:instrText>
        </w:r>
        <w:r>
          <w:rPr>
            <w:webHidden/>
          </w:rPr>
        </w:r>
        <w:r>
          <w:rPr>
            <w:webHidden/>
          </w:rPr>
          <w:fldChar w:fldCharType="separate"/>
        </w:r>
        <w:r>
          <w:rPr>
            <w:webHidden/>
          </w:rPr>
          <w:t>173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6" w:history="1">
        <w:r w:rsidRPr="00CB7112">
          <w:rPr>
            <w:rStyle w:val="Hyperlink"/>
          </w:rPr>
          <w:t>11.3.3</w:t>
        </w:r>
        <w:r>
          <w:rPr>
            <w:rFonts w:asciiTheme="minorHAnsi" w:eastAsiaTheme="minorEastAsia" w:hAnsiTheme="minorHAnsi" w:cstheme="minorBidi"/>
            <w:iCs w:val="0"/>
            <w:sz w:val="22"/>
            <w:szCs w:val="22"/>
            <w:lang w:bidi="ar-SA"/>
          </w:rPr>
          <w:tab/>
        </w:r>
        <w:r w:rsidRPr="00CB7112">
          <w:rPr>
            <w:rStyle w:val="Hyperlink"/>
          </w:rPr>
          <w:t>How do you debug a performance issue or a long running job?</w:t>
        </w:r>
        <w:r>
          <w:rPr>
            <w:webHidden/>
          </w:rPr>
          <w:tab/>
        </w:r>
        <w:r>
          <w:rPr>
            <w:webHidden/>
          </w:rPr>
          <w:fldChar w:fldCharType="begin"/>
        </w:r>
        <w:r>
          <w:rPr>
            <w:webHidden/>
          </w:rPr>
          <w:instrText xml:space="preserve"> PAGEREF _Toc481554866 \h </w:instrText>
        </w:r>
        <w:r>
          <w:rPr>
            <w:webHidden/>
          </w:rPr>
        </w:r>
        <w:r>
          <w:rPr>
            <w:webHidden/>
          </w:rPr>
          <w:fldChar w:fldCharType="separate"/>
        </w:r>
        <w:r>
          <w:rPr>
            <w:webHidden/>
          </w:rPr>
          <w:t>190</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7" w:history="1">
        <w:r w:rsidRPr="00CB7112">
          <w:rPr>
            <w:rStyle w:val="Hyperlink"/>
            <w:rFonts w:ascii="Times New Roman" w:hAnsi="Times New Roman"/>
          </w:rPr>
          <w:t>11.3.4</w:t>
        </w:r>
        <w:r>
          <w:rPr>
            <w:rFonts w:asciiTheme="minorHAnsi" w:eastAsiaTheme="minorEastAsia" w:hAnsiTheme="minorHAnsi" w:cstheme="minorBidi"/>
            <w:iCs w:val="0"/>
            <w:sz w:val="22"/>
            <w:szCs w:val="22"/>
            <w:lang w:bidi="ar-SA"/>
          </w:rPr>
          <w:tab/>
        </w:r>
        <w:r w:rsidRPr="00CB7112">
          <w:rPr>
            <w:rStyle w:val="Hyperlink"/>
          </w:rPr>
          <w:t>Assume you have Research, Marketing and Finance teams funding 60%, 30% and 10% respectively of your Hadoop Cluster. How will you assign only 60% of cluster resources to Research, 30% to Marketing and 10% to Finance during peak load?</w:t>
        </w:r>
        <w:r>
          <w:rPr>
            <w:webHidden/>
          </w:rPr>
          <w:tab/>
        </w:r>
        <w:r>
          <w:rPr>
            <w:webHidden/>
          </w:rPr>
          <w:fldChar w:fldCharType="begin"/>
        </w:r>
        <w:r>
          <w:rPr>
            <w:webHidden/>
          </w:rPr>
          <w:instrText xml:space="preserve"> PAGEREF _Toc481554867 \h </w:instrText>
        </w:r>
        <w:r>
          <w:rPr>
            <w:webHidden/>
          </w:rPr>
        </w:r>
        <w:r>
          <w:rPr>
            <w:webHidden/>
          </w:rPr>
          <w:fldChar w:fldCharType="separate"/>
        </w:r>
        <w:r>
          <w:rPr>
            <w:webHidden/>
          </w:rPr>
          <w:t>191</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8" w:history="1">
        <w:r w:rsidRPr="00CB7112">
          <w:rPr>
            <w:rStyle w:val="Hyperlink"/>
            <w:rFonts w:ascii="Times New Roman" w:hAnsi="Times New Roman"/>
          </w:rPr>
          <w:t>11.3.5</w:t>
        </w:r>
        <w:r>
          <w:rPr>
            <w:rFonts w:asciiTheme="minorHAnsi" w:eastAsiaTheme="minorEastAsia" w:hAnsiTheme="minorHAnsi" w:cstheme="minorBidi"/>
            <w:iCs w:val="0"/>
            <w:sz w:val="22"/>
            <w:szCs w:val="22"/>
            <w:lang w:bidi="ar-SA"/>
          </w:rPr>
          <w:tab/>
        </w:r>
        <w:r w:rsidRPr="00CB7112">
          <w:rPr>
            <w:rStyle w:val="Hyperlink"/>
          </w:rPr>
          <w:t>How do you benchmark your Hadoop cluster with tools that come with Hadoop?</w:t>
        </w:r>
        <w:r>
          <w:rPr>
            <w:webHidden/>
          </w:rPr>
          <w:tab/>
        </w:r>
        <w:r>
          <w:rPr>
            <w:webHidden/>
          </w:rPr>
          <w:fldChar w:fldCharType="begin"/>
        </w:r>
        <w:r>
          <w:rPr>
            <w:webHidden/>
          </w:rPr>
          <w:instrText xml:space="preserve"> PAGEREF _Toc481554868 \h </w:instrText>
        </w:r>
        <w:r>
          <w:rPr>
            <w:webHidden/>
          </w:rPr>
        </w:r>
        <w:r>
          <w:rPr>
            <w:webHidden/>
          </w:rPr>
          <w:fldChar w:fldCharType="separate"/>
        </w:r>
        <w:r>
          <w:rPr>
            <w:webHidden/>
          </w:rPr>
          <w:t>192</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69" w:history="1">
        <w:r w:rsidRPr="00CB7112">
          <w:rPr>
            <w:rStyle w:val="Hyperlink"/>
            <w:rFonts w:ascii="Times New Roman" w:hAnsi="Times New Roman"/>
          </w:rPr>
          <w:t>11.3.6</w:t>
        </w:r>
        <w:r>
          <w:rPr>
            <w:rFonts w:asciiTheme="minorHAnsi" w:eastAsiaTheme="minorEastAsia" w:hAnsiTheme="minorHAnsi" w:cstheme="minorBidi"/>
            <w:iCs w:val="0"/>
            <w:sz w:val="22"/>
            <w:szCs w:val="22"/>
            <w:lang w:bidi="ar-SA"/>
          </w:rPr>
          <w:tab/>
        </w:r>
        <w:r w:rsidRPr="00CB7112">
          <w:rPr>
            <w:rStyle w:val="Hyperlink"/>
          </w:rPr>
          <w:t>Assume you are doing a join and you notice that all but one reducer is running for a long time how do you address the problem in Pig?</w:t>
        </w:r>
        <w:r>
          <w:rPr>
            <w:webHidden/>
          </w:rPr>
          <w:tab/>
        </w:r>
        <w:r>
          <w:rPr>
            <w:webHidden/>
          </w:rPr>
          <w:fldChar w:fldCharType="begin"/>
        </w:r>
        <w:r>
          <w:rPr>
            <w:webHidden/>
          </w:rPr>
          <w:instrText xml:space="preserve"> PAGEREF _Toc481554869 \h </w:instrText>
        </w:r>
        <w:r>
          <w:rPr>
            <w:webHidden/>
          </w:rPr>
        </w:r>
        <w:r>
          <w:rPr>
            <w:webHidden/>
          </w:rPr>
          <w:fldChar w:fldCharType="separate"/>
        </w:r>
        <w:r>
          <w:rPr>
            <w:webHidden/>
          </w:rPr>
          <w:t>193</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0" w:history="1">
        <w:r w:rsidRPr="00CB7112">
          <w:rPr>
            <w:rStyle w:val="Hyperlink"/>
            <w:rFonts w:ascii="Times New Roman" w:hAnsi="Times New Roman"/>
          </w:rPr>
          <w:t>11.3.7</w:t>
        </w:r>
        <w:r>
          <w:rPr>
            <w:rFonts w:asciiTheme="minorHAnsi" w:eastAsiaTheme="minorEastAsia" w:hAnsiTheme="minorHAnsi" w:cstheme="minorBidi"/>
            <w:iCs w:val="0"/>
            <w:sz w:val="22"/>
            <w:szCs w:val="22"/>
            <w:lang w:bidi="ar-SA"/>
          </w:rPr>
          <w:tab/>
        </w:r>
        <w:r w:rsidRPr="00CB7112">
          <w:rPr>
            <w:rStyle w:val="Hyperlink"/>
          </w:rPr>
          <w:t>What is the difference between SORT BY and ORDER BY in Hive?</w:t>
        </w:r>
        <w:r>
          <w:rPr>
            <w:webHidden/>
          </w:rPr>
          <w:tab/>
        </w:r>
        <w:r>
          <w:rPr>
            <w:webHidden/>
          </w:rPr>
          <w:fldChar w:fldCharType="begin"/>
        </w:r>
        <w:r>
          <w:rPr>
            <w:webHidden/>
          </w:rPr>
          <w:instrText xml:space="preserve"> PAGEREF _Toc481554870 \h </w:instrText>
        </w:r>
        <w:r>
          <w:rPr>
            <w:webHidden/>
          </w:rPr>
        </w:r>
        <w:r>
          <w:rPr>
            <w:webHidden/>
          </w:rPr>
          <w:fldChar w:fldCharType="separate"/>
        </w:r>
        <w:r>
          <w:rPr>
            <w:webHidden/>
          </w:rPr>
          <w:t>194</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1" w:history="1">
        <w:r w:rsidRPr="00CB7112">
          <w:rPr>
            <w:rStyle w:val="Hyperlink"/>
          </w:rPr>
          <w:t>11.3.8</w:t>
        </w:r>
        <w:r>
          <w:rPr>
            <w:rFonts w:asciiTheme="minorHAnsi" w:eastAsiaTheme="minorEastAsia" w:hAnsiTheme="minorHAnsi" w:cstheme="minorBidi"/>
            <w:iCs w:val="0"/>
            <w:sz w:val="22"/>
            <w:szCs w:val="22"/>
            <w:lang w:bidi="ar-SA"/>
          </w:rPr>
          <w:tab/>
        </w:r>
        <w:r w:rsidRPr="00CB7112">
          <w:rPr>
            <w:rStyle w:val="Hyperlink"/>
          </w:rPr>
          <w:t>What is Speculative execution?</w:t>
        </w:r>
        <w:r>
          <w:rPr>
            <w:webHidden/>
          </w:rPr>
          <w:tab/>
        </w:r>
        <w:r>
          <w:rPr>
            <w:webHidden/>
          </w:rPr>
          <w:fldChar w:fldCharType="begin"/>
        </w:r>
        <w:r>
          <w:rPr>
            <w:webHidden/>
          </w:rPr>
          <w:instrText xml:space="preserve"> PAGEREF _Toc481554871 \h </w:instrText>
        </w:r>
        <w:r>
          <w:rPr>
            <w:webHidden/>
          </w:rPr>
        </w:r>
        <w:r>
          <w:rPr>
            <w:webHidden/>
          </w:rPr>
          <w:fldChar w:fldCharType="separate"/>
        </w:r>
        <w:r>
          <w:rPr>
            <w:webHidden/>
          </w:rPr>
          <w:t>195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2" w:history="1">
        <w:r w:rsidRPr="00CB7112">
          <w:rPr>
            <w:rStyle w:val="Hyperlink"/>
            <w:rFonts w:ascii="Times New Roman" w:hAnsi="Times New Roman"/>
          </w:rPr>
          <w:t>11.3.9</w:t>
        </w:r>
        <w:r>
          <w:rPr>
            <w:rFonts w:asciiTheme="minorHAnsi" w:eastAsiaTheme="minorEastAsia" w:hAnsiTheme="minorHAnsi" w:cstheme="minorBidi"/>
            <w:iCs w:val="0"/>
            <w:sz w:val="22"/>
            <w:szCs w:val="22"/>
            <w:lang w:bidi="ar-SA"/>
          </w:rPr>
          <w:tab/>
        </w:r>
        <w:r w:rsidRPr="00CB7112">
          <w:rPr>
            <w:rStyle w:val="Hyperlink"/>
          </w:rPr>
          <w:t>What is the benefit of using counters in Hadoop?</w:t>
        </w:r>
        <w:r>
          <w:rPr>
            <w:webHidden/>
          </w:rPr>
          <w:tab/>
        </w:r>
        <w:r>
          <w:rPr>
            <w:webHidden/>
          </w:rPr>
          <w:fldChar w:fldCharType="begin"/>
        </w:r>
        <w:r>
          <w:rPr>
            <w:webHidden/>
          </w:rPr>
          <w:instrText xml:space="preserve"> PAGEREF _Toc481554872 \h </w:instrText>
        </w:r>
        <w:r>
          <w:rPr>
            <w:webHidden/>
          </w:rPr>
        </w:r>
        <w:r>
          <w:rPr>
            <w:webHidden/>
          </w:rPr>
          <w:fldChar w:fldCharType="separate"/>
        </w:r>
        <w:r>
          <w:rPr>
            <w:webHidden/>
          </w:rPr>
          <w:t>195</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3" w:history="1">
        <w:r w:rsidRPr="00CB7112">
          <w:rPr>
            <w:rStyle w:val="Hyperlink"/>
            <w:rFonts w:ascii="Times New Roman" w:hAnsi="Times New Roman"/>
          </w:rPr>
          <w:t>11.3.10</w:t>
        </w:r>
        <w:r>
          <w:rPr>
            <w:rFonts w:asciiTheme="minorHAnsi" w:eastAsiaTheme="minorEastAsia" w:hAnsiTheme="minorHAnsi" w:cstheme="minorBidi"/>
            <w:iCs w:val="0"/>
            <w:sz w:val="22"/>
            <w:szCs w:val="22"/>
            <w:lang w:bidi="ar-SA"/>
          </w:rPr>
          <w:tab/>
        </w:r>
        <w:r w:rsidRPr="00CB7112">
          <w:rPr>
            <w:rStyle w:val="Hyperlink"/>
          </w:rPr>
          <w:t>What is the difference between an InputSplit and a Block?</w:t>
        </w:r>
        <w:r>
          <w:rPr>
            <w:webHidden/>
          </w:rPr>
          <w:tab/>
        </w:r>
        <w:r>
          <w:rPr>
            <w:webHidden/>
          </w:rPr>
          <w:fldChar w:fldCharType="begin"/>
        </w:r>
        <w:r>
          <w:rPr>
            <w:webHidden/>
          </w:rPr>
          <w:instrText xml:space="preserve"> PAGEREF _Toc481554873 \h </w:instrText>
        </w:r>
        <w:r>
          <w:rPr>
            <w:webHidden/>
          </w:rPr>
        </w:r>
        <w:r>
          <w:rPr>
            <w:webHidden/>
          </w:rPr>
          <w:fldChar w:fldCharType="separate"/>
        </w:r>
        <w:r>
          <w:rPr>
            <w:webHidden/>
          </w:rPr>
          <w:t>196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4" w:history="1">
        <w:r w:rsidRPr="00CB7112">
          <w:rPr>
            <w:rStyle w:val="Hyperlink"/>
            <w:rFonts w:ascii="Times New Roman" w:hAnsi="Times New Roman"/>
          </w:rPr>
          <w:t>11.3.11</w:t>
        </w:r>
        <w:r>
          <w:rPr>
            <w:rFonts w:asciiTheme="minorHAnsi" w:eastAsiaTheme="minorEastAsia" w:hAnsiTheme="minorHAnsi" w:cstheme="minorBidi"/>
            <w:iCs w:val="0"/>
            <w:sz w:val="22"/>
            <w:szCs w:val="22"/>
            <w:lang w:bidi="ar-SA"/>
          </w:rPr>
          <w:tab/>
        </w:r>
        <w:r w:rsidRPr="00CB7112">
          <w:rPr>
            <w:rStyle w:val="Hyperlink"/>
          </w:rPr>
          <w:t>Can you change the number of mappers to be created for a job in Hadoop?</w:t>
        </w:r>
        <w:r>
          <w:rPr>
            <w:webHidden/>
          </w:rPr>
          <w:tab/>
        </w:r>
        <w:r>
          <w:rPr>
            <w:webHidden/>
          </w:rPr>
          <w:fldChar w:fldCharType="begin"/>
        </w:r>
        <w:r>
          <w:rPr>
            <w:webHidden/>
          </w:rPr>
          <w:instrText xml:space="preserve"> PAGEREF _Toc481554874 \h </w:instrText>
        </w:r>
        <w:r>
          <w:rPr>
            <w:webHidden/>
          </w:rPr>
        </w:r>
        <w:r>
          <w:rPr>
            <w:webHidden/>
          </w:rPr>
          <w:fldChar w:fldCharType="separate"/>
        </w:r>
        <w:r>
          <w:rPr>
            <w:webHidden/>
          </w:rPr>
          <w:t>196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5" w:history="1">
        <w:r w:rsidRPr="00CB7112">
          <w:rPr>
            <w:rStyle w:val="Hyperlink"/>
            <w:rFonts w:ascii="Times New Roman" w:hAnsi="Times New Roman"/>
          </w:rPr>
          <w:t>11.3.12</w:t>
        </w:r>
        <w:r>
          <w:rPr>
            <w:rFonts w:asciiTheme="minorHAnsi" w:eastAsiaTheme="minorEastAsia" w:hAnsiTheme="minorHAnsi" w:cstheme="minorBidi"/>
            <w:iCs w:val="0"/>
            <w:sz w:val="22"/>
            <w:szCs w:val="22"/>
            <w:lang w:bidi="ar-SA"/>
          </w:rPr>
          <w:tab/>
        </w:r>
        <w:r w:rsidRPr="00CB7112">
          <w:rPr>
            <w:rStyle w:val="Hyperlink"/>
          </w:rPr>
          <w:t>How do you do a file system check in HDFS?</w:t>
        </w:r>
        <w:r>
          <w:rPr>
            <w:webHidden/>
          </w:rPr>
          <w:tab/>
        </w:r>
        <w:r>
          <w:rPr>
            <w:webHidden/>
          </w:rPr>
          <w:fldChar w:fldCharType="begin"/>
        </w:r>
        <w:r>
          <w:rPr>
            <w:webHidden/>
          </w:rPr>
          <w:instrText xml:space="preserve"> PAGEREF _Toc481554875 \h </w:instrText>
        </w:r>
        <w:r>
          <w:rPr>
            <w:webHidden/>
          </w:rPr>
        </w:r>
        <w:r>
          <w:rPr>
            <w:webHidden/>
          </w:rPr>
          <w:fldChar w:fldCharType="separate"/>
        </w:r>
        <w:r>
          <w:rPr>
            <w:webHidden/>
          </w:rPr>
          <w:t>196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6" w:history="1">
        <w:r w:rsidRPr="00CB7112">
          <w:rPr>
            <w:rStyle w:val="Hyperlink"/>
            <w:rFonts w:ascii="Times New Roman" w:hAnsi="Times New Roman"/>
          </w:rPr>
          <w:t>11.3.13</w:t>
        </w:r>
        <w:r>
          <w:rPr>
            <w:rFonts w:asciiTheme="minorHAnsi" w:eastAsiaTheme="minorEastAsia" w:hAnsiTheme="minorHAnsi" w:cstheme="minorBidi"/>
            <w:iCs w:val="0"/>
            <w:sz w:val="22"/>
            <w:szCs w:val="22"/>
            <w:lang w:bidi="ar-SA"/>
          </w:rPr>
          <w:tab/>
        </w:r>
        <w:r w:rsidRPr="00CB7112">
          <w:rPr>
            <w:rStyle w:val="Hyperlink"/>
          </w:rPr>
          <w:t>What are the parameters of mappers and reducers function?</w:t>
        </w:r>
        <w:r>
          <w:rPr>
            <w:webHidden/>
          </w:rPr>
          <w:tab/>
        </w:r>
        <w:r>
          <w:rPr>
            <w:webHidden/>
          </w:rPr>
          <w:fldChar w:fldCharType="begin"/>
        </w:r>
        <w:r>
          <w:rPr>
            <w:webHidden/>
          </w:rPr>
          <w:instrText xml:space="preserve"> PAGEREF _Toc481554876 \h </w:instrText>
        </w:r>
        <w:r>
          <w:rPr>
            <w:webHidden/>
          </w:rPr>
        </w:r>
        <w:r>
          <w:rPr>
            <w:webHidden/>
          </w:rPr>
          <w:fldChar w:fldCharType="separate"/>
        </w:r>
        <w:r>
          <w:rPr>
            <w:webHidden/>
          </w:rPr>
          <w:t>196</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7" w:history="1">
        <w:r w:rsidRPr="00CB7112">
          <w:rPr>
            <w:rStyle w:val="Hyperlink"/>
            <w:rFonts w:ascii="Times New Roman" w:hAnsi="Times New Roman"/>
          </w:rPr>
          <w:t>11.3.14</w:t>
        </w:r>
        <w:r>
          <w:rPr>
            <w:rFonts w:asciiTheme="minorHAnsi" w:eastAsiaTheme="minorEastAsia" w:hAnsiTheme="minorHAnsi" w:cstheme="minorBidi"/>
            <w:iCs w:val="0"/>
            <w:sz w:val="22"/>
            <w:szCs w:val="22"/>
            <w:lang w:bidi="ar-SA"/>
          </w:rPr>
          <w:tab/>
        </w:r>
        <w:r w:rsidRPr="00CB7112">
          <w:rPr>
            <w:rStyle w:val="Hyperlink"/>
          </w:rPr>
          <w:t>How do you overwrite replication factor?</w:t>
        </w:r>
        <w:r>
          <w:rPr>
            <w:webHidden/>
          </w:rPr>
          <w:tab/>
        </w:r>
        <w:r>
          <w:rPr>
            <w:webHidden/>
          </w:rPr>
          <w:fldChar w:fldCharType="begin"/>
        </w:r>
        <w:r>
          <w:rPr>
            <w:webHidden/>
          </w:rPr>
          <w:instrText xml:space="preserve"> PAGEREF _Toc481554877 \h </w:instrText>
        </w:r>
        <w:r>
          <w:rPr>
            <w:webHidden/>
          </w:rPr>
        </w:r>
        <w:r>
          <w:rPr>
            <w:webHidden/>
          </w:rPr>
          <w:fldChar w:fldCharType="separate"/>
        </w:r>
        <w:r>
          <w:rPr>
            <w:webHidden/>
          </w:rPr>
          <w:t>197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8" w:history="1">
        <w:r w:rsidRPr="00CB7112">
          <w:rPr>
            <w:rStyle w:val="Hyperlink"/>
            <w:rFonts w:ascii="Times New Roman" w:hAnsi="Times New Roman"/>
          </w:rPr>
          <w:t>11.3.15</w:t>
        </w:r>
        <w:r>
          <w:rPr>
            <w:rFonts w:asciiTheme="minorHAnsi" w:eastAsiaTheme="minorEastAsia" w:hAnsiTheme="minorHAnsi" w:cstheme="minorBidi"/>
            <w:iCs w:val="0"/>
            <w:sz w:val="22"/>
            <w:szCs w:val="22"/>
            <w:lang w:bidi="ar-SA"/>
          </w:rPr>
          <w:tab/>
        </w:r>
        <w:r w:rsidRPr="00CB7112">
          <w:rPr>
            <w:rStyle w:val="Hyperlink"/>
          </w:rPr>
          <w:t>What are the functions of InputFormat?</w:t>
        </w:r>
        <w:r>
          <w:rPr>
            <w:webHidden/>
          </w:rPr>
          <w:tab/>
        </w:r>
        <w:r>
          <w:rPr>
            <w:webHidden/>
          </w:rPr>
          <w:fldChar w:fldCharType="begin"/>
        </w:r>
        <w:r>
          <w:rPr>
            <w:webHidden/>
          </w:rPr>
          <w:instrText xml:space="preserve"> PAGEREF _Toc481554878 \h </w:instrText>
        </w:r>
        <w:r>
          <w:rPr>
            <w:webHidden/>
          </w:rPr>
        </w:r>
        <w:r>
          <w:rPr>
            <w:webHidden/>
          </w:rPr>
          <w:fldChar w:fldCharType="separate"/>
        </w:r>
        <w:r>
          <w:rPr>
            <w:webHidden/>
          </w:rPr>
          <w:t>197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79" w:history="1">
        <w:r w:rsidRPr="00CB7112">
          <w:rPr>
            <w:rStyle w:val="Hyperlink"/>
            <w:rFonts w:ascii="Times New Roman" w:hAnsi="Times New Roman"/>
          </w:rPr>
          <w:t>11.3.16</w:t>
        </w:r>
        <w:r>
          <w:rPr>
            <w:rFonts w:asciiTheme="minorHAnsi" w:eastAsiaTheme="minorEastAsia" w:hAnsiTheme="minorHAnsi" w:cstheme="minorBidi"/>
            <w:iCs w:val="0"/>
            <w:sz w:val="22"/>
            <w:szCs w:val="22"/>
            <w:lang w:bidi="ar-SA"/>
          </w:rPr>
          <w:tab/>
        </w:r>
        <w:r w:rsidRPr="00CB7112">
          <w:rPr>
            <w:rStyle w:val="Hyperlink"/>
          </w:rPr>
          <w:t>What is a Record Reader?</w:t>
        </w:r>
        <w:r>
          <w:rPr>
            <w:webHidden/>
          </w:rPr>
          <w:tab/>
        </w:r>
        <w:r>
          <w:rPr>
            <w:webHidden/>
          </w:rPr>
          <w:fldChar w:fldCharType="begin"/>
        </w:r>
        <w:r>
          <w:rPr>
            <w:webHidden/>
          </w:rPr>
          <w:instrText xml:space="preserve"> PAGEREF _Toc481554879 \h </w:instrText>
        </w:r>
        <w:r>
          <w:rPr>
            <w:webHidden/>
          </w:rPr>
        </w:r>
        <w:r>
          <w:rPr>
            <w:webHidden/>
          </w:rPr>
          <w:fldChar w:fldCharType="separate"/>
        </w:r>
        <w:r>
          <w:rPr>
            <w:webHidden/>
          </w:rPr>
          <w:t>197</w:t>
        </w:r>
        <w:r>
          <w:rPr>
            <w:webHidden/>
          </w:rPr>
          <w:fldChar w:fldCharType="end"/>
        </w:r>
      </w:hyperlink>
    </w:p>
    <w:p w:rsidR="000E1221" w:rsidRDefault="000E1221">
      <w:pPr>
        <w:pStyle w:val="TOC3"/>
        <w:rPr>
          <w:rFonts w:asciiTheme="minorHAnsi" w:eastAsiaTheme="minorEastAsia" w:hAnsiTheme="minorHAnsi" w:cstheme="minorBidi"/>
          <w:iCs w:val="0"/>
          <w:sz w:val="22"/>
          <w:szCs w:val="22"/>
          <w:lang w:bidi="ar-SA"/>
        </w:rPr>
      </w:pPr>
      <w:hyperlink w:anchor="_Toc481554880" w:history="1">
        <w:r w:rsidRPr="00CB7112">
          <w:rPr>
            <w:rStyle w:val="Hyperlink"/>
            <w:rFonts w:ascii="Times New Roman" w:hAnsi="Times New Roman"/>
          </w:rPr>
          <w:t>11.3.17</w:t>
        </w:r>
        <w:r>
          <w:rPr>
            <w:rFonts w:asciiTheme="minorHAnsi" w:eastAsiaTheme="minorEastAsia" w:hAnsiTheme="minorHAnsi" w:cstheme="minorBidi"/>
            <w:iCs w:val="0"/>
            <w:sz w:val="22"/>
            <w:szCs w:val="22"/>
            <w:lang w:bidi="ar-SA"/>
          </w:rPr>
          <w:tab/>
        </w:r>
        <w:r w:rsidRPr="00CB7112">
          <w:rPr>
            <w:rStyle w:val="Hyperlink"/>
          </w:rPr>
          <w:t>What is a sequence file in Hadoop?</w:t>
        </w:r>
        <w:r>
          <w:rPr>
            <w:webHidden/>
          </w:rPr>
          <w:tab/>
        </w:r>
        <w:r>
          <w:rPr>
            <w:webHidden/>
          </w:rPr>
          <w:fldChar w:fldCharType="begin"/>
        </w:r>
        <w:r>
          <w:rPr>
            <w:webHidden/>
          </w:rPr>
          <w:instrText xml:space="preserve"> PAGEREF _Toc481554880 \h </w:instrText>
        </w:r>
        <w:r>
          <w:rPr>
            <w:webHidden/>
          </w:rPr>
        </w:r>
        <w:r>
          <w:rPr>
            <w:webHidden/>
          </w:rPr>
          <w:fldChar w:fldCharType="separate"/>
        </w:r>
        <w:r>
          <w:rPr>
            <w:webHidden/>
          </w:rPr>
          <w:t>197</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1" w:history="1">
        <w:r w:rsidRPr="00CB7112">
          <w:rPr>
            <w:rStyle w:val="Hyperlink"/>
            <w:rFonts w:ascii="Helvetica" w:hAnsi="Helvetica" w:cs="Helvetica"/>
          </w:rPr>
          <w:t>11.3.18</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 What is Hadoop?</w:t>
        </w:r>
        <w:r>
          <w:rPr>
            <w:webHidden/>
          </w:rPr>
          <w:tab/>
        </w:r>
        <w:r>
          <w:rPr>
            <w:webHidden/>
          </w:rPr>
          <w:fldChar w:fldCharType="begin"/>
        </w:r>
        <w:r>
          <w:rPr>
            <w:webHidden/>
          </w:rPr>
          <w:instrText xml:space="preserve"> PAGEREF _Toc481554881 \h </w:instrText>
        </w:r>
        <w:r>
          <w:rPr>
            <w:webHidden/>
          </w:rPr>
        </w:r>
        <w:r>
          <w:rPr>
            <w:webHidden/>
          </w:rPr>
          <w:fldChar w:fldCharType="separate"/>
        </w:r>
        <w:r>
          <w:rPr>
            <w:webHidden/>
          </w:rPr>
          <w:t>205</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2" w:history="1">
        <w:r w:rsidRPr="00CB7112">
          <w:rPr>
            <w:rStyle w:val="Hyperlink"/>
            <w:rFonts w:ascii="Helvetica" w:hAnsi="Helvetica" w:cs="Helvetica"/>
          </w:rPr>
          <w:t>11.3.19</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2) What platform and Java version is required to run Hadoop?</w:t>
        </w:r>
        <w:r>
          <w:rPr>
            <w:webHidden/>
          </w:rPr>
          <w:tab/>
        </w:r>
        <w:r>
          <w:rPr>
            <w:webHidden/>
          </w:rPr>
          <w:fldChar w:fldCharType="begin"/>
        </w:r>
        <w:r>
          <w:rPr>
            <w:webHidden/>
          </w:rPr>
          <w:instrText xml:space="preserve"> PAGEREF _Toc481554882 \h </w:instrText>
        </w:r>
        <w:r>
          <w:rPr>
            <w:webHidden/>
          </w:rPr>
        </w:r>
        <w:r>
          <w:rPr>
            <w:webHidden/>
          </w:rPr>
          <w:fldChar w:fldCharType="separate"/>
        </w:r>
        <w:r>
          <w:rPr>
            <w:webHidden/>
          </w:rPr>
          <w:t>205</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3" w:history="1">
        <w:r w:rsidRPr="00CB7112">
          <w:rPr>
            <w:rStyle w:val="Hyperlink"/>
            <w:rFonts w:ascii="Helvetica" w:hAnsi="Helvetica" w:cs="Helvetica"/>
          </w:rPr>
          <w:t>11.3.20</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3) What kind of Hardware is best for Hadoop?</w:t>
        </w:r>
        <w:r>
          <w:rPr>
            <w:webHidden/>
          </w:rPr>
          <w:tab/>
        </w:r>
        <w:r>
          <w:rPr>
            <w:webHidden/>
          </w:rPr>
          <w:fldChar w:fldCharType="begin"/>
        </w:r>
        <w:r>
          <w:rPr>
            <w:webHidden/>
          </w:rPr>
          <w:instrText xml:space="preserve"> PAGEREF _Toc481554883 \h </w:instrText>
        </w:r>
        <w:r>
          <w:rPr>
            <w:webHidden/>
          </w:rPr>
        </w:r>
        <w:r>
          <w:rPr>
            <w:webHidden/>
          </w:rPr>
          <w:fldChar w:fldCharType="separate"/>
        </w:r>
        <w:r>
          <w:rPr>
            <w:webHidden/>
          </w:rPr>
          <w:t>205</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4" w:history="1">
        <w:r w:rsidRPr="00CB7112">
          <w:rPr>
            <w:rStyle w:val="Hyperlink"/>
            <w:rFonts w:ascii="Helvetica" w:hAnsi="Helvetica" w:cs="Helvetica"/>
          </w:rPr>
          <w:t>11.3.21</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4) What are the most common input formats defined in Hadoop?</w:t>
        </w:r>
        <w:r>
          <w:rPr>
            <w:webHidden/>
          </w:rPr>
          <w:tab/>
        </w:r>
        <w:r>
          <w:rPr>
            <w:webHidden/>
          </w:rPr>
          <w:fldChar w:fldCharType="begin"/>
        </w:r>
        <w:r>
          <w:rPr>
            <w:webHidden/>
          </w:rPr>
          <w:instrText xml:space="preserve"> PAGEREF _Toc481554884 \h </w:instrText>
        </w:r>
        <w:r>
          <w:rPr>
            <w:webHidden/>
          </w:rPr>
        </w:r>
        <w:r>
          <w:rPr>
            <w:webHidden/>
          </w:rPr>
          <w:fldChar w:fldCharType="separate"/>
        </w:r>
        <w:r>
          <w:rPr>
            <w:webHidden/>
          </w:rPr>
          <w:t>206</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5" w:history="1">
        <w:r w:rsidRPr="00CB7112">
          <w:rPr>
            <w:rStyle w:val="Hyperlink"/>
            <w:rFonts w:ascii="Helvetica" w:hAnsi="Helvetica" w:cs="Helvetica"/>
          </w:rPr>
          <w:t>11.3.22</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5) What is InputSplit in Hadoop? Explain.</w:t>
        </w:r>
        <w:r>
          <w:rPr>
            <w:webHidden/>
          </w:rPr>
          <w:tab/>
        </w:r>
        <w:r>
          <w:rPr>
            <w:webHidden/>
          </w:rPr>
          <w:fldChar w:fldCharType="begin"/>
        </w:r>
        <w:r>
          <w:rPr>
            <w:webHidden/>
          </w:rPr>
          <w:instrText xml:space="preserve"> PAGEREF _Toc481554885 \h </w:instrText>
        </w:r>
        <w:r>
          <w:rPr>
            <w:webHidden/>
          </w:rPr>
        </w:r>
        <w:r>
          <w:rPr>
            <w:webHidden/>
          </w:rPr>
          <w:fldChar w:fldCharType="separate"/>
        </w:r>
        <w:r>
          <w:rPr>
            <w:webHidden/>
          </w:rPr>
          <w:t>206</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6" w:history="1">
        <w:r w:rsidRPr="00CB7112">
          <w:rPr>
            <w:rStyle w:val="Hyperlink"/>
            <w:rFonts w:ascii="Helvetica" w:hAnsi="Helvetica" w:cs="Helvetica"/>
          </w:rPr>
          <w:t>11.3.23</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6) How many InputSplits is made by a Hadoop Framework?</w:t>
        </w:r>
        <w:r>
          <w:rPr>
            <w:webHidden/>
          </w:rPr>
          <w:tab/>
        </w:r>
        <w:r>
          <w:rPr>
            <w:webHidden/>
          </w:rPr>
          <w:fldChar w:fldCharType="begin"/>
        </w:r>
        <w:r>
          <w:rPr>
            <w:webHidden/>
          </w:rPr>
          <w:instrText xml:space="preserve"> PAGEREF _Toc481554886 \h </w:instrText>
        </w:r>
        <w:r>
          <w:rPr>
            <w:webHidden/>
          </w:rPr>
        </w:r>
        <w:r>
          <w:rPr>
            <w:webHidden/>
          </w:rPr>
          <w:fldChar w:fldCharType="separate"/>
        </w:r>
        <w:r>
          <w:rPr>
            <w:webHidden/>
          </w:rPr>
          <w:t>206</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7" w:history="1">
        <w:r w:rsidRPr="00CB7112">
          <w:rPr>
            <w:rStyle w:val="Hyperlink"/>
            <w:rFonts w:ascii="Helvetica" w:hAnsi="Helvetica" w:cs="Helvetica"/>
          </w:rPr>
          <w:t>11.3.24</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7) What is the use of RecordReader in Hadoop?</w:t>
        </w:r>
        <w:r>
          <w:rPr>
            <w:webHidden/>
          </w:rPr>
          <w:tab/>
        </w:r>
        <w:r>
          <w:rPr>
            <w:webHidden/>
          </w:rPr>
          <w:fldChar w:fldCharType="begin"/>
        </w:r>
        <w:r>
          <w:rPr>
            <w:webHidden/>
          </w:rPr>
          <w:instrText xml:space="preserve"> PAGEREF _Toc481554887 \h </w:instrText>
        </w:r>
        <w:r>
          <w:rPr>
            <w:webHidden/>
          </w:rPr>
        </w:r>
        <w:r>
          <w:rPr>
            <w:webHidden/>
          </w:rPr>
          <w:fldChar w:fldCharType="separate"/>
        </w:r>
        <w:r>
          <w:rPr>
            <w:webHidden/>
          </w:rPr>
          <w:t>206</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8" w:history="1">
        <w:r w:rsidRPr="00CB7112">
          <w:rPr>
            <w:rStyle w:val="Hyperlink"/>
            <w:rFonts w:ascii="Helvetica" w:hAnsi="Helvetica" w:cs="Helvetica"/>
          </w:rPr>
          <w:t>11.3.25</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8) What is JobTracer in Hadoop?</w:t>
        </w:r>
        <w:r>
          <w:rPr>
            <w:webHidden/>
          </w:rPr>
          <w:tab/>
        </w:r>
        <w:r>
          <w:rPr>
            <w:webHidden/>
          </w:rPr>
          <w:fldChar w:fldCharType="begin"/>
        </w:r>
        <w:r>
          <w:rPr>
            <w:webHidden/>
          </w:rPr>
          <w:instrText xml:space="preserve"> PAGEREF _Toc481554888 \h </w:instrText>
        </w:r>
        <w:r>
          <w:rPr>
            <w:webHidden/>
          </w:rPr>
        </w:r>
        <w:r>
          <w:rPr>
            <w:webHidden/>
          </w:rPr>
          <w:fldChar w:fldCharType="separate"/>
        </w:r>
        <w:r>
          <w:rPr>
            <w:webHidden/>
          </w:rPr>
          <w:t>207</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89" w:history="1">
        <w:r w:rsidRPr="00CB7112">
          <w:rPr>
            <w:rStyle w:val="Hyperlink"/>
            <w:rFonts w:ascii="Helvetica" w:hAnsi="Helvetica" w:cs="Helvetica"/>
          </w:rPr>
          <w:t>11.3.26</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9) What are the functionalities of JobTracer?</w:t>
        </w:r>
        <w:r>
          <w:rPr>
            <w:webHidden/>
          </w:rPr>
          <w:tab/>
        </w:r>
        <w:r>
          <w:rPr>
            <w:webHidden/>
          </w:rPr>
          <w:fldChar w:fldCharType="begin"/>
        </w:r>
        <w:r>
          <w:rPr>
            <w:webHidden/>
          </w:rPr>
          <w:instrText xml:space="preserve"> PAGEREF _Toc481554889 \h </w:instrText>
        </w:r>
        <w:r>
          <w:rPr>
            <w:webHidden/>
          </w:rPr>
        </w:r>
        <w:r>
          <w:rPr>
            <w:webHidden/>
          </w:rPr>
          <w:fldChar w:fldCharType="separate"/>
        </w:r>
        <w:r>
          <w:rPr>
            <w:webHidden/>
          </w:rPr>
          <w:t>207</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0" w:history="1">
        <w:r w:rsidRPr="00CB7112">
          <w:rPr>
            <w:rStyle w:val="Hyperlink"/>
            <w:rFonts w:ascii="Helvetica" w:hAnsi="Helvetica" w:cs="Helvetica"/>
          </w:rPr>
          <w:t>11.3.27</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10) Define TaskTracker.</w:t>
        </w:r>
        <w:r>
          <w:rPr>
            <w:webHidden/>
          </w:rPr>
          <w:tab/>
        </w:r>
        <w:r>
          <w:rPr>
            <w:webHidden/>
          </w:rPr>
          <w:fldChar w:fldCharType="begin"/>
        </w:r>
        <w:r>
          <w:rPr>
            <w:webHidden/>
          </w:rPr>
          <w:instrText xml:space="preserve"> PAGEREF _Toc481554890 \h </w:instrText>
        </w:r>
        <w:r>
          <w:rPr>
            <w:webHidden/>
          </w:rPr>
        </w:r>
        <w:r>
          <w:rPr>
            <w:webHidden/>
          </w:rPr>
          <w:fldChar w:fldCharType="separate"/>
        </w:r>
        <w:r>
          <w:rPr>
            <w:webHidden/>
          </w:rPr>
          <w:t>207</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1" w:history="1">
        <w:r w:rsidRPr="00CB7112">
          <w:rPr>
            <w:rStyle w:val="Hyperlink"/>
            <w:rFonts w:ascii="Helvetica" w:hAnsi="Helvetica" w:cs="Helvetica"/>
          </w:rPr>
          <w:t>11.3.28</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11) What is Map/Reduce job in Hadoop?</w:t>
        </w:r>
        <w:r>
          <w:rPr>
            <w:webHidden/>
          </w:rPr>
          <w:tab/>
        </w:r>
        <w:r>
          <w:rPr>
            <w:webHidden/>
          </w:rPr>
          <w:fldChar w:fldCharType="begin"/>
        </w:r>
        <w:r>
          <w:rPr>
            <w:webHidden/>
          </w:rPr>
          <w:instrText xml:space="preserve"> PAGEREF _Toc481554891 \h </w:instrText>
        </w:r>
        <w:r>
          <w:rPr>
            <w:webHidden/>
          </w:rPr>
        </w:r>
        <w:r>
          <w:rPr>
            <w:webHidden/>
          </w:rPr>
          <w:fldChar w:fldCharType="separate"/>
        </w:r>
        <w:r>
          <w:rPr>
            <w:webHidden/>
          </w:rPr>
          <w:t>207</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2" w:history="1">
        <w:r w:rsidRPr="00CB7112">
          <w:rPr>
            <w:rStyle w:val="Hyperlink"/>
            <w:rFonts w:ascii="Helvetica" w:hAnsi="Helvetica" w:cs="Helvetica"/>
          </w:rPr>
          <w:t>11.3.29</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12) What is Hadoop Streaming?</w:t>
        </w:r>
        <w:r>
          <w:rPr>
            <w:webHidden/>
          </w:rPr>
          <w:tab/>
        </w:r>
        <w:r>
          <w:rPr>
            <w:webHidden/>
          </w:rPr>
          <w:fldChar w:fldCharType="begin"/>
        </w:r>
        <w:r>
          <w:rPr>
            <w:webHidden/>
          </w:rPr>
          <w:instrText xml:space="preserve"> PAGEREF _Toc481554892 \h </w:instrText>
        </w:r>
        <w:r>
          <w:rPr>
            <w:webHidden/>
          </w:rPr>
        </w:r>
        <w:r>
          <w:rPr>
            <w:webHidden/>
          </w:rPr>
          <w:fldChar w:fldCharType="separate"/>
        </w:r>
        <w:r>
          <w:rPr>
            <w:webHidden/>
          </w:rPr>
          <w:t>208</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3" w:history="1">
        <w:r w:rsidRPr="00CB7112">
          <w:rPr>
            <w:rStyle w:val="Hyperlink"/>
            <w:rFonts w:ascii="Helvetica" w:hAnsi="Helvetica" w:cs="Helvetica"/>
          </w:rPr>
          <w:t>11.3.30</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13) What is a combiner in Hadoop?</w:t>
        </w:r>
        <w:r>
          <w:rPr>
            <w:webHidden/>
          </w:rPr>
          <w:tab/>
        </w:r>
        <w:r>
          <w:rPr>
            <w:webHidden/>
          </w:rPr>
          <w:fldChar w:fldCharType="begin"/>
        </w:r>
        <w:r>
          <w:rPr>
            <w:webHidden/>
          </w:rPr>
          <w:instrText xml:space="preserve"> PAGEREF _Toc481554893 \h </w:instrText>
        </w:r>
        <w:r>
          <w:rPr>
            <w:webHidden/>
          </w:rPr>
        </w:r>
        <w:r>
          <w:rPr>
            <w:webHidden/>
          </w:rPr>
          <w:fldChar w:fldCharType="separate"/>
        </w:r>
        <w:r>
          <w:rPr>
            <w:webHidden/>
          </w:rPr>
          <w:t>208</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4" w:history="1">
        <w:r w:rsidRPr="00CB7112">
          <w:rPr>
            <w:rStyle w:val="Hyperlink"/>
            <w:rFonts w:ascii="Helvetica" w:hAnsi="Helvetica" w:cs="Helvetica"/>
          </w:rPr>
          <w:t>11.3.31</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14) Is it necessary to know java to learn Hadoop?</w:t>
        </w:r>
        <w:r>
          <w:rPr>
            <w:webHidden/>
          </w:rPr>
          <w:tab/>
        </w:r>
        <w:r>
          <w:rPr>
            <w:webHidden/>
          </w:rPr>
          <w:fldChar w:fldCharType="begin"/>
        </w:r>
        <w:r>
          <w:rPr>
            <w:webHidden/>
          </w:rPr>
          <w:instrText xml:space="preserve"> PAGEREF _Toc481554894 \h </w:instrText>
        </w:r>
        <w:r>
          <w:rPr>
            <w:webHidden/>
          </w:rPr>
        </w:r>
        <w:r>
          <w:rPr>
            <w:webHidden/>
          </w:rPr>
          <w:fldChar w:fldCharType="separate"/>
        </w:r>
        <w:r>
          <w:rPr>
            <w:webHidden/>
          </w:rPr>
          <w:t>208</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5" w:history="1">
        <w:r w:rsidRPr="00CB7112">
          <w:rPr>
            <w:rStyle w:val="Hyperlink"/>
            <w:rFonts w:ascii="Helvetica" w:hAnsi="Helvetica" w:cs="Helvetica"/>
          </w:rPr>
          <w:t>11.3.32</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15) How to debug Hadoop code?</w:t>
        </w:r>
        <w:r>
          <w:rPr>
            <w:webHidden/>
          </w:rPr>
          <w:tab/>
        </w:r>
        <w:r>
          <w:rPr>
            <w:webHidden/>
          </w:rPr>
          <w:fldChar w:fldCharType="begin"/>
        </w:r>
        <w:r>
          <w:rPr>
            <w:webHidden/>
          </w:rPr>
          <w:instrText xml:space="preserve"> PAGEREF _Toc481554895 \h </w:instrText>
        </w:r>
        <w:r>
          <w:rPr>
            <w:webHidden/>
          </w:rPr>
        </w:r>
        <w:r>
          <w:rPr>
            <w:webHidden/>
          </w:rPr>
          <w:fldChar w:fldCharType="separate"/>
        </w:r>
        <w:r>
          <w:rPr>
            <w:webHidden/>
          </w:rPr>
          <w:t>208</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6" w:history="1">
        <w:r w:rsidRPr="00CB7112">
          <w:rPr>
            <w:rStyle w:val="Hyperlink"/>
            <w:rFonts w:ascii="Helvetica" w:hAnsi="Helvetica" w:cs="Helvetica"/>
          </w:rPr>
          <w:t>11.3.33</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16) Is it possible to provide multiple inputs to Hadoop? If yes, explain.</w:t>
        </w:r>
        <w:r>
          <w:rPr>
            <w:webHidden/>
          </w:rPr>
          <w:tab/>
        </w:r>
        <w:r>
          <w:rPr>
            <w:webHidden/>
          </w:rPr>
          <w:fldChar w:fldCharType="begin"/>
        </w:r>
        <w:r>
          <w:rPr>
            <w:webHidden/>
          </w:rPr>
          <w:instrText xml:space="preserve"> PAGEREF _Toc481554896 \h </w:instrText>
        </w:r>
        <w:r>
          <w:rPr>
            <w:webHidden/>
          </w:rPr>
        </w:r>
        <w:r>
          <w:rPr>
            <w:webHidden/>
          </w:rPr>
          <w:fldChar w:fldCharType="separate"/>
        </w:r>
        <w:r>
          <w:rPr>
            <w:webHidden/>
          </w:rPr>
          <w:t>208</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7" w:history="1">
        <w:r w:rsidRPr="00CB7112">
          <w:rPr>
            <w:rStyle w:val="Hyperlink"/>
            <w:rFonts w:ascii="Helvetica" w:hAnsi="Helvetica" w:cs="Helvetica"/>
          </w:rPr>
          <w:t>11.3.34</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17) What is the relation between job and task in Hadoop?</w:t>
        </w:r>
        <w:r>
          <w:rPr>
            <w:webHidden/>
          </w:rPr>
          <w:tab/>
        </w:r>
        <w:r>
          <w:rPr>
            <w:webHidden/>
          </w:rPr>
          <w:fldChar w:fldCharType="begin"/>
        </w:r>
        <w:r>
          <w:rPr>
            <w:webHidden/>
          </w:rPr>
          <w:instrText xml:space="preserve"> PAGEREF _Toc481554897 \h </w:instrText>
        </w:r>
        <w:r>
          <w:rPr>
            <w:webHidden/>
          </w:rPr>
        </w:r>
        <w:r>
          <w:rPr>
            <w:webHidden/>
          </w:rPr>
          <w:fldChar w:fldCharType="separate"/>
        </w:r>
        <w:r>
          <w:rPr>
            <w:webHidden/>
          </w:rPr>
          <w:t>209</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8" w:history="1">
        <w:r w:rsidRPr="00CB7112">
          <w:rPr>
            <w:rStyle w:val="Hyperlink"/>
            <w:rFonts w:ascii="Helvetica" w:hAnsi="Helvetica" w:cs="Helvetica"/>
          </w:rPr>
          <w:t>11.3.35</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18) What is distributed cache in Hadoop?</w:t>
        </w:r>
        <w:r>
          <w:rPr>
            <w:webHidden/>
          </w:rPr>
          <w:tab/>
        </w:r>
        <w:r>
          <w:rPr>
            <w:webHidden/>
          </w:rPr>
          <w:fldChar w:fldCharType="begin"/>
        </w:r>
        <w:r>
          <w:rPr>
            <w:webHidden/>
          </w:rPr>
          <w:instrText xml:space="preserve"> PAGEREF _Toc481554898 \h </w:instrText>
        </w:r>
        <w:r>
          <w:rPr>
            <w:webHidden/>
          </w:rPr>
        </w:r>
        <w:r>
          <w:rPr>
            <w:webHidden/>
          </w:rPr>
          <w:fldChar w:fldCharType="separate"/>
        </w:r>
        <w:r>
          <w:rPr>
            <w:webHidden/>
          </w:rPr>
          <w:t>209</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899" w:history="1">
        <w:r w:rsidRPr="00CB7112">
          <w:rPr>
            <w:rStyle w:val="Hyperlink"/>
            <w:rFonts w:ascii="Helvetica" w:hAnsi="Helvetica" w:cs="Helvetica"/>
          </w:rPr>
          <w:t>11.3.36</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19) What commands are used to see all jobs running in the Hadoop cluster and kill a job in LINUX?</w:t>
        </w:r>
        <w:r>
          <w:rPr>
            <w:webHidden/>
          </w:rPr>
          <w:tab/>
        </w:r>
        <w:r>
          <w:rPr>
            <w:webHidden/>
          </w:rPr>
          <w:fldChar w:fldCharType="begin"/>
        </w:r>
        <w:r>
          <w:rPr>
            <w:webHidden/>
          </w:rPr>
          <w:instrText xml:space="preserve"> PAGEREF _Toc481554899 \h </w:instrText>
        </w:r>
        <w:r>
          <w:rPr>
            <w:webHidden/>
          </w:rPr>
        </w:r>
        <w:r>
          <w:rPr>
            <w:webHidden/>
          </w:rPr>
          <w:fldChar w:fldCharType="separate"/>
        </w:r>
        <w:r>
          <w:rPr>
            <w:webHidden/>
          </w:rPr>
          <w:t>209</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900" w:history="1">
        <w:r w:rsidRPr="00CB7112">
          <w:rPr>
            <w:rStyle w:val="Hyperlink"/>
            <w:rFonts w:ascii="Helvetica" w:hAnsi="Helvetica" w:cs="Helvetica"/>
          </w:rPr>
          <w:t>11.3.37</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20) What is the functionality of JobTracker in Hadoop? How many instances of a JobTracker run on Hadoop cluster?</w:t>
        </w:r>
        <w:r>
          <w:rPr>
            <w:webHidden/>
          </w:rPr>
          <w:tab/>
        </w:r>
        <w:r>
          <w:rPr>
            <w:webHidden/>
          </w:rPr>
          <w:fldChar w:fldCharType="begin"/>
        </w:r>
        <w:r>
          <w:rPr>
            <w:webHidden/>
          </w:rPr>
          <w:instrText xml:space="preserve"> PAGEREF _Toc481554900 \h </w:instrText>
        </w:r>
        <w:r>
          <w:rPr>
            <w:webHidden/>
          </w:rPr>
        </w:r>
        <w:r>
          <w:rPr>
            <w:webHidden/>
          </w:rPr>
          <w:fldChar w:fldCharType="separate"/>
        </w:r>
        <w:r>
          <w:rPr>
            <w:webHidden/>
          </w:rPr>
          <w:t>209</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901" w:history="1">
        <w:r w:rsidRPr="00CB7112">
          <w:rPr>
            <w:rStyle w:val="Hyperlink"/>
            <w:rFonts w:ascii="Helvetica" w:hAnsi="Helvetica" w:cs="Helvetica"/>
          </w:rPr>
          <w:t>11.3.38</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21) How JobTracker assign tasks to the TaskTracker?</w:t>
        </w:r>
        <w:r>
          <w:rPr>
            <w:webHidden/>
          </w:rPr>
          <w:tab/>
        </w:r>
        <w:r>
          <w:rPr>
            <w:webHidden/>
          </w:rPr>
          <w:fldChar w:fldCharType="begin"/>
        </w:r>
        <w:r>
          <w:rPr>
            <w:webHidden/>
          </w:rPr>
          <w:instrText xml:space="preserve"> PAGEREF _Toc481554901 \h </w:instrText>
        </w:r>
        <w:r>
          <w:rPr>
            <w:webHidden/>
          </w:rPr>
        </w:r>
        <w:r>
          <w:rPr>
            <w:webHidden/>
          </w:rPr>
          <w:fldChar w:fldCharType="separate"/>
        </w:r>
        <w:r>
          <w:rPr>
            <w:webHidden/>
          </w:rPr>
          <w:t>210</w:t>
        </w:r>
        <w:r>
          <w:rPr>
            <w:webHidden/>
          </w:rPr>
          <w:fldChar w:fldCharType="end"/>
        </w:r>
      </w:hyperlink>
    </w:p>
    <w:p w:rsidR="000E1221" w:rsidRDefault="000E1221">
      <w:pPr>
        <w:pStyle w:val="TOC3"/>
        <w:tabs>
          <w:tab w:val="left" w:pos="1697"/>
        </w:tabs>
        <w:rPr>
          <w:rFonts w:asciiTheme="minorHAnsi" w:eastAsiaTheme="minorEastAsia" w:hAnsiTheme="minorHAnsi" w:cstheme="minorBidi"/>
          <w:iCs w:val="0"/>
          <w:sz w:val="22"/>
          <w:szCs w:val="22"/>
          <w:lang w:bidi="ar-SA"/>
        </w:rPr>
      </w:pPr>
      <w:hyperlink w:anchor="_Toc481554902" w:history="1">
        <w:r w:rsidRPr="00CB7112">
          <w:rPr>
            <w:rStyle w:val="Hyperlink"/>
            <w:rFonts w:ascii="Helvetica" w:hAnsi="Helvetica" w:cs="Helvetica"/>
          </w:rPr>
          <w:t>11.3.39</w:t>
        </w:r>
        <w:r>
          <w:rPr>
            <w:rFonts w:asciiTheme="minorHAnsi" w:eastAsiaTheme="minorEastAsia" w:hAnsiTheme="minorHAnsi" w:cstheme="minorBidi"/>
            <w:iCs w:val="0"/>
            <w:sz w:val="22"/>
            <w:szCs w:val="22"/>
            <w:lang w:bidi="ar-SA"/>
          </w:rPr>
          <w:tab/>
        </w:r>
        <w:r w:rsidRPr="00CB7112">
          <w:rPr>
            <w:rStyle w:val="Hyperlink"/>
            <w:rFonts w:ascii="Helvetica" w:hAnsi="Helvetica" w:cs="Helvetica"/>
            <w:bCs/>
          </w:rPr>
          <w:t>22) Is it necessary to write jobs for Hadoop in Java language?</w:t>
        </w:r>
        <w:r>
          <w:rPr>
            <w:webHidden/>
          </w:rPr>
          <w:tab/>
        </w:r>
        <w:r>
          <w:rPr>
            <w:webHidden/>
          </w:rPr>
          <w:fldChar w:fldCharType="begin"/>
        </w:r>
        <w:r>
          <w:rPr>
            <w:webHidden/>
          </w:rPr>
          <w:instrText xml:space="preserve"> PAGEREF _Toc481554902 \h </w:instrText>
        </w:r>
        <w:r>
          <w:rPr>
            <w:webHidden/>
          </w:rPr>
        </w:r>
        <w:r>
          <w:rPr>
            <w:webHidden/>
          </w:rPr>
          <w:fldChar w:fldCharType="separate"/>
        </w:r>
        <w:r>
          <w:rPr>
            <w:webHidden/>
          </w:rPr>
          <w:t>210</w:t>
        </w:r>
        <w:r>
          <w:rPr>
            <w:webHidden/>
          </w:rPr>
          <w:fldChar w:fldCharType="end"/>
        </w:r>
      </w:hyperlink>
    </w:p>
    <w:p w:rsidR="00E018EA" w:rsidRPr="00901439" w:rsidRDefault="001D1401" w:rsidP="00E018EA">
      <w:pPr>
        <w:ind w:right="230"/>
        <w:rPr>
          <w:rFonts w:asciiTheme="minorHAnsi" w:hAnsiTheme="minorHAnsi" w:cstheme="minorHAnsi"/>
          <w:bCs/>
          <w:caps/>
          <w:sz w:val="24"/>
          <w:szCs w:val="24"/>
        </w:rPr>
      </w:pPr>
      <w:r w:rsidRPr="00901439">
        <w:rPr>
          <w:rFonts w:asciiTheme="minorHAnsi" w:hAnsiTheme="minorHAnsi" w:cstheme="minorHAnsi"/>
          <w:bCs/>
          <w:caps/>
          <w:sz w:val="24"/>
          <w:szCs w:val="24"/>
        </w:rPr>
        <w:lastRenderedPageBreak/>
        <w:fldChar w:fldCharType="end"/>
      </w: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Default="007E1599" w:rsidP="00E018EA">
      <w:pPr>
        <w:spacing w:before="0" w:after="0" w:line="240" w:lineRule="auto"/>
        <w:rPr>
          <w:rFonts w:asciiTheme="minorHAnsi" w:hAnsiTheme="minorHAnsi" w:cstheme="minorHAnsi"/>
          <w:bCs/>
          <w:caps/>
          <w:sz w:val="24"/>
          <w:szCs w:val="24"/>
        </w:rPr>
      </w:pPr>
    </w:p>
    <w:p w:rsidR="00526FDB" w:rsidRDefault="00526FDB" w:rsidP="00E018EA">
      <w:pPr>
        <w:spacing w:before="0" w:after="0" w:line="240" w:lineRule="auto"/>
        <w:rPr>
          <w:rFonts w:asciiTheme="minorHAnsi" w:hAnsiTheme="minorHAnsi" w:cstheme="minorHAnsi"/>
          <w:bCs/>
          <w:caps/>
          <w:sz w:val="24"/>
          <w:szCs w:val="24"/>
        </w:rPr>
      </w:pPr>
    </w:p>
    <w:p w:rsidR="00526FDB" w:rsidRDefault="00526FDB" w:rsidP="00E018EA">
      <w:pPr>
        <w:spacing w:before="0" w:after="0" w:line="240" w:lineRule="auto"/>
        <w:rPr>
          <w:rFonts w:asciiTheme="minorHAnsi" w:hAnsiTheme="minorHAnsi" w:cstheme="minorHAnsi"/>
          <w:bCs/>
          <w:caps/>
          <w:sz w:val="24"/>
          <w:szCs w:val="24"/>
        </w:rPr>
      </w:pPr>
    </w:p>
    <w:p w:rsidR="00526FDB" w:rsidRDefault="00526FDB" w:rsidP="00E018EA">
      <w:pPr>
        <w:spacing w:before="0" w:after="0" w:line="240" w:lineRule="auto"/>
        <w:rPr>
          <w:rFonts w:asciiTheme="minorHAnsi" w:hAnsiTheme="minorHAnsi" w:cstheme="minorHAnsi"/>
          <w:bCs/>
          <w:caps/>
          <w:sz w:val="24"/>
          <w:szCs w:val="24"/>
        </w:rPr>
      </w:pPr>
    </w:p>
    <w:p w:rsidR="00526FDB" w:rsidRDefault="00526FDB" w:rsidP="00E018EA">
      <w:pPr>
        <w:spacing w:before="0" w:after="0" w:line="240" w:lineRule="auto"/>
        <w:rPr>
          <w:rFonts w:asciiTheme="minorHAnsi" w:hAnsiTheme="minorHAnsi" w:cstheme="minorHAnsi"/>
          <w:bCs/>
          <w:caps/>
          <w:sz w:val="24"/>
          <w:szCs w:val="24"/>
        </w:rPr>
      </w:pPr>
    </w:p>
    <w:p w:rsidR="00526FDB" w:rsidRPr="00901439" w:rsidRDefault="00526FDB" w:rsidP="00526FDB">
      <w:pPr>
        <w:rPr>
          <w:rFonts w:cs="Calibri"/>
          <w:sz w:val="22"/>
          <w:szCs w:val="22"/>
          <w:lang w:bidi="ar-SA"/>
        </w:rPr>
      </w:pPr>
    </w:p>
    <w:p w:rsidR="00526FDB" w:rsidRPr="00901439" w:rsidRDefault="00526FDB" w:rsidP="00526FDB">
      <w:pPr>
        <w:pStyle w:val="Heading1"/>
        <w:rPr>
          <w:rFonts w:asciiTheme="minorHAnsi" w:hAnsiTheme="minorHAnsi" w:cstheme="minorHAnsi"/>
          <w:b w:val="0"/>
          <w:sz w:val="24"/>
          <w:szCs w:val="24"/>
        </w:rPr>
      </w:pPr>
      <w:bookmarkStart w:id="6" w:name="_Toc481554625"/>
      <w:r>
        <w:rPr>
          <w:rFonts w:asciiTheme="minorHAnsi" w:hAnsiTheme="minorHAnsi" w:cstheme="minorHAnsi"/>
          <w:b w:val="0"/>
          <w:sz w:val="24"/>
          <w:szCs w:val="24"/>
        </w:rPr>
        <w:t>Last sprint</w:t>
      </w:r>
      <w:bookmarkEnd w:id="6"/>
    </w:p>
    <w:p w:rsidR="00836D04" w:rsidRPr="00901439" w:rsidRDefault="00836D04" w:rsidP="00836D04"/>
    <w:p w:rsidR="00836D04" w:rsidRDefault="00836D04" w:rsidP="00836D04">
      <w:pPr>
        <w:pStyle w:val="Heading2"/>
        <w:shd w:val="clear" w:color="auto" w:fill="FFFFFF"/>
        <w:spacing w:before="0" w:line="360" w:lineRule="atLeast"/>
        <w:textAlignment w:val="baseline"/>
        <w:rPr>
          <w:rFonts w:ascii="Arial" w:hAnsi="Arial" w:cs="Arial"/>
          <w:color w:val="222222"/>
          <w:sz w:val="24"/>
          <w:szCs w:val="24"/>
        </w:rPr>
      </w:pPr>
      <w:bookmarkStart w:id="7" w:name="_Toc481554626"/>
      <w:r>
        <w:rPr>
          <w:rFonts w:ascii="Arial" w:hAnsi="Arial" w:cs="Arial"/>
          <w:color w:val="222222"/>
          <w:sz w:val="24"/>
          <w:szCs w:val="24"/>
        </w:rPr>
        <w:t>Data Ingestion</w:t>
      </w:r>
      <w:bookmarkEnd w:id="7"/>
    </w:p>
    <w:p w:rsidR="00087A1F" w:rsidRDefault="00087A1F" w:rsidP="00087A1F">
      <w:pPr>
        <w:pStyle w:val="Heading3"/>
      </w:pPr>
      <w:bookmarkStart w:id="8" w:name="_Toc481554627"/>
      <w:r>
        <w:t>Sqoop Import</w:t>
      </w:r>
      <w:r w:rsidR="000D785D">
        <w:t xml:space="preserve"> delimiter</w:t>
      </w:r>
      <w:bookmarkEnd w:id="8"/>
    </w:p>
    <w:p w:rsidR="000D785D" w:rsidRDefault="000D785D" w:rsidP="000D785D">
      <w:r>
        <w:t>If the data itself has comma (also field delimiter is also comma) it causes data quality issue hence we use ( --enclosed-by \”) enclosed by property which will enclose the field with given calues</w:t>
      </w:r>
    </w:p>
    <w:p w:rsidR="000D785D" w:rsidRPr="00AB775D" w:rsidRDefault="000D785D" w:rsidP="00AB775D">
      <w:pPr>
        <w:spacing w:before="0" w:after="0"/>
        <w:rPr>
          <w:i/>
          <w:color w:val="00B0F0"/>
        </w:rPr>
      </w:pPr>
      <w:r w:rsidRPr="00AB775D">
        <w:rPr>
          <w:i/>
          <w:color w:val="00B0F0"/>
        </w:rPr>
        <w:t>$ sqoop import \</w:t>
      </w:r>
    </w:p>
    <w:p w:rsidR="000D785D" w:rsidRPr="00AB775D" w:rsidRDefault="000D785D" w:rsidP="00AB775D">
      <w:pPr>
        <w:spacing w:before="0" w:after="0"/>
        <w:rPr>
          <w:i/>
          <w:color w:val="00B0F0"/>
        </w:rPr>
      </w:pPr>
      <w:r w:rsidRPr="00AB775D">
        <w:rPr>
          <w:i/>
          <w:color w:val="00B0F0"/>
        </w:rPr>
        <w:t xml:space="preserve">  --query 'SELECT a.*, b.* FROM a JOIN b on (a.id == b.id) WHERE $CONDITIONS' \</w:t>
      </w:r>
    </w:p>
    <w:p w:rsidR="000D785D" w:rsidRPr="00AB775D" w:rsidRDefault="000D785D" w:rsidP="00AB775D">
      <w:pPr>
        <w:spacing w:before="0" w:after="0"/>
        <w:rPr>
          <w:i/>
          <w:color w:val="00B0F0"/>
        </w:rPr>
      </w:pPr>
      <w:r w:rsidRPr="00AB775D">
        <w:rPr>
          <w:i/>
          <w:color w:val="00B0F0"/>
        </w:rPr>
        <w:t xml:space="preserve">  --split-by a.id --target-dir /user/foo/joinresults \</w:t>
      </w:r>
    </w:p>
    <w:p w:rsidR="000D785D" w:rsidRDefault="000D785D" w:rsidP="00AB775D">
      <w:pPr>
        <w:spacing w:before="0" w:after="0"/>
        <w:rPr>
          <w:i/>
          <w:color w:val="00B0F0"/>
        </w:rPr>
      </w:pPr>
      <w:r w:rsidRPr="00AB775D">
        <w:rPr>
          <w:i/>
          <w:color w:val="00B0F0"/>
        </w:rPr>
        <w:t xml:space="preserve">  --enclosed-by \";</w:t>
      </w:r>
    </w:p>
    <w:p w:rsidR="00AB775D" w:rsidRDefault="00AB775D" w:rsidP="00AB775D">
      <w:pPr>
        <w:spacing w:before="0" w:after="0"/>
        <w:rPr>
          <w:i/>
          <w:color w:val="00B0F0"/>
        </w:rPr>
      </w:pPr>
    </w:p>
    <w:p w:rsidR="00AB775D" w:rsidRDefault="00AB775D" w:rsidP="00AB775D">
      <w:pPr>
        <w:spacing w:before="0" w:after="0"/>
      </w:pPr>
      <w:r>
        <w:t>has comma (also field There will cases where we need to escape certain characters, and its done by --escaped-by property</w:t>
      </w:r>
    </w:p>
    <w:p w:rsidR="00D42AD7" w:rsidRPr="00D42AD7" w:rsidRDefault="00D42AD7" w:rsidP="00D42AD7">
      <w:pPr>
        <w:spacing w:before="0" w:after="0"/>
        <w:rPr>
          <w:i/>
          <w:color w:val="00B0F0"/>
        </w:rPr>
      </w:pPr>
    </w:p>
    <w:p w:rsidR="00D42AD7" w:rsidRPr="00D42AD7" w:rsidRDefault="00D42AD7" w:rsidP="00D42AD7">
      <w:pPr>
        <w:spacing w:before="0" w:after="0"/>
        <w:rPr>
          <w:i/>
          <w:color w:val="00B0F0"/>
        </w:rPr>
      </w:pPr>
      <w:r w:rsidRPr="00D42AD7">
        <w:rPr>
          <w:i/>
          <w:color w:val="00B0F0"/>
        </w:rPr>
        <w:t>$ sqoop import \</w:t>
      </w:r>
    </w:p>
    <w:p w:rsidR="00D42AD7" w:rsidRPr="00D42AD7" w:rsidRDefault="00D42AD7" w:rsidP="00D42AD7">
      <w:pPr>
        <w:spacing w:before="0" w:after="0"/>
        <w:rPr>
          <w:i/>
          <w:color w:val="00B0F0"/>
        </w:rPr>
      </w:pPr>
      <w:r w:rsidRPr="00D42AD7">
        <w:rPr>
          <w:i/>
          <w:color w:val="00B0F0"/>
        </w:rPr>
        <w:t xml:space="preserve">  --query 'SELECT a.*, b.* FROM a JOIN b on (a.id == b.id) WHERE $CONDITIONS' \</w:t>
      </w:r>
    </w:p>
    <w:p w:rsidR="00D42AD7" w:rsidRPr="00D42AD7" w:rsidRDefault="00D42AD7" w:rsidP="00D42AD7">
      <w:pPr>
        <w:spacing w:before="0" w:after="0"/>
        <w:rPr>
          <w:i/>
          <w:color w:val="00B0F0"/>
        </w:rPr>
      </w:pPr>
      <w:r w:rsidRPr="00D42AD7">
        <w:rPr>
          <w:i/>
          <w:color w:val="00B0F0"/>
        </w:rPr>
        <w:t xml:space="preserve">  --split-by a.id --target-dir /user/foo/joinresults \</w:t>
      </w:r>
    </w:p>
    <w:p w:rsidR="00D42AD7" w:rsidRPr="00D42AD7" w:rsidRDefault="00D42AD7" w:rsidP="00D42AD7">
      <w:pPr>
        <w:spacing w:before="0" w:after="0"/>
        <w:rPr>
          <w:i/>
          <w:color w:val="00B0F0"/>
        </w:rPr>
      </w:pPr>
      <w:r w:rsidRPr="00D42AD7">
        <w:rPr>
          <w:i/>
          <w:color w:val="00B0F0"/>
        </w:rPr>
        <w:t xml:space="preserve">  --enclosed-by \"</w:t>
      </w:r>
    </w:p>
    <w:p w:rsidR="00D42AD7" w:rsidRPr="00D42AD7" w:rsidRDefault="00D42AD7" w:rsidP="00D42AD7">
      <w:pPr>
        <w:spacing w:before="0" w:after="0"/>
        <w:rPr>
          <w:i/>
          <w:color w:val="00B0F0"/>
        </w:rPr>
      </w:pPr>
      <w:r w:rsidRPr="00D42AD7">
        <w:rPr>
          <w:i/>
          <w:color w:val="00B0F0"/>
        </w:rPr>
        <w:t xml:space="preserve">  --fields-terminated-by \| \</w:t>
      </w:r>
    </w:p>
    <w:p w:rsidR="00D42AD7" w:rsidRDefault="00D42AD7" w:rsidP="00D42AD7">
      <w:pPr>
        <w:spacing w:before="0" w:after="0"/>
        <w:rPr>
          <w:i/>
          <w:color w:val="00B0F0"/>
        </w:rPr>
      </w:pPr>
      <w:r w:rsidRPr="00D42AD7">
        <w:rPr>
          <w:i/>
          <w:color w:val="00B0F0"/>
        </w:rPr>
        <w:t xml:space="preserve">  --lines-terminated-by \: ;</w:t>
      </w:r>
    </w:p>
    <w:p w:rsidR="002359D4" w:rsidRDefault="002359D4" w:rsidP="00D42AD7">
      <w:pPr>
        <w:spacing w:before="0" w:after="0"/>
        <w:rPr>
          <w:i/>
          <w:color w:val="00B0F0"/>
        </w:rPr>
      </w:pPr>
    </w:p>
    <w:p w:rsidR="002359D4" w:rsidRPr="002359D4" w:rsidRDefault="002359D4" w:rsidP="002359D4">
      <w:pPr>
        <w:spacing w:before="0" w:after="0"/>
        <w:rPr>
          <w:i/>
          <w:color w:val="00B0F0"/>
        </w:rPr>
      </w:pPr>
      <w:r w:rsidRPr="002359D4">
        <w:rPr>
          <w:i/>
          <w:color w:val="00B0F0"/>
        </w:rPr>
        <w:t>Sqoop import</w:t>
      </w:r>
    </w:p>
    <w:p w:rsidR="002359D4" w:rsidRPr="002359D4" w:rsidRDefault="002359D4" w:rsidP="002359D4">
      <w:pPr>
        <w:spacing w:before="0" w:after="0"/>
        <w:rPr>
          <w:i/>
          <w:color w:val="00B0F0"/>
        </w:rPr>
      </w:pPr>
      <w:r w:rsidRPr="002359D4">
        <w:rPr>
          <w:i/>
          <w:color w:val="00B0F0"/>
        </w:rPr>
        <w:t>--connect jdbc:mysql://hdcentos/CRMDB \</w:t>
      </w:r>
    </w:p>
    <w:p w:rsidR="002359D4" w:rsidRPr="002359D4" w:rsidRDefault="002359D4" w:rsidP="002359D4">
      <w:pPr>
        <w:spacing w:before="0" w:after="0"/>
        <w:rPr>
          <w:i/>
          <w:color w:val="00B0F0"/>
        </w:rPr>
      </w:pPr>
      <w:r w:rsidRPr="002359D4">
        <w:rPr>
          <w:i/>
          <w:color w:val="00B0F0"/>
        </w:rPr>
        <w:t>--username sqoopuser –password Mayyam%123 \</w:t>
      </w:r>
    </w:p>
    <w:p w:rsidR="002359D4" w:rsidRPr="002359D4" w:rsidRDefault="002359D4" w:rsidP="002359D4">
      <w:pPr>
        <w:spacing w:before="0" w:after="0"/>
        <w:rPr>
          <w:i/>
          <w:color w:val="00B0F0"/>
        </w:rPr>
      </w:pPr>
      <w:r w:rsidRPr="002359D4">
        <w:rPr>
          <w:i/>
          <w:color w:val="00B0F0"/>
        </w:rPr>
        <w:t>--table invoices \</w:t>
      </w:r>
    </w:p>
    <w:p w:rsidR="002359D4" w:rsidRPr="002359D4" w:rsidRDefault="002359D4" w:rsidP="002359D4">
      <w:pPr>
        <w:spacing w:before="0" w:after="0"/>
        <w:rPr>
          <w:i/>
          <w:color w:val="00B0F0"/>
        </w:rPr>
      </w:pPr>
      <w:r w:rsidRPr="002359D4">
        <w:rPr>
          <w:i/>
          <w:color w:val="00B0F0"/>
        </w:rPr>
        <w:t>--hive –import \</w:t>
      </w:r>
    </w:p>
    <w:p w:rsidR="002359D4" w:rsidRPr="002359D4" w:rsidRDefault="002359D4" w:rsidP="002359D4">
      <w:pPr>
        <w:spacing w:before="0" w:after="0"/>
        <w:rPr>
          <w:i/>
          <w:color w:val="00B0F0"/>
        </w:rPr>
      </w:pPr>
      <w:r w:rsidRPr="002359D4">
        <w:rPr>
          <w:i/>
          <w:color w:val="00B0F0"/>
        </w:rPr>
        <w:t>--hive –table pet.invoices \</w:t>
      </w:r>
    </w:p>
    <w:p w:rsidR="002359D4" w:rsidRPr="002359D4" w:rsidRDefault="002359D4" w:rsidP="002359D4">
      <w:pPr>
        <w:spacing w:before="0" w:after="0"/>
        <w:rPr>
          <w:i/>
          <w:color w:val="00B0F0"/>
        </w:rPr>
      </w:pPr>
      <w:r w:rsidRPr="002359D4">
        <w:rPr>
          <w:i/>
          <w:color w:val="00B0F0"/>
        </w:rPr>
        <w:t>--num –mappers 1</w:t>
      </w:r>
    </w:p>
    <w:p w:rsidR="002359D4" w:rsidRPr="002359D4" w:rsidRDefault="002359D4" w:rsidP="002359D4">
      <w:pPr>
        <w:spacing w:before="0" w:after="0"/>
        <w:rPr>
          <w:i/>
          <w:color w:val="00B0F0"/>
        </w:rPr>
      </w:pPr>
    </w:p>
    <w:p w:rsidR="002359D4" w:rsidRPr="002359D4" w:rsidRDefault="002359D4" w:rsidP="002359D4">
      <w:pPr>
        <w:spacing w:before="0" w:after="0"/>
        <w:rPr>
          <w:i/>
          <w:color w:val="00B0F0"/>
        </w:rPr>
      </w:pPr>
      <w:r w:rsidRPr="002359D4">
        <w:rPr>
          <w:i/>
          <w:color w:val="00B0F0"/>
        </w:rPr>
        <w:t>describe formatted pet.invoices;</w:t>
      </w:r>
    </w:p>
    <w:p w:rsidR="002359D4" w:rsidRPr="002359D4" w:rsidRDefault="002359D4" w:rsidP="002359D4">
      <w:pPr>
        <w:spacing w:before="0" w:after="0"/>
        <w:rPr>
          <w:i/>
          <w:color w:val="00B0F0"/>
        </w:rPr>
      </w:pPr>
    </w:p>
    <w:p w:rsidR="002359D4" w:rsidRPr="002359D4" w:rsidRDefault="002359D4" w:rsidP="002359D4">
      <w:pPr>
        <w:spacing w:before="0" w:after="0"/>
      </w:pPr>
      <w:r w:rsidRPr="002359D4">
        <w:t>You will find that field delimiter is 'n\0000' and also you can cat the file in hive directory.</w:t>
      </w:r>
    </w:p>
    <w:p w:rsidR="002359D4" w:rsidRPr="002359D4" w:rsidRDefault="002359D4" w:rsidP="002359D4">
      <w:pPr>
        <w:spacing w:before="0" w:after="0"/>
      </w:pPr>
    </w:p>
    <w:p w:rsidR="002359D4" w:rsidRPr="002359D4" w:rsidRDefault="002359D4" w:rsidP="002359D4">
      <w:pPr>
        <w:spacing w:before="0" w:after="0"/>
      </w:pPr>
      <w:r w:rsidRPr="002359D4">
        <w:t xml:space="preserve">you can also sqoop import into hive driectory without hive import since </w:t>
      </w:r>
    </w:p>
    <w:p w:rsidR="002359D4" w:rsidRPr="002359D4" w:rsidRDefault="002359D4" w:rsidP="002359D4">
      <w:pPr>
        <w:spacing w:before="0" w:after="0"/>
        <w:rPr>
          <w:i/>
          <w:color w:val="00B0F0"/>
        </w:rPr>
      </w:pPr>
    </w:p>
    <w:p w:rsidR="002359D4" w:rsidRPr="002359D4" w:rsidRDefault="002359D4" w:rsidP="002359D4">
      <w:pPr>
        <w:spacing w:before="0" w:after="0"/>
        <w:rPr>
          <w:i/>
          <w:color w:val="00B0F0"/>
        </w:rPr>
      </w:pPr>
      <w:r w:rsidRPr="002359D4">
        <w:rPr>
          <w:i/>
          <w:color w:val="00B0F0"/>
        </w:rPr>
        <w:t>Sqoop import</w:t>
      </w:r>
    </w:p>
    <w:p w:rsidR="002359D4" w:rsidRPr="002359D4" w:rsidRDefault="002359D4" w:rsidP="002359D4">
      <w:pPr>
        <w:spacing w:before="0" w:after="0"/>
        <w:rPr>
          <w:i/>
          <w:color w:val="00B0F0"/>
        </w:rPr>
      </w:pPr>
      <w:r w:rsidRPr="002359D4">
        <w:rPr>
          <w:i/>
          <w:color w:val="00B0F0"/>
        </w:rPr>
        <w:t>--connect jdbc:mysql://hdcentos/CRMDB \</w:t>
      </w:r>
    </w:p>
    <w:p w:rsidR="002359D4" w:rsidRPr="002359D4" w:rsidRDefault="002359D4" w:rsidP="002359D4">
      <w:pPr>
        <w:spacing w:before="0" w:after="0"/>
        <w:rPr>
          <w:i/>
          <w:color w:val="00B0F0"/>
        </w:rPr>
      </w:pPr>
      <w:r w:rsidRPr="002359D4">
        <w:rPr>
          <w:i/>
          <w:color w:val="00B0F0"/>
        </w:rPr>
        <w:t>--username sqoopuser –password Mayyam%123 \</w:t>
      </w:r>
    </w:p>
    <w:p w:rsidR="002359D4" w:rsidRPr="002359D4" w:rsidRDefault="002359D4" w:rsidP="002359D4">
      <w:pPr>
        <w:spacing w:before="0" w:after="0"/>
        <w:rPr>
          <w:i/>
          <w:color w:val="00B0F0"/>
        </w:rPr>
      </w:pPr>
      <w:r w:rsidRPr="002359D4">
        <w:rPr>
          <w:i/>
          <w:color w:val="00B0F0"/>
        </w:rPr>
        <w:t>--table invoices \</w:t>
      </w:r>
    </w:p>
    <w:p w:rsidR="002359D4" w:rsidRPr="002359D4" w:rsidRDefault="002359D4" w:rsidP="002359D4">
      <w:pPr>
        <w:spacing w:before="0" w:after="0"/>
        <w:rPr>
          <w:i/>
          <w:color w:val="00B0F0"/>
        </w:rPr>
      </w:pPr>
      <w:r w:rsidRPr="002359D4">
        <w:rPr>
          <w:i/>
          <w:color w:val="00B0F0"/>
        </w:rPr>
        <w:t>--target-dir /user/hive/warehouse/database1/invoices \</w:t>
      </w:r>
    </w:p>
    <w:p w:rsidR="002359D4" w:rsidRPr="002359D4" w:rsidRDefault="002359D4" w:rsidP="002359D4">
      <w:pPr>
        <w:spacing w:before="0" w:after="0"/>
        <w:rPr>
          <w:i/>
          <w:color w:val="00B0F0"/>
        </w:rPr>
      </w:pPr>
      <w:r w:rsidRPr="002359D4">
        <w:rPr>
          <w:i/>
          <w:color w:val="00B0F0"/>
        </w:rPr>
        <w:t>--append ;</w:t>
      </w:r>
    </w:p>
    <w:p w:rsidR="002359D4" w:rsidRPr="002359D4" w:rsidRDefault="002359D4" w:rsidP="002359D4">
      <w:pPr>
        <w:spacing w:before="0" w:after="0"/>
        <w:rPr>
          <w:i/>
          <w:color w:val="00B0F0"/>
        </w:rPr>
      </w:pPr>
    </w:p>
    <w:p w:rsidR="002359D4" w:rsidRPr="002359D4" w:rsidRDefault="002359D4" w:rsidP="002359D4">
      <w:pPr>
        <w:spacing w:before="0" w:after="0"/>
      </w:pPr>
      <w:r w:rsidRPr="002359D4">
        <w:t>But you will find all the values are NULL (assumption is describe formatted invoces have null field delimited). Sqoop as comma delimiter , due to data mismatch all the values will be displayed as NULL when you run select * from invoices;</w:t>
      </w:r>
    </w:p>
    <w:p w:rsidR="00836D04" w:rsidRDefault="00836D04" w:rsidP="00836D04">
      <w:bookmarkStart w:id="9" w:name="_GoBack"/>
      <w:bookmarkEnd w:id="9"/>
    </w:p>
    <w:p w:rsidR="00125665" w:rsidRDefault="00125665" w:rsidP="00125665">
      <w:pPr>
        <w:pStyle w:val="Heading3"/>
      </w:pPr>
      <w:bookmarkStart w:id="10" w:name="_Toc481554628"/>
      <w:r>
        <w:t>Sqoop Free From Query</w:t>
      </w:r>
      <w:bookmarkEnd w:id="10"/>
    </w:p>
    <w:p w:rsidR="00B331B0" w:rsidRDefault="00B331B0" w:rsidP="00B331B0">
      <w:pPr>
        <w:spacing w:before="0" w:after="0"/>
      </w:pPr>
    </w:p>
    <w:p w:rsidR="00B331B0" w:rsidRDefault="00B331B0" w:rsidP="00B331B0">
      <w:pPr>
        <w:spacing w:before="0" w:after="0"/>
      </w:pPr>
      <w:r>
        <w:t>Sqoop can also import the result set of an arbitrary SQL query. Instead of using the --table, --columns and --where arguments, you can specify a SQL statement with the --query argument.When importing a free-form query, you must specify a destination directory with --target-dir.</w:t>
      </w:r>
    </w:p>
    <w:p w:rsidR="00B331B0" w:rsidRDefault="00B331B0" w:rsidP="00B331B0">
      <w:pPr>
        <w:spacing w:before="0" w:after="0"/>
      </w:pPr>
    </w:p>
    <w:p w:rsidR="00B331B0" w:rsidRDefault="00B331B0" w:rsidP="00B331B0">
      <w:pPr>
        <w:spacing w:before="0" w:after="0"/>
      </w:pPr>
      <w:r>
        <w:t>If you want to import the results of a query in parallel, then each map task will need to execute a copy of the query, with results partitioned by bounding conditions inferred by Sqoop. Your query must include the token $CONDITIONS which each Sqoop process will replace with a unique condition expression. You must also select a splitting column with --split-by. For example:</w:t>
      </w:r>
    </w:p>
    <w:p w:rsidR="00B331B0" w:rsidRDefault="00B331B0" w:rsidP="00B331B0">
      <w:pPr>
        <w:spacing w:before="0" w:after="0"/>
      </w:pPr>
    </w:p>
    <w:p w:rsidR="00B331B0" w:rsidRPr="00B331B0" w:rsidRDefault="00B331B0" w:rsidP="00B331B0">
      <w:pPr>
        <w:spacing w:before="0" w:after="0"/>
        <w:rPr>
          <w:i/>
          <w:color w:val="00B0F0"/>
        </w:rPr>
      </w:pPr>
      <w:r w:rsidRPr="00B331B0">
        <w:rPr>
          <w:i/>
          <w:color w:val="00B0F0"/>
        </w:rPr>
        <w:t>$ sqoop import \</w:t>
      </w:r>
    </w:p>
    <w:p w:rsidR="00B331B0" w:rsidRPr="00B331B0" w:rsidRDefault="00B331B0" w:rsidP="00B331B0">
      <w:pPr>
        <w:spacing w:before="0" w:after="0"/>
        <w:rPr>
          <w:i/>
          <w:color w:val="00B0F0"/>
        </w:rPr>
      </w:pPr>
      <w:r w:rsidRPr="00B331B0">
        <w:rPr>
          <w:i/>
          <w:color w:val="00B0F0"/>
        </w:rPr>
        <w:t xml:space="preserve">  --query 'SELECT a.*, b.* FROM a JOIN b on (a.id == b.id) WHERE $CONDITIONS' \</w:t>
      </w:r>
    </w:p>
    <w:p w:rsidR="00B331B0" w:rsidRPr="00B331B0" w:rsidRDefault="00B331B0" w:rsidP="00B331B0">
      <w:pPr>
        <w:spacing w:before="0" w:after="0"/>
        <w:rPr>
          <w:i/>
          <w:color w:val="00B0F0"/>
        </w:rPr>
      </w:pPr>
      <w:r w:rsidRPr="00B331B0">
        <w:rPr>
          <w:i/>
          <w:color w:val="00B0F0"/>
        </w:rPr>
        <w:t xml:space="preserve">  --split-by a.id --target-dir /user/foo/joinresults</w:t>
      </w:r>
    </w:p>
    <w:p w:rsidR="00B331B0" w:rsidRPr="00B331B0" w:rsidRDefault="00B331B0" w:rsidP="00B331B0">
      <w:pPr>
        <w:spacing w:before="0" w:after="0"/>
        <w:rPr>
          <w:i/>
          <w:color w:val="00B0F0"/>
        </w:rPr>
      </w:pPr>
    </w:p>
    <w:p w:rsidR="00B331B0" w:rsidRPr="00B331B0" w:rsidRDefault="00B331B0" w:rsidP="00B331B0">
      <w:pPr>
        <w:spacing w:before="0" w:after="0"/>
        <w:rPr>
          <w:i/>
          <w:color w:val="00B0F0"/>
        </w:rPr>
      </w:pPr>
      <w:r w:rsidRPr="00B331B0">
        <w:rPr>
          <w:i/>
          <w:color w:val="00B0F0"/>
        </w:rPr>
        <w:t>$ sqoop import \</w:t>
      </w:r>
    </w:p>
    <w:p w:rsidR="00B331B0" w:rsidRPr="00B331B0" w:rsidRDefault="00B331B0" w:rsidP="00B331B0">
      <w:pPr>
        <w:spacing w:before="0" w:after="0"/>
        <w:rPr>
          <w:i/>
          <w:color w:val="00B0F0"/>
        </w:rPr>
      </w:pPr>
      <w:r w:rsidRPr="00B331B0">
        <w:rPr>
          <w:i/>
          <w:color w:val="00B0F0"/>
        </w:rPr>
        <w:t xml:space="preserve">  --query 'SELECT a.*, b.* FROM a JOIN b on (a.id == b.id) WHERE $CONDITIONS' \</w:t>
      </w:r>
    </w:p>
    <w:p w:rsidR="00B331B0" w:rsidRPr="00B331B0" w:rsidRDefault="00B331B0" w:rsidP="00B331B0">
      <w:pPr>
        <w:spacing w:before="0" w:after="0"/>
        <w:rPr>
          <w:i/>
          <w:color w:val="00B0F0"/>
        </w:rPr>
      </w:pPr>
      <w:r w:rsidRPr="00B331B0">
        <w:rPr>
          <w:i/>
          <w:color w:val="00B0F0"/>
        </w:rPr>
        <w:t xml:space="preserve">  -m 1 --target-dir /user/foo/joinresults</w:t>
      </w:r>
    </w:p>
    <w:p w:rsidR="00E30166" w:rsidRDefault="00E30166" w:rsidP="00E30166">
      <w:pPr>
        <w:pStyle w:val="Heading3"/>
      </w:pPr>
      <w:bookmarkStart w:id="11" w:name="_Toc481554629"/>
      <w:r>
        <w:t>Sqoop Import Into Hive Table</w:t>
      </w:r>
      <w:bookmarkEnd w:id="11"/>
    </w:p>
    <w:p w:rsidR="0065604F" w:rsidRDefault="0065604F" w:rsidP="0065604F">
      <w:pPr>
        <w:spacing w:before="0" w:after="0"/>
      </w:pPr>
    </w:p>
    <w:p w:rsidR="0065604F" w:rsidRDefault="0065604F" w:rsidP="0065604F">
      <w:pPr>
        <w:spacing w:before="0" w:after="0"/>
      </w:pPr>
      <w:r>
        <w:t>Sqoop can also import the data into Hive by generating and executing a CREATE TABLE statement to define the data’s layout in Hive you can specify the --hive-overwrite option to indicate that existing table in hive must be replaced.Sqoop will generate a Hive script containing a CREATE TABLE operation defining your columns using Hive’s types, and a LOAD DATA INPATH statement to move the data files into Hive’s warehouse directory.</w:t>
      </w:r>
    </w:p>
    <w:p w:rsidR="0065604F" w:rsidRDefault="0065604F" w:rsidP="0065604F">
      <w:pPr>
        <w:spacing w:before="0" w:after="0"/>
      </w:pPr>
    </w:p>
    <w:p w:rsidR="0065604F" w:rsidRDefault="0065604F" w:rsidP="0065604F">
      <w:pPr>
        <w:spacing w:before="0" w:after="0"/>
      </w:pPr>
      <w:r>
        <w:t>Note:</w:t>
      </w:r>
      <w:r w:rsidR="00325569">
        <w:t>-</w:t>
      </w:r>
      <w:r>
        <w:t>This function is incompatible with --as-avrodatafile and --as-sequencefile.</w:t>
      </w:r>
    </w:p>
    <w:p w:rsidR="00325569" w:rsidRDefault="00325569" w:rsidP="0065604F">
      <w:pPr>
        <w:spacing w:before="0" w:after="0"/>
      </w:pPr>
    </w:p>
    <w:p w:rsidR="0065604F" w:rsidRDefault="0065604F" w:rsidP="0065604F">
      <w:pPr>
        <w:spacing w:before="0" w:after="0"/>
      </w:pPr>
      <w:r>
        <w:t xml:space="preserve">Even though Hive supports escaping characters, it does not handle escaping of new-line character. Also, it does not support the notion of enclosing characters that may include field delimiters in the enclosed string. It is therefore recommended that you choose unambiguous field and record-terminating delimiters without the help of escaping and enclosing characters when working with Hive; this is due to limitations of Hive’s input parsing abilities. </w:t>
      </w:r>
    </w:p>
    <w:p w:rsidR="0065604F" w:rsidRDefault="0065604F" w:rsidP="0065604F">
      <w:pPr>
        <w:spacing w:before="0" w:after="0"/>
      </w:pPr>
    </w:p>
    <w:p w:rsidR="0065604F" w:rsidRDefault="0065604F" w:rsidP="0065604F">
      <w:pPr>
        <w:spacing w:before="0" w:after="0"/>
      </w:pPr>
      <w:r>
        <w:t>So if you do use --escaped-by, --enclosed-by, or --optionally-enclosed-by when importing data into Hive, Sqoop will print a warning message.</w:t>
      </w:r>
    </w:p>
    <w:p w:rsidR="0065604F" w:rsidRDefault="0065604F" w:rsidP="0065604F">
      <w:pPr>
        <w:spacing w:before="0" w:after="0"/>
      </w:pPr>
      <w:r w:rsidRPr="00325569">
        <w:rPr>
          <w:b/>
        </w:rPr>
        <w:t>--hive-drop-import-delims</w:t>
      </w:r>
      <w:r w:rsidR="00325569">
        <w:t xml:space="preserve"> :-</w:t>
      </w:r>
      <w:r>
        <w:t xml:space="preserve"> Hive will have problems using Sqoop-imported data if your database’s rows contain string fields that have Hive’s default row delimiters (\n and \r characters) or column </w:t>
      </w:r>
    </w:p>
    <w:p w:rsidR="0065604F" w:rsidRDefault="0065604F" w:rsidP="0065604F">
      <w:pPr>
        <w:spacing w:before="0" w:after="0"/>
      </w:pPr>
      <w:r>
        <w:t xml:space="preserve">delimiters (\01 characters) present in them. You can use the --hive-drop-import-delims </w:t>
      </w:r>
    </w:p>
    <w:p w:rsidR="0065604F" w:rsidRDefault="0065604F" w:rsidP="0065604F">
      <w:pPr>
        <w:spacing w:before="0" w:after="0"/>
      </w:pPr>
    </w:p>
    <w:p w:rsidR="0065604F" w:rsidRDefault="0065604F" w:rsidP="0065604F">
      <w:pPr>
        <w:spacing w:before="0" w:after="0"/>
      </w:pPr>
      <w:r>
        <w:t>Alternatively, you can use the --hive-delims-replacement option to replace those characters with a user-defined string on import to give Hive-compatible text data.</w:t>
      </w:r>
    </w:p>
    <w:p w:rsidR="0065604F" w:rsidRDefault="0065604F" w:rsidP="0065604F">
      <w:pPr>
        <w:spacing w:before="0" w:after="0"/>
      </w:pPr>
    </w:p>
    <w:p w:rsidR="0065604F" w:rsidRDefault="0065604F" w:rsidP="0065604F">
      <w:pPr>
        <w:spacing w:before="0" w:after="0"/>
      </w:pPr>
      <w:r w:rsidRPr="00325569">
        <w:rPr>
          <w:b/>
        </w:rPr>
        <w:t>(--input-null-string, --input-null-non-string &amp; --input-null-string, --input-null-non-string)</w:t>
      </w:r>
      <w:r w:rsidR="00325569" w:rsidRPr="00325569">
        <w:rPr>
          <w:b/>
        </w:rPr>
        <w:t>:-</w:t>
      </w:r>
      <w:r>
        <w:t xml:space="preserve"> Sqoop will by default import NULL values as string null. Hive is however using string \N to denote NULL </w:t>
      </w:r>
    </w:p>
    <w:p w:rsidR="0065604F" w:rsidRDefault="0065604F" w:rsidP="0065604F">
      <w:pPr>
        <w:spacing w:before="0" w:after="0"/>
      </w:pPr>
      <w:r>
        <w:t xml:space="preserve">values and therefore predicates dealing with NULL (like IS NULL) will not work correctly. You should append parameters --null-string and --null-non-string in case of import job or --input-null-string </w:t>
      </w:r>
    </w:p>
    <w:p w:rsidR="0065604F" w:rsidRDefault="0065604F" w:rsidP="0065604F">
      <w:pPr>
        <w:spacing w:before="0" w:after="0"/>
      </w:pPr>
      <w:r>
        <w:lastRenderedPageBreak/>
        <w:t>and --input-null-non-string in case of an export job if you wish to properly preserve NULL values.</w:t>
      </w:r>
    </w:p>
    <w:p w:rsidR="0065604F" w:rsidRDefault="0065604F" w:rsidP="0065604F">
      <w:pPr>
        <w:spacing w:before="0" w:after="0"/>
      </w:pPr>
    </w:p>
    <w:p w:rsidR="0065604F" w:rsidRDefault="0065604F" w:rsidP="0065604F">
      <w:pPr>
        <w:spacing w:before="0" w:after="0"/>
      </w:pPr>
      <w:r>
        <w:t>$ sqoop import  ... --null-string '\\N' --null-non-string '\\N'</w:t>
      </w:r>
    </w:p>
    <w:p w:rsidR="0065604F" w:rsidRDefault="0065604F" w:rsidP="0065604F">
      <w:pPr>
        <w:spacing w:before="0" w:after="0"/>
      </w:pPr>
    </w:p>
    <w:p w:rsidR="0065604F" w:rsidRDefault="0065604F" w:rsidP="0065604F">
      <w:pPr>
        <w:spacing w:before="0" w:after="0"/>
      </w:pPr>
      <w:r w:rsidRPr="00325569">
        <w:rPr>
          <w:b/>
        </w:rPr>
        <w:t>-</w:t>
      </w:r>
      <w:r w:rsidR="00325569" w:rsidRPr="00325569">
        <w:rPr>
          <w:b/>
        </w:rPr>
        <w:t>-compress &amp; --compression-codec:-</w:t>
      </w:r>
      <w:r>
        <w:t xml:space="preserve"> You can import compressed tables into Hive using the --compress and --compression-codec options. One downside to compressing tables imported into Hive is that many </w:t>
      </w:r>
    </w:p>
    <w:p w:rsidR="0065604F" w:rsidRDefault="0065604F" w:rsidP="0065604F">
      <w:pPr>
        <w:spacing w:before="0" w:after="0"/>
      </w:pPr>
      <w:r>
        <w:t xml:space="preserve">codecs cannot be split for processing by parallel map tasks. The lzop codec, however, does support splitting. When importing tables with this codec, Sqoop will automatically index the files for splitting </w:t>
      </w:r>
    </w:p>
    <w:p w:rsidR="00B91007" w:rsidRDefault="0065604F" w:rsidP="0065604F">
      <w:pPr>
        <w:spacing w:before="0" w:after="0"/>
      </w:pPr>
      <w:r>
        <w:t>and configuring a new Hive table with the correct InputFormat. This feature currently requires that all partitions of a table be compressed with the lzop codec.</w:t>
      </w:r>
    </w:p>
    <w:p w:rsidR="008818C0" w:rsidRPr="00B91007" w:rsidRDefault="008818C0" w:rsidP="0065604F">
      <w:pPr>
        <w:spacing w:before="0" w:after="0"/>
      </w:pPr>
    </w:p>
    <w:tbl>
      <w:tblPr>
        <w:tblW w:w="0" w:type="auto"/>
        <w:tblInd w:w="93" w:type="dxa"/>
        <w:tblLook w:val="04A0"/>
      </w:tblPr>
      <w:tblGrid>
        <w:gridCol w:w="2513"/>
        <w:gridCol w:w="6636"/>
      </w:tblGrid>
      <w:tr w:rsidR="005F7E80" w:rsidRPr="005F7E80" w:rsidTr="005F7E80">
        <w:trPr>
          <w:trHeight w:val="57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b/>
                <w:bCs/>
                <w:color w:val="000000"/>
                <w:sz w:val="22"/>
                <w:szCs w:val="22"/>
                <w:lang w:bidi="ar-SA"/>
              </w:rPr>
            </w:pPr>
            <w:r w:rsidRPr="005F7E80">
              <w:rPr>
                <w:rFonts w:ascii="Verdana" w:hAnsi="Verdana"/>
                <w:b/>
                <w:bCs/>
                <w:color w:val="000000"/>
                <w:sz w:val="22"/>
                <w:szCs w:val="22"/>
                <w:lang w:bidi="ar-SA"/>
              </w:rPr>
              <w:t>Argument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b/>
                <w:bCs/>
                <w:color w:val="000000"/>
                <w:sz w:val="22"/>
                <w:szCs w:val="22"/>
                <w:lang w:bidi="ar-SA"/>
              </w:rPr>
            </w:pPr>
            <w:r w:rsidRPr="005F7E80">
              <w:rPr>
                <w:rFonts w:ascii="Verdana" w:hAnsi="Verdana"/>
                <w:b/>
                <w:bCs/>
                <w:color w:val="000000"/>
                <w:sz w:val="22"/>
                <w:szCs w:val="22"/>
                <w:lang w:bidi="ar-SA"/>
              </w:rPr>
              <w:t>Description</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--hive-home &lt;dir&gt;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Override </w:t>
            </w:r>
            <w:r w:rsidRPr="005F7E80">
              <w:rPr>
                <w:rFonts w:ascii="Courier New" w:hAnsi="Courier New" w:cs="Courier New"/>
                <w:color w:val="007A00"/>
                <w:lang w:bidi="ar-SA"/>
              </w:rPr>
              <w:t>$HIVE_HOME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--hive-import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Import tables into Hive (Uses Hive’s default delimiters if none are set.)</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--hive-overwrite</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Overwrite existing data in the Hive table.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--create-hive-table</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If set, then the job will fail if the target hive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 </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table exits. By default this property is false.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--hive-table &lt;table-name&gt;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Sets the table name to use when importing to Hive.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--hive-drop-import-delims</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Drops </w:t>
            </w:r>
            <w:r w:rsidRPr="005F7E80">
              <w:rPr>
                <w:rFonts w:ascii="Verdana" w:hAnsi="Verdana"/>
                <w:i/>
                <w:iCs/>
                <w:color w:val="000000"/>
                <w:sz w:val="22"/>
                <w:szCs w:val="22"/>
                <w:lang w:bidi="ar-SA"/>
              </w:rPr>
              <w:t>\n</w:t>
            </w:r>
            <w:r w:rsidRPr="005F7E80">
              <w:rPr>
                <w:rFonts w:ascii="Verdana" w:hAnsi="Verdana"/>
                <w:color w:val="000000"/>
                <w:sz w:val="22"/>
                <w:szCs w:val="22"/>
                <w:lang w:bidi="ar-SA"/>
              </w:rPr>
              <w:t>, </w:t>
            </w:r>
            <w:r w:rsidRPr="005F7E80">
              <w:rPr>
                <w:rFonts w:ascii="Verdana" w:hAnsi="Verdana"/>
                <w:i/>
                <w:iCs/>
                <w:color w:val="000000"/>
                <w:sz w:val="22"/>
                <w:szCs w:val="22"/>
                <w:lang w:bidi="ar-SA"/>
              </w:rPr>
              <w:t>\r</w:t>
            </w:r>
            <w:r w:rsidRPr="005F7E80">
              <w:rPr>
                <w:rFonts w:ascii="Verdana" w:hAnsi="Verdana"/>
                <w:color w:val="000000"/>
                <w:sz w:val="22"/>
                <w:szCs w:val="22"/>
                <w:lang w:bidi="ar-SA"/>
              </w:rPr>
              <w:t>, and </w:t>
            </w:r>
            <w:r w:rsidRPr="005F7E80">
              <w:rPr>
                <w:rFonts w:ascii="Verdana" w:hAnsi="Verdana"/>
                <w:i/>
                <w:iCs/>
                <w:color w:val="000000"/>
                <w:sz w:val="22"/>
                <w:szCs w:val="22"/>
                <w:lang w:bidi="ar-SA"/>
              </w:rPr>
              <w:t>\01</w:t>
            </w:r>
            <w:r w:rsidRPr="005F7E80">
              <w:rPr>
                <w:rFonts w:ascii="Verdana" w:hAnsi="Verdana"/>
                <w:color w:val="000000"/>
                <w:sz w:val="22"/>
                <w:szCs w:val="22"/>
                <w:lang w:bidi="ar-SA"/>
              </w:rPr>
              <w:t> from string fields when importing to Hive.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--hive-delims-replacement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Replace </w:t>
            </w:r>
            <w:r w:rsidRPr="005F7E80">
              <w:rPr>
                <w:rFonts w:ascii="Verdana" w:hAnsi="Verdana"/>
                <w:i/>
                <w:iCs/>
                <w:color w:val="000000"/>
                <w:sz w:val="22"/>
                <w:szCs w:val="22"/>
                <w:lang w:bidi="ar-SA"/>
              </w:rPr>
              <w:t>\n</w:t>
            </w:r>
            <w:r w:rsidRPr="005F7E80">
              <w:rPr>
                <w:rFonts w:ascii="Verdana" w:hAnsi="Verdana"/>
                <w:color w:val="000000"/>
                <w:sz w:val="22"/>
                <w:szCs w:val="22"/>
                <w:lang w:bidi="ar-SA"/>
              </w:rPr>
              <w:t>, </w:t>
            </w:r>
            <w:r w:rsidRPr="005F7E80">
              <w:rPr>
                <w:rFonts w:ascii="Verdana" w:hAnsi="Verdana"/>
                <w:i/>
                <w:iCs/>
                <w:color w:val="000000"/>
                <w:sz w:val="22"/>
                <w:szCs w:val="22"/>
                <w:lang w:bidi="ar-SA"/>
              </w:rPr>
              <w:t>\r</w:t>
            </w:r>
            <w:r w:rsidRPr="005F7E80">
              <w:rPr>
                <w:rFonts w:ascii="Verdana" w:hAnsi="Verdana"/>
                <w:color w:val="000000"/>
                <w:sz w:val="22"/>
                <w:szCs w:val="22"/>
                <w:lang w:bidi="ar-SA"/>
              </w:rPr>
              <w:t>, and </w:t>
            </w:r>
            <w:r w:rsidRPr="005F7E80">
              <w:rPr>
                <w:rFonts w:ascii="Verdana" w:hAnsi="Verdana"/>
                <w:i/>
                <w:iCs/>
                <w:color w:val="000000"/>
                <w:sz w:val="22"/>
                <w:szCs w:val="22"/>
                <w:lang w:bidi="ar-SA"/>
              </w:rPr>
              <w:t>\01</w:t>
            </w:r>
            <w:r w:rsidRPr="005F7E80">
              <w:rPr>
                <w:rFonts w:ascii="Verdana" w:hAnsi="Verdana"/>
                <w:color w:val="000000"/>
                <w:sz w:val="22"/>
                <w:szCs w:val="22"/>
                <w:lang w:bidi="ar-SA"/>
              </w:rPr>
              <w:t> from string fields with user defined string when importing to Hive.</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--hive-partition-key</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Name of a hive field to partition are sharded on</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--hive-partition-value &lt;v&gt;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String-value that serves as partition key for this imported into hive in this job.</w:t>
            </w:r>
          </w:p>
        </w:tc>
      </w:tr>
      <w:tr w:rsidR="005F7E80" w:rsidRPr="005F7E80" w:rsidTr="005F7E80">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Courier New" w:hAnsi="Courier New" w:cs="Courier New"/>
                <w:color w:val="007A00"/>
                <w:lang w:bidi="ar-SA"/>
              </w:rPr>
            </w:pPr>
            <w:r w:rsidRPr="005F7E80">
              <w:rPr>
                <w:rFonts w:ascii="Courier New" w:hAnsi="Courier New" w:cs="Courier New"/>
                <w:color w:val="007A00"/>
                <w:lang w:bidi="ar-SA"/>
              </w:rPr>
              <w:t>--map-column-hive &lt;map&gt;</w:t>
            </w:r>
          </w:p>
        </w:tc>
        <w:tc>
          <w:tcPr>
            <w:tcW w:w="0" w:type="auto"/>
            <w:tcBorders>
              <w:top w:val="nil"/>
              <w:left w:val="nil"/>
              <w:bottom w:val="single" w:sz="4" w:space="0" w:color="auto"/>
              <w:right w:val="single" w:sz="4" w:space="0" w:color="auto"/>
            </w:tcBorders>
            <w:shd w:val="clear" w:color="auto" w:fill="auto"/>
            <w:vAlign w:val="center"/>
            <w:hideMark/>
          </w:tcPr>
          <w:p w:rsidR="005F7E80" w:rsidRPr="005F7E80" w:rsidRDefault="005F7E80" w:rsidP="005F7E80">
            <w:pPr>
              <w:spacing w:before="0" w:after="0" w:line="240" w:lineRule="auto"/>
              <w:rPr>
                <w:rFonts w:ascii="Verdana" w:hAnsi="Verdana"/>
                <w:color w:val="000000"/>
                <w:sz w:val="22"/>
                <w:szCs w:val="22"/>
                <w:lang w:bidi="ar-SA"/>
              </w:rPr>
            </w:pPr>
            <w:r w:rsidRPr="005F7E80">
              <w:rPr>
                <w:rFonts w:ascii="Verdana" w:hAnsi="Verdana"/>
                <w:color w:val="000000"/>
                <w:sz w:val="22"/>
                <w:szCs w:val="22"/>
                <w:lang w:bidi="ar-SA"/>
              </w:rPr>
              <w:t>Override default mapping from SQL type to Hive type for configured columns.</w:t>
            </w:r>
          </w:p>
        </w:tc>
      </w:tr>
    </w:tbl>
    <w:p w:rsidR="00041472" w:rsidRDefault="00041472" w:rsidP="00041472">
      <w:pPr>
        <w:pStyle w:val="Heading3"/>
      </w:pPr>
      <w:bookmarkStart w:id="12" w:name="_Toc481554630"/>
      <w:r>
        <w:t>Sqoop Export</w:t>
      </w:r>
      <w:bookmarkEnd w:id="12"/>
    </w:p>
    <w:p w:rsidR="00CF68C1" w:rsidRDefault="00CF68C1" w:rsidP="00CF68C1">
      <w:r>
        <w:t>The export tool exports a set of files from HDFS back to an RDBMS. The target table must already exist in the database. The input files are read and parsed into a set of records according to the user-specified delimiters.</w:t>
      </w:r>
    </w:p>
    <w:p w:rsidR="00CF68C1" w:rsidRDefault="00CF68C1" w:rsidP="00CF68C1"/>
    <w:p w:rsidR="003233C1" w:rsidRDefault="00CF68C1" w:rsidP="00CF68C1">
      <w:r>
        <w:t>The default operation is to transform these into a set of INSERT statements that inject the records into the database. In "update mode," Sqoop will generate UPDATE statements that replace existing records in the database, and in "call mode" Sqoop will make a stored procedure call for each record.</w:t>
      </w:r>
    </w:p>
    <w:p w:rsidR="00CF68C1" w:rsidRDefault="00CF68C1" w:rsidP="00CF68C1"/>
    <w:tbl>
      <w:tblPr>
        <w:tblW w:w="5000" w:type="pct"/>
        <w:tblLook w:val="04A0"/>
      </w:tblPr>
      <w:tblGrid>
        <w:gridCol w:w="3120"/>
        <w:gridCol w:w="6122"/>
      </w:tblGrid>
      <w:tr w:rsidR="003233C1" w:rsidRPr="003233C1" w:rsidTr="003233C1">
        <w:trPr>
          <w:trHeight w:val="300"/>
        </w:trPr>
        <w:tc>
          <w:tcPr>
            <w:tcW w:w="16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b/>
                <w:bCs/>
                <w:color w:val="000000"/>
                <w:sz w:val="22"/>
                <w:szCs w:val="22"/>
                <w:lang w:bidi="ar-SA"/>
              </w:rPr>
            </w:pPr>
            <w:r>
              <w:rPr>
                <w:rFonts w:ascii="Verdana" w:hAnsi="Verdana"/>
                <w:b/>
                <w:bCs/>
                <w:color w:val="000000"/>
                <w:sz w:val="22"/>
                <w:szCs w:val="22"/>
                <w:lang w:bidi="ar-SA"/>
              </w:rPr>
              <w:t xml:space="preserve">Common </w:t>
            </w:r>
            <w:r w:rsidRPr="003233C1">
              <w:rPr>
                <w:rFonts w:ascii="Verdana" w:hAnsi="Verdana"/>
                <w:b/>
                <w:bCs/>
                <w:color w:val="000000"/>
                <w:sz w:val="22"/>
                <w:szCs w:val="22"/>
                <w:lang w:bidi="ar-SA"/>
              </w:rPr>
              <w:t>Argument</w:t>
            </w:r>
          </w:p>
        </w:tc>
        <w:tc>
          <w:tcPr>
            <w:tcW w:w="3312" w:type="pct"/>
            <w:tcBorders>
              <w:top w:val="single" w:sz="4" w:space="0" w:color="auto"/>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b/>
                <w:bCs/>
                <w:color w:val="000000"/>
                <w:sz w:val="22"/>
                <w:szCs w:val="22"/>
                <w:lang w:bidi="ar-SA"/>
              </w:rPr>
            </w:pPr>
            <w:r w:rsidRPr="003233C1">
              <w:rPr>
                <w:rFonts w:ascii="Verdana" w:hAnsi="Verdana"/>
                <w:b/>
                <w:bCs/>
                <w:color w:val="000000"/>
                <w:sz w:val="22"/>
                <w:szCs w:val="22"/>
                <w:lang w:bidi="ar-SA"/>
              </w:rPr>
              <w:t>Description</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--connect &lt;jdbc-uri&gt;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Specify JDBC connect string</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--connection-manager &lt;class-name&gt;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Specify connection manager class to use</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lastRenderedPageBreak/>
              <w:t>--driver &lt;class-name&gt;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Manually specify JDBC driver class to use</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--hadoop-mapred-home &lt;dir&gt;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Override $HADOOP_MAPRED_HOME</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--help</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Print usage instructions</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--password-file</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Set path for a file containing the authentication password</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-P</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Read password from console</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--password &lt;password&gt;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Set authentication password</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--username &lt;username&gt;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Set authentication username</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--verbose</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Print more information while working</w:t>
            </w:r>
          </w:p>
        </w:tc>
      </w:tr>
      <w:tr w:rsidR="003233C1" w:rsidRPr="003233C1" w:rsidTr="003233C1">
        <w:trPr>
          <w:trHeight w:val="402"/>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--connection-param-file &lt;filename&gt;</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Optional properties file that provides connection parameters</w:t>
            </w:r>
          </w:p>
        </w:tc>
      </w:tr>
      <w:tr w:rsidR="003233C1" w:rsidRPr="003233C1" w:rsidTr="003233C1">
        <w:trPr>
          <w:trHeight w:val="300"/>
        </w:trPr>
        <w:tc>
          <w:tcPr>
            <w:tcW w:w="1688" w:type="pct"/>
            <w:tcBorders>
              <w:top w:val="nil"/>
              <w:left w:val="single" w:sz="4" w:space="0" w:color="auto"/>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Courier New" w:hAnsi="Courier New" w:cs="Courier New"/>
                <w:color w:val="007A00"/>
                <w:lang w:bidi="ar-SA"/>
              </w:rPr>
            </w:pPr>
            <w:r w:rsidRPr="003233C1">
              <w:rPr>
                <w:rFonts w:ascii="Courier New" w:hAnsi="Courier New" w:cs="Courier New"/>
                <w:color w:val="007A00"/>
                <w:lang w:bidi="ar-SA"/>
              </w:rPr>
              <w:t>--relaxed-isolation</w:t>
            </w:r>
          </w:p>
        </w:tc>
        <w:tc>
          <w:tcPr>
            <w:tcW w:w="3312" w:type="pct"/>
            <w:tcBorders>
              <w:top w:val="nil"/>
              <w:left w:val="nil"/>
              <w:bottom w:val="single" w:sz="4" w:space="0" w:color="auto"/>
              <w:right w:val="single" w:sz="4" w:space="0" w:color="auto"/>
            </w:tcBorders>
            <w:shd w:val="clear" w:color="auto" w:fill="auto"/>
            <w:vAlign w:val="center"/>
            <w:hideMark/>
          </w:tcPr>
          <w:p w:rsidR="003233C1" w:rsidRPr="003233C1" w:rsidRDefault="003233C1" w:rsidP="003233C1">
            <w:pPr>
              <w:spacing w:before="0" w:after="0" w:line="240" w:lineRule="auto"/>
              <w:rPr>
                <w:rFonts w:ascii="Verdana" w:hAnsi="Verdana"/>
                <w:color w:val="000000"/>
                <w:sz w:val="22"/>
                <w:szCs w:val="22"/>
                <w:lang w:bidi="ar-SA"/>
              </w:rPr>
            </w:pPr>
            <w:r w:rsidRPr="003233C1">
              <w:rPr>
                <w:rFonts w:ascii="Verdana" w:hAnsi="Verdana"/>
                <w:color w:val="000000"/>
                <w:sz w:val="22"/>
                <w:szCs w:val="22"/>
                <w:lang w:bidi="ar-SA"/>
              </w:rPr>
              <w:t>Set connection transaction isolation to read uncommitted for the mappers.</w:t>
            </w:r>
          </w:p>
        </w:tc>
      </w:tr>
    </w:tbl>
    <w:p w:rsidR="003233C1" w:rsidRDefault="003233C1" w:rsidP="003233C1"/>
    <w:tbl>
      <w:tblPr>
        <w:tblW w:w="0" w:type="auto"/>
        <w:tblInd w:w="93" w:type="dxa"/>
        <w:tblLook w:val="04A0"/>
      </w:tblPr>
      <w:tblGrid>
        <w:gridCol w:w="2652"/>
        <w:gridCol w:w="6497"/>
      </w:tblGrid>
      <w:tr w:rsidR="00285C18" w:rsidRPr="00285C18" w:rsidTr="00285C1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b/>
                <w:bCs/>
                <w:color w:val="000000"/>
                <w:sz w:val="22"/>
                <w:szCs w:val="22"/>
                <w:lang w:bidi="ar-SA"/>
              </w:rPr>
            </w:pPr>
            <w:r w:rsidRPr="00285C18">
              <w:rPr>
                <w:rFonts w:ascii="Verdana" w:hAnsi="Verdana"/>
                <w:b/>
                <w:bCs/>
                <w:color w:val="000000"/>
                <w:sz w:val="22"/>
                <w:szCs w:val="22"/>
                <w:lang w:bidi="ar-SA"/>
              </w:rPr>
              <w:t>Argument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b/>
                <w:bCs/>
                <w:color w:val="000000"/>
                <w:sz w:val="22"/>
                <w:szCs w:val="22"/>
                <w:lang w:bidi="ar-SA"/>
              </w:rPr>
            </w:pPr>
            <w:r w:rsidRPr="00285C18">
              <w:rPr>
                <w:rFonts w:ascii="Verdana" w:hAnsi="Verdana"/>
                <w:b/>
                <w:bCs/>
                <w:color w:val="000000"/>
                <w:sz w:val="22"/>
                <w:szCs w:val="22"/>
                <w:lang w:bidi="ar-SA"/>
              </w:rPr>
              <w:t>Description</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--columns &lt;col,col,col…&gt;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Columns to export to table</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--direct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Use direct export fast path</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--export-dir &lt;dir&gt;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HDFS source path for the export</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-m,--num-mappers &lt;n&gt;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Use </w:t>
            </w:r>
            <w:r w:rsidRPr="00285C18">
              <w:rPr>
                <w:rFonts w:ascii="Verdana" w:hAnsi="Verdana"/>
                <w:i/>
                <w:iCs/>
                <w:color w:val="000000"/>
                <w:sz w:val="22"/>
                <w:szCs w:val="22"/>
                <w:lang w:bidi="ar-SA"/>
              </w:rPr>
              <w:t>n</w:t>
            </w:r>
            <w:r w:rsidRPr="00285C18">
              <w:rPr>
                <w:rFonts w:ascii="Verdana" w:hAnsi="Verdana"/>
                <w:color w:val="000000"/>
                <w:sz w:val="22"/>
                <w:szCs w:val="22"/>
                <w:lang w:bidi="ar-SA"/>
              </w:rPr>
              <w:t> map tasks to export in parallel</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--table &lt;table-name&gt;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Table to populate</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--call &lt;stored-proc-name&gt;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Stored Procedure to call</w:t>
            </w:r>
          </w:p>
        </w:tc>
      </w:tr>
      <w:tr w:rsidR="00285C18" w:rsidRPr="00285C18" w:rsidTr="00285C18">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--update-key &lt;col-name&gt;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Anchor column to use for updates. Use a comma separated list of columns if there are more than one column.</w:t>
            </w:r>
          </w:p>
        </w:tc>
      </w:tr>
      <w:tr w:rsidR="00285C18" w:rsidRPr="00285C18" w:rsidTr="00285C18">
        <w:trPr>
          <w:trHeight w:val="58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--update-mode &lt;mode&gt;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Specify how updates are performed when new rows are found with non-matching keys in database.</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 </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Legal values for </w:t>
            </w:r>
            <w:r w:rsidRPr="00285C18">
              <w:rPr>
                <w:rFonts w:ascii="Courier New" w:hAnsi="Courier New" w:cs="Courier New"/>
                <w:color w:val="007A00"/>
                <w:lang w:bidi="ar-SA"/>
              </w:rPr>
              <w:t>mode</w:t>
            </w:r>
            <w:r w:rsidRPr="00285C18">
              <w:rPr>
                <w:rFonts w:ascii="Verdana" w:hAnsi="Verdana"/>
                <w:color w:val="000000"/>
                <w:sz w:val="22"/>
                <w:szCs w:val="22"/>
                <w:lang w:bidi="ar-SA"/>
              </w:rPr>
              <w:t> include </w:t>
            </w:r>
            <w:r w:rsidRPr="00285C18">
              <w:rPr>
                <w:rFonts w:ascii="Courier New" w:hAnsi="Courier New" w:cs="Courier New"/>
                <w:color w:val="007A00"/>
                <w:lang w:bidi="ar-SA"/>
              </w:rPr>
              <w:t>updateonly</w:t>
            </w:r>
            <w:r w:rsidRPr="00285C18">
              <w:rPr>
                <w:rFonts w:ascii="Verdana" w:hAnsi="Verdana"/>
                <w:color w:val="000000"/>
                <w:sz w:val="22"/>
                <w:szCs w:val="22"/>
                <w:lang w:bidi="ar-SA"/>
              </w:rPr>
              <w:t> (default) and </w:t>
            </w:r>
            <w:r w:rsidRPr="00285C18">
              <w:rPr>
                <w:rFonts w:ascii="Courier New" w:hAnsi="Courier New" w:cs="Courier New"/>
                <w:color w:val="007A00"/>
                <w:lang w:bidi="ar-SA"/>
              </w:rPr>
              <w:t>allowinsert</w:t>
            </w:r>
            <w:r w:rsidRPr="00285C18">
              <w:rPr>
                <w:rFonts w:ascii="Verdana" w:hAnsi="Verdana"/>
                <w:color w:val="000000"/>
                <w:sz w:val="22"/>
                <w:szCs w:val="22"/>
                <w:lang w:bidi="ar-SA"/>
              </w:rPr>
              <w:t>.</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--input-null-string &lt;null-string&gt;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The string to be interpreted as null for string columns</w:t>
            </w:r>
          </w:p>
        </w:tc>
      </w:tr>
      <w:tr w:rsidR="00285C18" w:rsidRPr="00285C18" w:rsidTr="00285C18">
        <w:trPr>
          <w:trHeight w:val="40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--input-null-non-string &lt;null-string&gt;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The string to be interpreted as null for non-string columns</w:t>
            </w:r>
          </w:p>
        </w:tc>
      </w:tr>
      <w:tr w:rsidR="00285C18" w:rsidRPr="00285C18" w:rsidTr="00285C18">
        <w:trPr>
          <w:trHeight w:val="57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--staging-table &lt;staging-table-name&gt;</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The table in which data will be staged before being inserted into the destination table.</w:t>
            </w:r>
          </w:p>
        </w:tc>
      </w:tr>
      <w:tr w:rsidR="00285C18" w:rsidRPr="00285C18" w:rsidTr="00285C18">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--clear-staging-table</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Indicates that any data present in the staging table can be deleted.</w:t>
            </w:r>
          </w:p>
        </w:tc>
      </w:tr>
      <w:tr w:rsidR="00285C18" w:rsidRPr="00285C18" w:rsidTr="00285C18">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Courier New" w:hAnsi="Courier New" w:cs="Courier New"/>
                <w:color w:val="007A00"/>
                <w:lang w:bidi="ar-SA"/>
              </w:rPr>
            </w:pPr>
            <w:r w:rsidRPr="00285C18">
              <w:rPr>
                <w:rFonts w:ascii="Courier New" w:hAnsi="Courier New" w:cs="Courier New"/>
                <w:color w:val="007A00"/>
                <w:lang w:bidi="ar-SA"/>
              </w:rPr>
              <w:t>--batch</w:t>
            </w:r>
          </w:p>
        </w:tc>
        <w:tc>
          <w:tcPr>
            <w:tcW w:w="0" w:type="auto"/>
            <w:tcBorders>
              <w:top w:val="nil"/>
              <w:left w:val="nil"/>
              <w:bottom w:val="single" w:sz="4" w:space="0" w:color="auto"/>
              <w:right w:val="single" w:sz="4" w:space="0" w:color="auto"/>
            </w:tcBorders>
            <w:shd w:val="clear" w:color="auto" w:fill="auto"/>
            <w:vAlign w:val="center"/>
            <w:hideMark/>
          </w:tcPr>
          <w:p w:rsidR="00285C18" w:rsidRPr="00285C18" w:rsidRDefault="00285C18" w:rsidP="00285C18">
            <w:pPr>
              <w:spacing w:before="0" w:after="0" w:line="240" w:lineRule="auto"/>
              <w:rPr>
                <w:rFonts w:ascii="Verdana" w:hAnsi="Verdana"/>
                <w:color w:val="000000"/>
                <w:sz w:val="22"/>
                <w:szCs w:val="22"/>
                <w:lang w:bidi="ar-SA"/>
              </w:rPr>
            </w:pPr>
            <w:r w:rsidRPr="00285C18">
              <w:rPr>
                <w:rFonts w:ascii="Verdana" w:hAnsi="Verdana"/>
                <w:color w:val="000000"/>
                <w:sz w:val="22"/>
                <w:szCs w:val="22"/>
                <w:lang w:bidi="ar-SA"/>
              </w:rPr>
              <w:t>Use batch mode for underlying statement execution.</w:t>
            </w:r>
          </w:p>
        </w:tc>
      </w:tr>
    </w:tbl>
    <w:p w:rsidR="00285C18" w:rsidRDefault="00285C18" w:rsidP="003233C1"/>
    <w:p w:rsidR="000D486D" w:rsidRDefault="000D486D" w:rsidP="003233C1"/>
    <w:p w:rsidR="000D486D" w:rsidRDefault="000D486D" w:rsidP="003233C1"/>
    <w:p w:rsidR="004059A6" w:rsidRDefault="004059A6" w:rsidP="004059A6">
      <w:pPr>
        <w:pStyle w:val="Heading3"/>
      </w:pPr>
      <w:bookmarkStart w:id="13" w:name="_Toc481554631"/>
      <w:r>
        <w:t>Sqoop Export (update/Insert)</w:t>
      </w:r>
      <w:bookmarkEnd w:id="13"/>
    </w:p>
    <w:p w:rsidR="004059A6" w:rsidRDefault="004059A6" w:rsidP="004059A6">
      <w:pPr>
        <w:spacing w:before="0" w:after="0"/>
      </w:pPr>
    </w:p>
    <w:p w:rsidR="004059A6" w:rsidRPr="004059A6" w:rsidRDefault="004059A6" w:rsidP="004059A6">
      <w:pPr>
        <w:spacing w:before="0" w:after="0"/>
        <w:rPr>
          <w:i/>
          <w:color w:val="00B0F0"/>
        </w:rPr>
      </w:pPr>
      <w:r w:rsidRPr="004059A6">
        <w:rPr>
          <w:i/>
          <w:color w:val="00B0F0"/>
        </w:rPr>
        <w:t>create table emp (</w:t>
      </w:r>
    </w:p>
    <w:p w:rsidR="004059A6" w:rsidRPr="004059A6" w:rsidRDefault="004059A6" w:rsidP="004059A6">
      <w:pPr>
        <w:spacing w:before="0" w:after="0"/>
        <w:rPr>
          <w:i/>
          <w:color w:val="00B0F0"/>
        </w:rPr>
      </w:pPr>
      <w:r w:rsidRPr="004059A6">
        <w:rPr>
          <w:i/>
          <w:color w:val="00B0F0"/>
        </w:rPr>
        <w:t>id int not null primary key,</w:t>
      </w:r>
    </w:p>
    <w:p w:rsidR="004059A6" w:rsidRPr="004059A6" w:rsidRDefault="004059A6" w:rsidP="004059A6">
      <w:pPr>
        <w:spacing w:before="0" w:after="0"/>
        <w:rPr>
          <w:i/>
          <w:color w:val="00B0F0"/>
        </w:rPr>
      </w:pPr>
      <w:r w:rsidRPr="004059A6">
        <w:rPr>
          <w:i/>
          <w:color w:val="00B0F0"/>
        </w:rPr>
        <w:t>name varchar(50));</w:t>
      </w:r>
    </w:p>
    <w:p w:rsidR="004059A6" w:rsidRDefault="004059A6" w:rsidP="004059A6">
      <w:pPr>
        <w:spacing w:before="0" w:after="0"/>
      </w:pPr>
    </w:p>
    <w:p w:rsidR="004059A6" w:rsidRDefault="004059A6" w:rsidP="004059A6">
      <w:pPr>
        <w:spacing w:before="0" w:after="0"/>
      </w:pPr>
      <w:r>
        <w:t>vi emp --&gt; create file with below contents and Move the file to hdfs</w:t>
      </w:r>
    </w:p>
    <w:p w:rsidR="004059A6" w:rsidRDefault="004059A6" w:rsidP="004059A6">
      <w:pPr>
        <w:spacing w:before="0" w:after="0"/>
      </w:pPr>
      <w:r>
        <w:t>1,Thiru</w:t>
      </w:r>
    </w:p>
    <w:p w:rsidR="004059A6" w:rsidRDefault="004059A6" w:rsidP="004059A6">
      <w:pPr>
        <w:spacing w:before="0" w:after="0"/>
      </w:pPr>
      <w:r>
        <w:t>2,Vikram</w:t>
      </w:r>
    </w:p>
    <w:p w:rsidR="004059A6" w:rsidRDefault="004059A6" w:rsidP="004059A6">
      <w:pPr>
        <w:spacing w:before="0" w:after="0"/>
      </w:pPr>
      <w:r>
        <w:t>3,Brij</w:t>
      </w:r>
    </w:p>
    <w:p w:rsidR="004059A6" w:rsidRDefault="004059A6" w:rsidP="004059A6">
      <w:pPr>
        <w:spacing w:before="0" w:after="0"/>
      </w:pPr>
      <w:r>
        <w:t>4,Sugesh</w:t>
      </w:r>
    </w:p>
    <w:p w:rsidR="004059A6" w:rsidRDefault="004059A6" w:rsidP="004059A6">
      <w:pPr>
        <w:spacing w:before="0" w:after="0"/>
      </w:pPr>
      <w:r>
        <w:t>hadoop fs -put emp &lt;dir&gt;</w:t>
      </w:r>
    </w:p>
    <w:p w:rsidR="004059A6" w:rsidRDefault="004059A6" w:rsidP="004059A6">
      <w:pPr>
        <w:spacing w:before="0" w:after="0"/>
      </w:pPr>
    </w:p>
    <w:p w:rsidR="004059A6" w:rsidRPr="004059A6" w:rsidRDefault="004059A6" w:rsidP="004059A6">
      <w:pPr>
        <w:spacing w:before="0" w:after="0"/>
        <w:rPr>
          <w:i/>
          <w:color w:val="00B0F0"/>
        </w:rPr>
      </w:pPr>
      <w:r w:rsidRPr="004059A6">
        <w:rPr>
          <w:i/>
          <w:color w:val="00B0F0"/>
        </w:rPr>
        <w:t>sqoop export --connect &lt;jdbc connection&gt; \</w:t>
      </w:r>
    </w:p>
    <w:p w:rsidR="004059A6" w:rsidRPr="004059A6" w:rsidRDefault="004059A6" w:rsidP="004059A6">
      <w:pPr>
        <w:spacing w:before="0" w:after="0"/>
        <w:rPr>
          <w:i/>
          <w:color w:val="00B0F0"/>
        </w:rPr>
      </w:pPr>
      <w:r w:rsidRPr="004059A6">
        <w:rPr>
          <w:i/>
          <w:color w:val="00B0F0"/>
        </w:rPr>
        <w:t>--username sqoop \</w:t>
      </w:r>
    </w:p>
    <w:p w:rsidR="004059A6" w:rsidRPr="004059A6" w:rsidRDefault="004059A6" w:rsidP="004059A6">
      <w:pPr>
        <w:spacing w:before="0" w:after="0"/>
        <w:rPr>
          <w:i/>
          <w:color w:val="00B0F0"/>
        </w:rPr>
      </w:pPr>
      <w:r w:rsidRPr="004059A6">
        <w:rPr>
          <w:i/>
          <w:color w:val="00B0F0"/>
        </w:rPr>
        <w:t>--password sqoop \</w:t>
      </w:r>
    </w:p>
    <w:p w:rsidR="004059A6" w:rsidRPr="004059A6" w:rsidRDefault="004059A6" w:rsidP="004059A6">
      <w:pPr>
        <w:spacing w:before="0" w:after="0"/>
        <w:rPr>
          <w:i/>
          <w:color w:val="00B0F0"/>
        </w:rPr>
      </w:pPr>
      <w:r w:rsidRPr="004059A6">
        <w:rPr>
          <w:i/>
          <w:color w:val="00B0F0"/>
        </w:rPr>
        <w:t>--table emp \</w:t>
      </w:r>
    </w:p>
    <w:p w:rsidR="004059A6" w:rsidRPr="004059A6" w:rsidRDefault="004059A6" w:rsidP="004059A6">
      <w:pPr>
        <w:spacing w:before="0" w:after="0"/>
        <w:rPr>
          <w:i/>
          <w:color w:val="00B0F0"/>
        </w:rPr>
      </w:pPr>
      <w:r w:rsidRPr="004059A6">
        <w:rPr>
          <w:i/>
          <w:color w:val="00B0F0"/>
        </w:rPr>
        <w:t>--export-dir &lt;dir&gt; \</w:t>
      </w:r>
    </w:p>
    <w:p w:rsidR="004059A6" w:rsidRPr="004059A6" w:rsidRDefault="004059A6" w:rsidP="004059A6">
      <w:pPr>
        <w:spacing w:before="0" w:after="0"/>
        <w:rPr>
          <w:i/>
          <w:color w:val="00B0F0"/>
        </w:rPr>
      </w:pPr>
      <w:r w:rsidRPr="004059A6">
        <w:rPr>
          <w:i/>
          <w:color w:val="00B0F0"/>
        </w:rPr>
        <w:t>--input-fields-terminated-by ',';</w:t>
      </w:r>
    </w:p>
    <w:p w:rsidR="004059A6" w:rsidRDefault="004059A6" w:rsidP="004059A6">
      <w:pPr>
        <w:spacing w:before="0" w:after="0"/>
      </w:pPr>
    </w:p>
    <w:p w:rsidR="004059A6" w:rsidRDefault="004059A6" w:rsidP="004059A6">
      <w:pPr>
        <w:spacing w:before="0" w:after="0"/>
      </w:pPr>
      <w:r>
        <w:t>update the emp file &amp; move the updated file into hdfs. contents of the updated file</w:t>
      </w:r>
    </w:p>
    <w:p w:rsidR="004059A6" w:rsidRDefault="004059A6" w:rsidP="004059A6">
      <w:pPr>
        <w:spacing w:before="0" w:after="0"/>
      </w:pPr>
      <w:r>
        <w:t>1,Thiru</w:t>
      </w:r>
    </w:p>
    <w:p w:rsidR="004059A6" w:rsidRDefault="004059A6" w:rsidP="004059A6">
      <w:pPr>
        <w:spacing w:before="0" w:after="0"/>
      </w:pPr>
      <w:r>
        <w:t>2,Vikram</w:t>
      </w:r>
    </w:p>
    <w:p w:rsidR="004059A6" w:rsidRDefault="004059A6" w:rsidP="004059A6">
      <w:pPr>
        <w:spacing w:before="0" w:after="0"/>
      </w:pPr>
      <w:r>
        <w:t>3,Sugesh</w:t>
      </w:r>
    </w:p>
    <w:p w:rsidR="004059A6" w:rsidRDefault="004059A6" w:rsidP="004059A6">
      <w:pPr>
        <w:spacing w:before="0" w:after="0"/>
      </w:pPr>
      <w:r>
        <w:t>4,Brij</w:t>
      </w:r>
    </w:p>
    <w:p w:rsidR="004059A6" w:rsidRDefault="004059A6" w:rsidP="004059A6">
      <w:pPr>
        <w:spacing w:before="0" w:after="0"/>
      </w:pPr>
      <w:r>
        <w:t>5,Sagar</w:t>
      </w:r>
    </w:p>
    <w:p w:rsidR="004059A6" w:rsidRDefault="004059A6" w:rsidP="004059A6">
      <w:pPr>
        <w:spacing w:before="0" w:after="0"/>
      </w:pPr>
    </w:p>
    <w:p w:rsidR="004059A6" w:rsidRPr="004059A6" w:rsidRDefault="004059A6" w:rsidP="004059A6">
      <w:pPr>
        <w:spacing w:before="0" w:after="0"/>
        <w:rPr>
          <w:i/>
          <w:color w:val="00B0F0"/>
        </w:rPr>
      </w:pPr>
      <w:r w:rsidRPr="004059A6">
        <w:rPr>
          <w:i/>
          <w:color w:val="00B0F0"/>
        </w:rPr>
        <w:t>sqoop export --connect &lt;jdbc connection&gt; \</w:t>
      </w:r>
    </w:p>
    <w:p w:rsidR="004059A6" w:rsidRPr="004059A6" w:rsidRDefault="004059A6" w:rsidP="004059A6">
      <w:pPr>
        <w:spacing w:before="0" w:after="0"/>
        <w:rPr>
          <w:i/>
          <w:color w:val="00B0F0"/>
        </w:rPr>
      </w:pPr>
      <w:r w:rsidRPr="004059A6">
        <w:rPr>
          <w:i/>
          <w:color w:val="00B0F0"/>
        </w:rPr>
        <w:t>--username sqoop \</w:t>
      </w:r>
    </w:p>
    <w:p w:rsidR="004059A6" w:rsidRPr="004059A6" w:rsidRDefault="004059A6" w:rsidP="004059A6">
      <w:pPr>
        <w:spacing w:before="0" w:after="0"/>
        <w:rPr>
          <w:i/>
          <w:color w:val="00B0F0"/>
        </w:rPr>
      </w:pPr>
      <w:r w:rsidRPr="004059A6">
        <w:rPr>
          <w:i/>
          <w:color w:val="00B0F0"/>
        </w:rPr>
        <w:t>--password sqoop \</w:t>
      </w:r>
    </w:p>
    <w:p w:rsidR="004059A6" w:rsidRPr="004059A6" w:rsidRDefault="004059A6" w:rsidP="004059A6">
      <w:pPr>
        <w:spacing w:before="0" w:after="0"/>
        <w:rPr>
          <w:i/>
          <w:color w:val="00B0F0"/>
        </w:rPr>
      </w:pPr>
      <w:r w:rsidRPr="004059A6">
        <w:rPr>
          <w:i/>
          <w:color w:val="00B0F0"/>
        </w:rPr>
        <w:t>--table emp \</w:t>
      </w:r>
    </w:p>
    <w:p w:rsidR="004059A6" w:rsidRPr="004059A6" w:rsidRDefault="004059A6" w:rsidP="004059A6">
      <w:pPr>
        <w:spacing w:before="0" w:after="0"/>
        <w:rPr>
          <w:i/>
          <w:color w:val="00B0F0"/>
        </w:rPr>
      </w:pPr>
      <w:r w:rsidRPr="004059A6">
        <w:rPr>
          <w:i/>
          <w:color w:val="00B0F0"/>
        </w:rPr>
        <w:t>--update-mode allowinsert \</w:t>
      </w:r>
    </w:p>
    <w:p w:rsidR="004059A6" w:rsidRPr="004059A6" w:rsidRDefault="004059A6" w:rsidP="004059A6">
      <w:pPr>
        <w:spacing w:before="0" w:after="0"/>
        <w:rPr>
          <w:i/>
          <w:color w:val="00B0F0"/>
        </w:rPr>
      </w:pPr>
      <w:r w:rsidRPr="004059A6">
        <w:rPr>
          <w:i/>
          <w:color w:val="00B0F0"/>
        </w:rPr>
        <w:t>--update-key id \</w:t>
      </w:r>
    </w:p>
    <w:p w:rsidR="004059A6" w:rsidRPr="004059A6" w:rsidRDefault="004059A6" w:rsidP="004059A6">
      <w:pPr>
        <w:spacing w:before="0" w:after="0"/>
        <w:rPr>
          <w:i/>
          <w:color w:val="00B0F0"/>
        </w:rPr>
      </w:pPr>
      <w:r w:rsidRPr="004059A6">
        <w:rPr>
          <w:i/>
          <w:color w:val="00B0F0"/>
        </w:rPr>
        <w:t>--export-dir &lt;dir&gt; \</w:t>
      </w:r>
    </w:p>
    <w:p w:rsidR="004059A6" w:rsidRPr="004059A6" w:rsidRDefault="004059A6" w:rsidP="004059A6">
      <w:pPr>
        <w:spacing w:before="0" w:after="0"/>
        <w:rPr>
          <w:i/>
          <w:color w:val="00B0F0"/>
        </w:rPr>
      </w:pPr>
      <w:r w:rsidRPr="004059A6">
        <w:rPr>
          <w:i/>
          <w:color w:val="00B0F0"/>
        </w:rPr>
        <w:t>--input-fields-terminated-by ',';</w:t>
      </w:r>
    </w:p>
    <w:p w:rsidR="004059A6" w:rsidRDefault="004059A6" w:rsidP="004059A6">
      <w:pPr>
        <w:spacing w:before="0" w:after="0"/>
      </w:pPr>
    </w:p>
    <w:p w:rsidR="004059A6" w:rsidRDefault="004059A6" w:rsidP="004059A6">
      <w:pPr>
        <w:spacing w:before="0" w:after="0"/>
      </w:pPr>
      <w:r>
        <w:t>--update-mode updateonly \ --&gt; for updates</w:t>
      </w:r>
    </w:p>
    <w:p w:rsidR="004059A6" w:rsidRPr="004059A6" w:rsidRDefault="004059A6" w:rsidP="004059A6">
      <w:pPr>
        <w:spacing w:before="0" w:after="0"/>
      </w:pPr>
      <w:r>
        <w:t>--update-mode allowinsert \ --&gt; for upsert</w:t>
      </w:r>
    </w:p>
    <w:p w:rsidR="00613EAA" w:rsidRDefault="00613EAA" w:rsidP="00613EAA"/>
    <w:p w:rsidR="00613EAA" w:rsidRDefault="007A1CD5" w:rsidP="00613EAA">
      <w:pPr>
        <w:pStyle w:val="Heading3"/>
      </w:pPr>
      <w:bookmarkStart w:id="14" w:name="_Toc481554632"/>
      <w:r>
        <w:t xml:space="preserve">Start </w:t>
      </w:r>
      <w:r w:rsidR="00613EAA">
        <w:t>Flume</w:t>
      </w:r>
      <w:r>
        <w:t xml:space="preserve"> Agent</w:t>
      </w:r>
      <w:bookmarkEnd w:id="14"/>
    </w:p>
    <w:p w:rsidR="00C84AF7" w:rsidRDefault="00C84AF7" w:rsidP="00C84AF7">
      <w:pPr>
        <w:spacing w:before="0" w:after="0"/>
      </w:pPr>
    </w:p>
    <w:p w:rsidR="00C84AF7" w:rsidRDefault="00C84AF7" w:rsidP="00C84AF7">
      <w:pPr>
        <w:spacing w:before="0" w:after="0"/>
      </w:pPr>
      <w:r>
        <w:t>bin/flume-ng agent -n $agent_name -c conf -f conf/flume-conf.properties.template</w:t>
      </w:r>
    </w:p>
    <w:p w:rsidR="00C84AF7" w:rsidRDefault="00C84AF7" w:rsidP="00C84AF7">
      <w:pPr>
        <w:spacing w:before="0" w:after="0"/>
      </w:pPr>
    </w:p>
    <w:p w:rsidR="00C84AF7" w:rsidRDefault="00C84AF7" w:rsidP="00C84AF7">
      <w:pPr>
        <w:spacing w:before="0" w:after="0"/>
      </w:pPr>
      <w:r>
        <w:t>-n is agent name</w:t>
      </w:r>
    </w:p>
    <w:p w:rsidR="00C84AF7" w:rsidRDefault="00C84AF7" w:rsidP="00C84AF7">
      <w:pPr>
        <w:spacing w:before="0" w:after="0"/>
      </w:pPr>
      <w:r>
        <w:t>-c is direectory</w:t>
      </w:r>
    </w:p>
    <w:p w:rsidR="00C84AF7" w:rsidRDefault="00C84AF7" w:rsidP="00C84AF7">
      <w:pPr>
        <w:spacing w:before="0" w:after="0"/>
      </w:pPr>
      <w:r>
        <w:lastRenderedPageBreak/>
        <w:t>-f is file name</w:t>
      </w:r>
    </w:p>
    <w:p w:rsidR="00A371A1" w:rsidRDefault="00A371A1" w:rsidP="00C84AF7">
      <w:pPr>
        <w:spacing w:before="0" w:after="0"/>
      </w:pPr>
    </w:p>
    <w:p w:rsidR="00C84AF7" w:rsidRDefault="00C84AF7" w:rsidP="00C84AF7">
      <w:pPr>
        <w:spacing w:before="0" w:after="0"/>
      </w:pPr>
      <w:r>
        <w:t>if the Flume is installed there will be a directory call /etc/flume/conf</w:t>
      </w:r>
    </w:p>
    <w:p w:rsidR="00C84AF7" w:rsidRDefault="00C84AF7" w:rsidP="00C84AF7">
      <w:pPr>
        <w:spacing w:before="0" w:after="0"/>
      </w:pPr>
    </w:p>
    <w:p w:rsidR="00C84AF7" w:rsidRPr="00C84AF7" w:rsidRDefault="00C84AF7" w:rsidP="00C84AF7">
      <w:pPr>
        <w:spacing w:before="0" w:after="0"/>
        <w:rPr>
          <w:i/>
          <w:color w:val="00B0F0"/>
        </w:rPr>
      </w:pPr>
      <w:r w:rsidRPr="00C84AF7">
        <w:rPr>
          <w:i/>
          <w:color w:val="00B0F0"/>
        </w:rPr>
        <w:t>flume-ng agent -n agent -f /etc.../flume-conf.properties.template</w:t>
      </w:r>
    </w:p>
    <w:p w:rsidR="00C84AF7" w:rsidRDefault="00C84AF7" w:rsidP="00C84AF7">
      <w:pPr>
        <w:spacing w:before="0" w:after="0"/>
      </w:pPr>
    </w:p>
    <w:p w:rsidR="00C84AF7" w:rsidRPr="00C84AF7" w:rsidRDefault="00C84AF7" w:rsidP="00C84AF7">
      <w:pPr>
        <w:spacing w:before="0" w:after="0"/>
        <w:rPr>
          <w:b/>
        </w:rPr>
      </w:pPr>
      <w:r w:rsidRPr="00C84AF7">
        <w:rPr>
          <w:b/>
        </w:rPr>
        <w:t>Configure the memory channel.</w:t>
      </w:r>
    </w:p>
    <w:p w:rsidR="00C84AF7" w:rsidRDefault="00C84AF7" w:rsidP="00C84AF7">
      <w:pPr>
        <w:spacing w:before="0" w:after="0"/>
      </w:pPr>
      <w:r>
        <w:t>1. type (memory) -&gt; needs to be Memory</w:t>
      </w:r>
    </w:p>
    <w:p w:rsidR="00C84AF7" w:rsidRDefault="00C84AF7" w:rsidP="00C84AF7">
      <w:pPr>
        <w:spacing w:before="0" w:after="0"/>
      </w:pPr>
      <w:r>
        <w:t>2. capacity (100) -&gt; Maximum number of events stored in the channel</w:t>
      </w:r>
    </w:p>
    <w:p w:rsidR="00C84AF7" w:rsidRDefault="00C84AF7" w:rsidP="00C84AF7">
      <w:pPr>
        <w:spacing w:before="0" w:after="0"/>
      </w:pPr>
      <w:r>
        <w:t>3. transactionCapacity (100)-&gt; Maximum number of events the channels will take from a source     or give to a sink per transaction.</w:t>
      </w:r>
    </w:p>
    <w:p w:rsidR="00C84AF7" w:rsidRDefault="00C84AF7" w:rsidP="00C84AF7">
      <w:pPr>
        <w:spacing w:before="0" w:after="0"/>
      </w:pPr>
      <w:r>
        <w:t>4. keep-alive (3) -&gt; Timeout in Seconds for adding or removing an event</w:t>
      </w:r>
    </w:p>
    <w:p w:rsidR="00C84AF7" w:rsidRDefault="00C84AF7" w:rsidP="00C84AF7">
      <w:pPr>
        <w:spacing w:before="0" w:after="0"/>
      </w:pPr>
      <w:r>
        <w:t>5. byteCapacityBufferPercentage (20) -&gt; Defines the percent of buffer between byteCapacity    and estimated total size of all events in the channel, to account for data in headers. See    below</w:t>
      </w:r>
    </w:p>
    <w:p w:rsidR="009B6196" w:rsidRDefault="00C84AF7" w:rsidP="00A371A1">
      <w:pPr>
        <w:spacing w:before="0" w:after="0"/>
      </w:pPr>
      <w:r>
        <w:t>6. byteCapacity -&gt; Maximum total bytes of memory allowed as a sum of all events in this channel. The implementation only counts the Event body, which is hte reason for providing the byteCapacityBufferPercentage configuration parameteras well.</w:t>
      </w:r>
    </w:p>
    <w:p w:rsidR="00A371A1" w:rsidRPr="00901439" w:rsidRDefault="00A371A1" w:rsidP="00A371A1">
      <w:pPr>
        <w:spacing w:before="0" w:after="0"/>
      </w:pPr>
    </w:p>
    <w:p w:rsidR="009B6196" w:rsidRDefault="002B4B0B" w:rsidP="009B6196">
      <w:pPr>
        <w:pStyle w:val="Heading2"/>
        <w:shd w:val="clear" w:color="auto" w:fill="FFFFFF"/>
        <w:spacing w:before="0" w:line="360" w:lineRule="atLeast"/>
        <w:textAlignment w:val="baseline"/>
        <w:rPr>
          <w:rFonts w:ascii="Arial" w:hAnsi="Arial" w:cs="Arial"/>
          <w:color w:val="222222"/>
          <w:sz w:val="24"/>
          <w:szCs w:val="24"/>
        </w:rPr>
      </w:pPr>
      <w:bookmarkStart w:id="15" w:name="_Toc481554633"/>
      <w:r>
        <w:rPr>
          <w:rFonts w:ascii="Arial" w:hAnsi="Arial" w:cs="Arial"/>
          <w:color w:val="222222"/>
          <w:sz w:val="24"/>
          <w:szCs w:val="24"/>
        </w:rPr>
        <w:t>Data Transformation</w:t>
      </w:r>
      <w:bookmarkEnd w:id="15"/>
    </w:p>
    <w:p w:rsidR="003D4230" w:rsidRDefault="0028226D" w:rsidP="003D4230">
      <w:pPr>
        <w:rPr>
          <w:rFonts w:ascii="Verdana" w:hAnsi="Verdana"/>
          <w:color w:val="000000"/>
          <w:sz w:val="11"/>
          <w:szCs w:val="11"/>
        </w:rPr>
      </w:pPr>
      <w:r w:rsidRPr="00836D04">
        <w:rPr>
          <w:i/>
          <w:color w:val="00B0F0"/>
        </w:rPr>
        <w:t>SET default_parallel 20;</w:t>
      </w:r>
    </w:p>
    <w:p w:rsidR="00B109DF" w:rsidRPr="00DF5EDA" w:rsidRDefault="00B109DF" w:rsidP="00B109DF">
      <w:pPr>
        <w:rPr>
          <w:i/>
          <w:color w:val="00B0F0"/>
        </w:rPr>
      </w:pPr>
    </w:p>
    <w:p w:rsidR="00B109DF" w:rsidRDefault="00B109DF" w:rsidP="00B109DF">
      <w:pPr>
        <w:pStyle w:val="Heading3"/>
      </w:pPr>
      <w:bookmarkStart w:id="16" w:name="_Toc481554634"/>
      <w:r>
        <w:t>Handling Null's</w:t>
      </w:r>
      <w:bookmarkEnd w:id="16"/>
    </w:p>
    <w:p w:rsidR="00B109DF" w:rsidRDefault="00B109DF" w:rsidP="00B109DF">
      <w:pPr>
        <w:spacing w:before="0" w:after="0"/>
      </w:pPr>
      <w:r>
        <w:t>Null values should be filtered first. The general rule of thumb in Pig is to "filter early and often" to minimize the amount of data that gets shuffled and sorted, so before the foreach:</w:t>
      </w:r>
    </w:p>
    <w:p w:rsidR="00B109DF" w:rsidRDefault="00B109DF" w:rsidP="00B109DF">
      <w:pPr>
        <w:spacing w:before="0" w:after="0"/>
      </w:pPr>
    </w:p>
    <w:p w:rsidR="00B109DF" w:rsidRDefault="00B109DF" w:rsidP="00B109DF">
      <w:pPr>
        <w:spacing w:before="0" w:after="0"/>
      </w:pPr>
      <w:r>
        <w:t>For example:</w:t>
      </w:r>
    </w:p>
    <w:p w:rsidR="00B109DF" w:rsidRDefault="00B109DF" w:rsidP="00B109DF">
      <w:pPr>
        <w:spacing w:before="0" w:after="0"/>
      </w:pPr>
    </w:p>
    <w:p w:rsidR="00B109DF" w:rsidRPr="00B109DF" w:rsidRDefault="00B109DF" w:rsidP="00B109DF">
      <w:pPr>
        <w:spacing w:before="0" w:after="0"/>
        <w:rPr>
          <w:i/>
          <w:color w:val="00B0F0"/>
        </w:rPr>
      </w:pPr>
      <w:r w:rsidRPr="00B109DF">
        <w:rPr>
          <w:i/>
          <w:color w:val="00B0F0"/>
        </w:rPr>
        <w:t>a = "some Pig relation"</w:t>
      </w:r>
    </w:p>
    <w:p w:rsidR="00B109DF" w:rsidRDefault="00B109DF" w:rsidP="00B109DF">
      <w:pPr>
        <w:spacing w:before="0" w:after="0"/>
      </w:pPr>
      <w:r w:rsidRPr="00B109DF">
        <w:rPr>
          <w:i/>
          <w:color w:val="00B0F0"/>
        </w:rPr>
        <w:t>b = filter a by $1 is not null</w:t>
      </w:r>
      <w:r>
        <w:rPr>
          <w:i/>
          <w:color w:val="00B0F0"/>
        </w:rPr>
        <w:t>;</w:t>
      </w:r>
      <w:r>
        <w:t xml:space="preserve">   //filter out tuples where the $1 field is null</w:t>
      </w:r>
    </w:p>
    <w:p w:rsidR="00B109DF" w:rsidRDefault="00B109DF" w:rsidP="00B109DF">
      <w:pPr>
        <w:spacing w:before="0" w:after="0"/>
      </w:pPr>
      <w:r w:rsidRPr="00B109DF">
        <w:rPr>
          <w:i/>
          <w:color w:val="00B0F0"/>
        </w:rPr>
        <w:t>c = foreach b generate</w:t>
      </w:r>
      <w:r>
        <w:t xml:space="preserve"> ...</w:t>
      </w:r>
      <w:r>
        <w:tab/>
        <w:t xml:space="preserve">  //no need to worry about $1 being null</w:t>
      </w:r>
    </w:p>
    <w:p w:rsidR="00B109DF" w:rsidRDefault="00B109DF" w:rsidP="00B109DF">
      <w:pPr>
        <w:spacing w:before="0" w:after="0"/>
      </w:pPr>
    </w:p>
    <w:p w:rsidR="00B109DF" w:rsidRDefault="00B109DF" w:rsidP="00B109DF">
      <w:pPr>
        <w:spacing w:before="0" w:after="0"/>
      </w:pPr>
    </w:p>
    <w:p w:rsidR="00B109DF" w:rsidRDefault="00B109DF" w:rsidP="00B109DF">
      <w:pPr>
        <w:spacing w:before="0" w:after="0"/>
      </w:pPr>
      <w:r>
        <w:t>The term "empty" refers to bags typically, and in particular you can use the isEmpty function to check if a bag is empty. You normally do this after a GROUP command:</w:t>
      </w:r>
    </w:p>
    <w:p w:rsidR="00B109DF" w:rsidRDefault="00B109DF" w:rsidP="00B109DF">
      <w:pPr>
        <w:spacing w:before="0" w:after="0"/>
      </w:pPr>
    </w:p>
    <w:p w:rsidR="00B109DF" w:rsidRPr="00B109DF" w:rsidRDefault="00B109DF" w:rsidP="00B109DF">
      <w:pPr>
        <w:spacing w:before="0" w:after="0"/>
        <w:rPr>
          <w:i/>
          <w:color w:val="00B0F0"/>
        </w:rPr>
      </w:pPr>
      <w:r w:rsidRPr="00B109DF">
        <w:rPr>
          <w:i/>
          <w:color w:val="00B0F0"/>
        </w:rPr>
        <w:t>a = "some Pig relation"</w:t>
      </w:r>
    </w:p>
    <w:p w:rsidR="00B109DF" w:rsidRPr="00B109DF" w:rsidRDefault="00B109DF" w:rsidP="00B109DF">
      <w:pPr>
        <w:spacing w:before="0" w:after="0"/>
        <w:rPr>
          <w:i/>
          <w:color w:val="00B0F0"/>
        </w:rPr>
      </w:pPr>
      <w:r w:rsidRPr="00B109DF">
        <w:rPr>
          <w:i/>
          <w:color w:val="00B0F0"/>
        </w:rPr>
        <w:t>b = group a by $3;</w:t>
      </w:r>
    </w:p>
    <w:p w:rsidR="00B109DF" w:rsidRPr="00B109DF" w:rsidRDefault="00B109DF" w:rsidP="00B109DF">
      <w:pPr>
        <w:spacing w:before="0" w:after="0"/>
        <w:rPr>
          <w:i/>
          <w:color w:val="00B0F0"/>
        </w:rPr>
      </w:pPr>
      <w:r w:rsidRPr="00B109DF">
        <w:rPr>
          <w:i/>
          <w:color w:val="00B0F0"/>
        </w:rPr>
        <w:t>c = filter b by not IsEmpty(group);</w:t>
      </w:r>
    </w:p>
    <w:p w:rsidR="003D4230" w:rsidRDefault="003D4230" w:rsidP="00B109DF">
      <w:pPr>
        <w:spacing w:before="0" w:after="0"/>
        <w:rPr>
          <w:i/>
          <w:color w:val="00B0F0"/>
        </w:rPr>
      </w:pPr>
    </w:p>
    <w:p w:rsidR="003D4230" w:rsidRDefault="003D4230" w:rsidP="00B109DF">
      <w:pPr>
        <w:pStyle w:val="Heading3"/>
        <w:spacing w:before="0"/>
      </w:pPr>
      <w:bookmarkStart w:id="17" w:name="_Toc481554635"/>
      <w:r>
        <w:t>Tokenize</w:t>
      </w:r>
      <w:bookmarkEnd w:id="17"/>
    </w:p>
    <w:p w:rsidR="003D4230" w:rsidRPr="003D4230" w:rsidRDefault="003D4230" w:rsidP="003D4230">
      <w:pPr>
        <w:spacing w:before="0" w:after="0"/>
        <w:rPr>
          <w:rFonts w:asciiTheme="minorHAnsi" w:hAnsiTheme="minorHAnsi"/>
          <w:color w:val="000000"/>
        </w:rPr>
      </w:pP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Use the TOKENIZE function to split a string of words (all words in a single tuple) into a bag of words (each word in a single tuple). The following characters are considered to be word separators: space, double quote("), coma(,) parenthesis(()), star(*).</w:t>
      </w:r>
    </w:p>
    <w:p w:rsidR="003D4230" w:rsidRPr="003D4230" w:rsidRDefault="003D4230" w:rsidP="003D4230">
      <w:pPr>
        <w:spacing w:before="0" w:after="0"/>
        <w:rPr>
          <w:rFonts w:asciiTheme="minorHAnsi" w:hAnsiTheme="minorHAnsi"/>
          <w:color w:val="000000"/>
        </w:rPr>
      </w:pPr>
    </w:p>
    <w:p w:rsidR="003D4230" w:rsidRPr="003D4230" w:rsidRDefault="003D4230" w:rsidP="003D4230">
      <w:pPr>
        <w:spacing w:before="0" w:after="0"/>
        <w:rPr>
          <w:rFonts w:asciiTheme="minorHAnsi" w:hAnsiTheme="minorHAnsi"/>
          <w:color w:val="000000"/>
        </w:rPr>
      </w:pPr>
      <w:r w:rsidRPr="003D4230">
        <w:rPr>
          <w:rFonts w:asciiTheme="minorHAnsi" w:hAnsiTheme="minorHAnsi"/>
          <w:i/>
          <w:color w:val="00B0F0"/>
        </w:rPr>
        <w:t>A  = LOAD 'data' AS (f1:chararray);</w:t>
      </w:r>
    </w:p>
    <w:p w:rsidR="003D4230" w:rsidRPr="003D4230" w:rsidRDefault="003D4230" w:rsidP="003D4230">
      <w:pPr>
        <w:spacing w:before="0" w:after="0"/>
        <w:rPr>
          <w:rFonts w:asciiTheme="minorHAnsi" w:hAnsiTheme="minorHAnsi"/>
          <w:color w:val="000000"/>
        </w:rPr>
      </w:pP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DUMP A;</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 is the first string.)</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 is the second string.)</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 is the third string.)</w:t>
      </w:r>
    </w:p>
    <w:p w:rsidR="003D4230" w:rsidRPr="003D4230" w:rsidRDefault="003D4230" w:rsidP="003D4230">
      <w:pPr>
        <w:spacing w:before="0" w:after="0"/>
        <w:rPr>
          <w:rFonts w:asciiTheme="minorHAnsi" w:hAnsiTheme="minorHAnsi"/>
          <w:color w:val="000000"/>
        </w:rPr>
      </w:pPr>
    </w:p>
    <w:p w:rsidR="003D4230" w:rsidRPr="003D4230" w:rsidRDefault="003D4230" w:rsidP="003D4230">
      <w:pPr>
        <w:spacing w:before="0" w:after="0"/>
        <w:rPr>
          <w:rFonts w:asciiTheme="minorHAnsi" w:hAnsiTheme="minorHAnsi"/>
          <w:i/>
          <w:color w:val="00B0F0"/>
        </w:rPr>
      </w:pPr>
      <w:r w:rsidRPr="003D4230">
        <w:rPr>
          <w:rFonts w:asciiTheme="minorHAnsi" w:hAnsiTheme="minorHAnsi"/>
          <w:i/>
          <w:color w:val="00B0F0"/>
        </w:rPr>
        <w:t>X = FOREACH A GENERATE TOKENIZE(f1);</w:t>
      </w:r>
    </w:p>
    <w:p w:rsidR="003D4230" w:rsidRPr="003D4230" w:rsidRDefault="003D4230" w:rsidP="003D4230">
      <w:pPr>
        <w:spacing w:before="0" w:after="0"/>
        <w:rPr>
          <w:rFonts w:asciiTheme="minorHAnsi" w:hAnsiTheme="minorHAnsi"/>
          <w:color w:val="000000"/>
        </w:rPr>
      </w:pP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DUMP X;</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({(Here),(is),(the),(first),(string.)})</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({(Here),(is),(the),(second),(string.)})</w:t>
      </w:r>
    </w:p>
    <w:p w:rsidR="003D4230" w:rsidRPr="003D4230" w:rsidRDefault="003D4230" w:rsidP="003D4230">
      <w:pPr>
        <w:spacing w:before="0" w:after="0"/>
        <w:rPr>
          <w:rFonts w:asciiTheme="minorHAnsi" w:hAnsiTheme="minorHAnsi"/>
          <w:color w:val="000000"/>
        </w:rPr>
      </w:pPr>
      <w:r w:rsidRPr="003D4230">
        <w:rPr>
          <w:rFonts w:asciiTheme="minorHAnsi" w:hAnsiTheme="minorHAnsi"/>
          <w:color w:val="000000"/>
        </w:rPr>
        <w:t>({(Here),(is),(the),(third),(string.)})</w:t>
      </w:r>
    </w:p>
    <w:p w:rsidR="003D4230" w:rsidRPr="003D4230" w:rsidRDefault="003D4230" w:rsidP="003D4230">
      <w:pPr>
        <w:spacing w:before="0" w:after="0"/>
        <w:rPr>
          <w:rFonts w:asciiTheme="minorHAnsi" w:hAnsiTheme="minorHAnsi"/>
          <w:i/>
          <w:color w:val="00B0F0"/>
        </w:rPr>
      </w:pPr>
    </w:p>
    <w:p w:rsidR="00DF5EDA" w:rsidRDefault="00FE37AA" w:rsidP="003D4230">
      <w:pPr>
        <w:pStyle w:val="Heading3"/>
        <w:spacing w:before="0"/>
      </w:pPr>
      <w:r>
        <w:t>Example 2</w:t>
      </w:r>
    </w:p>
    <w:p w:rsidR="00DF5EDA" w:rsidRPr="00DF5EDA" w:rsidRDefault="00DF5EDA" w:rsidP="00DF5EDA">
      <w:pPr>
        <w:spacing w:before="0" w:after="0"/>
        <w:rPr>
          <w:i/>
          <w:color w:val="00B0F0"/>
        </w:rPr>
      </w:pPr>
    </w:p>
    <w:p w:rsidR="00DF5EDA" w:rsidRPr="00DF5EDA" w:rsidRDefault="00DF5EDA" w:rsidP="00DF5EDA">
      <w:pPr>
        <w:spacing w:before="0" w:after="0"/>
      </w:pPr>
      <w:r w:rsidRPr="00DF5EDA">
        <w:t>A tuple is a fixed-length, ordered collection of PIG data element.</w:t>
      </w:r>
    </w:p>
    <w:p w:rsidR="00DF5EDA" w:rsidRPr="00DF5EDA" w:rsidRDefault="00DF5EDA" w:rsidP="00DF5EDA">
      <w:pPr>
        <w:spacing w:before="0" w:after="0"/>
      </w:pPr>
      <w:r w:rsidRPr="00DF5EDA">
        <w:t>A bag is an unordered collection of tuples.</w:t>
      </w:r>
    </w:p>
    <w:p w:rsidR="00DF5EDA" w:rsidRPr="00DF5EDA" w:rsidRDefault="00DF5EDA" w:rsidP="00DF5EDA">
      <w:pPr>
        <w:spacing w:before="0" w:after="0"/>
      </w:pPr>
    </w:p>
    <w:p w:rsidR="00DF5EDA" w:rsidRPr="00DF5EDA" w:rsidRDefault="00DF5EDA" w:rsidP="00DF5EDA">
      <w:pPr>
        <w:spacing w:before="0" w:after="0"/>
        <w:rPr>
          <w:i/>
          <w:color w:val="00B0F0"/>
        </w:rPr>
      </w:pPr>
      <w:r w:rsidRPr="00DF5EDA">
        <w:rPr>
          <w:i/>
          <w:color w:val="00B0F0"/>
        </w:rPr>
        <w:t>bascischema = LOAD 'seismic';</w:t>
      </w:r>
    </w:p>
    <w:p w:rsidR="00DF5EDA" w:rsidRPr="00DF5EDA" w:rsidRDefault="00DF5EDA" w:rsidP="00DF5EDA">
      <w:pPr>
        <w:spacing w:before="0" w:after="0"/>
        <w:rPr>
          <w:i/>
          <w:color w:val="00B0F0"/>
        </w:rPr>
      </w:pPr>
      <w:r w:rsidRPr="00DF5EDA">
        <w:rPr>
          <w:i/>
          <w:color w:val="00B0F0"/>
        </w:rPr>
        <w:t>dump basicschema;</w:t>
      </w:r>
    </w:p>
    <w:p w:rsidR="00DF5EDA" w:rsidRPr="00DF5EDA" w:rsidRDefault="00DF5EDA" w:rsidP="00DF5EDA">
      <w:pPr>
        <w:spacing w:before="0" w:after="0"/>
        <w:rPr>
          <w:i/>
          <w:color w:val="00B0F0"/>
        </w:rPr>
      </w:pPr>
      <w:r w:rsidRPr="00DF5EDA">
        <w:rPr>
          <w:i/>
          <w:color w:val="00B0F0"/>
        </w:rPr>
        <w:t>basicschema1 = LOAD 'seismic' as (doubleRow:DOUBLE);</w:t>
      </w:r>
    </w:p>
    <w:p w:rsidR="00DF5EDA" w:rsidRPr="00DF5EDA" w:rsidRDefault="00DF5EDA" w:rsidP="00DF5EDA">
      <w:pPr>
        <w:spacing w:before="0" w:after="0"/>
        <w:rPr>
          <w:i/>
          <w:color w:val="00B0F0"/>
        </w:rPr>
      </w:pPr>
      <w:r w:rsidRPr="00DF5EDA">
        <w:rPr>
          <w:i/>
          <w:color w:val="00B0F0"/>
        </w:rPr>
        <w:t>describe basicschema1;</w:t>
      </w:r>
    </w:p>
    <w:p w:rsidR="00DF5EDA" w:rsidRPr="00DF5EDA" w:rsidRDefault="00DF5EDA" w:rsidP="00DF5EDA">
      <w:pPr>
        <w:spacing w:before="0" w:after="0"/>
        <w:rPr>
          <w:i/>
          <w:color w:val="00B0F0"/>
        </w:rPr>
      </w:pPr>
      <w:r w:rsidRPr="00DF5EDA">
        <w:rPr>
          <w:i/>
          <w:color w:val="00B0F0"/>
        </w:rPr>
        <w:t>splt = FOREACH basicsschema1 generate STRSPLIT(' ');</w:t>
      </w:r>
    </w:p>
    <w:p w:rsidR="00DF5EDA" w:rsidRPr="00DF5EDA" w:rsidRDefault="00DF5EDA" w:rsidP="00DF5EDA">
      <w:pPr>
        <w:spacing w:before="0" w:after="0"/>
        <w:rPr>
          <w:i/>
          <w:color w:val="00B0F0"/>
        </w:rPr>
      </w:pPr>
      <w:r w:rsidRPr="00DF5EDA">
        <w:rPr>
          <w:i/>
          <w:color w:val="00B0F0"/>
        </w:rPr>
        <w:t>describe splt;</w:t>
      </w:r>
    </w:p>
    <w:p w:rsidR="00DF5EDA" w:rsidRPr="00DF5EDA" w:rsidRDefault="00DF5EDA" w:rsidP="00DF5EDA">
      <w:pPr>
        <w:spacing w:before="0" w:after="0"/>
        <w:rPr>
          <w:i/>
          <w:color w:val="00B0F0"/>
        </w:rPr>
      </w:pPr>
      <w:r w:rsidRPr="00DF5EDA">
        <w:rPr>
          <w:i/>
          <w:color w:val="00B0F0"/>
        </w:rPr>
        <w:t>splt: {()} // a set of rows called tuples</w:t>
      </w:r>
    </w:p>
    <w:p w:rsidR="00DF5EDA" w:rsidRPr="00DF5EDA" w:rsidRDefault="00DF5EDA" w:rsidP="00DF5EDA">
      <w:pPr>
        <w:spacing w:before="0" w:after="0"/>
        <w:rPr>
          <w:i/>
          <w:color w:val="00B0F0"/>
        </w:rPr>
      </w:pPr>
      <w:r w:rsidRPr="00DF5EDA">
        <w:rPr>
          <w:i/>
          <w:color w:val="00B0F0"/>
        </w:rPr>
        <w:t>dump splt;</w:t>
      </w:r>
    </w:p>
    <w:p w:rsidR="00DF5EDA" w:rsidRPr="00DF5EDA" w:rsidRDefault="00DF5EDA" w:rsidP="00DF5EDA">
      <w:pPr>
        <w:spacing w:before="0" w:after="0"/>
        <w:rPr>
          <w:i/>
          <w:color w:val="00B0F0"/>
        </w:rPr>
      </w:pPr>
      <w:r w:rsidRPr="00DF5EDA">
        <w:rPr>
          <w:i/>
          <w:color w:val="00B0F0"/>
        </w:rPr>
        <w:t>bagSplits = FOREACH splt generate $0 as id, FLATTEN(TOBAG(*)) as vlaue;</w:t>
      </w:r>
    </w:p>
    <w:p w:rsidR="00DF5EDA" w:rsidRPr="00DF5EDA" w:rsidRDefault="00DF5EDA" w:rsidP="00DF5EDA">
      <w:pPr>
        <w:spacing w:before="0" w:after="0"/>
      </w:pPr>
      <w:r w:rsidRPr="00DF5EDA">
        <w:rPr>
          <w:i/>
          <w:color w:val="00B0F0"/>
        </w:rPr>
        <w:t>dump bagSplits;</w:t>
      </w:r>
      <w:r w:rsidRPr="00DF5EDA">
        <w:t xml:space="preserve"> // we have unflattened</w:t>
      </w:r>
    </w:p>
    <w:p w:rsidR="00DF5EDA" w:rsidRPr="00DF5EDA" w:rsidRDefault="00DF5EDA" w:rsidP="00DF5EDA">
      <w:pPr>
        <w:spacing w:before="0" w:after="0"/>
      </w:pPr>
    </w:p>
    <w:p w:rsidR="00DF5EDA" w:rsidRPr="00DF5EDA" w:rsidRDefault="00DF5EDA" w:rsidP="00DF5EDA">
      <w:pPr>
        <w:spacing w:before="0" w:after="0"/>
      </w:pPr>
      <w:r w:rsidRPr="00DF5EDA">
        <w:t>Note is data is of the form as given below (obviously many records), also delimiter is different</w:t>
      </w:r>
    </w:p>
    <w:p w:rsidR="00DF5EDA" w:rsidRPr="00DF5EDA" w:rsidRDefault="00DF5EDA" w:rsidP="00DF5EDA">
      <w:pPr>
        <w:spacing w:before="0" w:after="0"/>
      </w:pPr>
      <w:r w:rsidRPr="00DF5EDA">
        <w:t>and its not tab i:e, two tab delimiter,</w:t>
      </w:r>
    </w:p>
    <w:p w:rsidR="00DF5EDA" w:rsidRPr="00DF5EDA" w:rsidRDefault="00DF5EDA" w:rsidP="00DF5EDA">
      <w:pPr>
        <w:spacing w:before="0" w:after="0"/>
      </w:pPr>
    </w:p>
    <w:p w:rsidR="00DF5EDA" w:rsidRPr="00DF5EDA" w:rsidRDefault="00DF5EDA" w:rsidP="00DF5EDA">
      <w:pPr>
        <w:spacing w:before="0" w:after="0"/>
      </w:pPr>
      <w:r w:rsidRPr="00DF5EDA">
        <w:t>20170430</w:t>
      </w:r>
      <w:r w:rsidRPr="00DF5EDA">
        <w:tab/>
        <w:t>-0.01038</w:t>
      </w:r>
      <w:r w:rsidRPr="00DF5EDA">
        <w:tab/>
        <w:t>0.00031</w:t>
      </w:r>
      <w:r w:rsidRPr="00DF5EDA">
        <w:tab/>
      </w:r>
      <w:r w:rsidRPr="00DF5EDA">
        <w:tab/>
        <w:t>0.02319</w:t>
      </w:r>
      <w:r w:rsidRPr="00DF5EDA">
        <w:tab/>
      </w:r>
      <w:r w:rsidRPr="00DF5EDA">
        <w:tab/>
        <w:t>0.02247</w:t>
      </w:r>
    </w:p>
    <w:p w:rsidR="00DF5EDA" w:rsidRPr="00DF5EDA" w:rsidRDefault="00DF5EDA" w:rsidP="00DF5EDA">
      <w:pPr>
        <w:spacing w:before="0" w:after="0"/>
      </w:pPr>
      <w:r w:rsidRPr="00DF5EDA">
        <w:t>20170431</w:t>
      </w:r>
      <w:r w:rsidRPr="00DF5EDA">
        <w:tab/>
        <w:t>-0.01098</w:t>
      </w:r>
      <w:r w:rsidRPr="00DF5EDA">
        <w:tab/>
        <w:t>0.00021</w:t>
      </w:r>
      <w:r w:rsidRPr="00DF5EDA">
        <w:tab/>
      </w:r>
      <w:r w:rsidRPr="00DF5EDA">
        <w:tab/>
        <w:t>0.02419</w:t>
      </w:r>
      <w:r w:rsidRPr="00DF5EDA">
        <w:tab/>
      </w:r>
      <w:r w:rsidRPr="00DF5EDA">
        <w:tab/>
        <w:t>0.03247</w:t>
      </w:r>
    </w:p>
    <w:p w:rsidR="00DF5EDA" w:rsidRPr="00DF5EDA" w:rsidRDefault="00DF5EDA" w:rsidP="00DF5EDA">
      <w:pPr>
        <w:spacing w:before="0" w:after="0"/>
      </w:pPr>
    </w:p>
    <w:p w:rsidR="00DF5EDA" w:rsidRPr="00DF5EDA" w:rsidRDefault="00DF5EDA" w:rsidP="00DF5EDA">
      <w:pPr>
        <w:spacing w:before="0" w:after="0"/>
      </w:pPr>
    </w:p>
    <w:p w:rsidR="00DF5EDA" w:rsidRPr="00DF5EDA" w:rsidRDefault="00DF5EDA" w:rsidP="00DF5EDA">
      <w:pPr>
        <w:spacing w:before="0" w:after="0"/>
        <w:rPr>
          <w:i/>
          <w:color w:val="00B0F0"/>
        </w:rPr>
      </w:pPr>
      <w:r w:rsidRPr="00DF5EDA">
        <w:rPr>
          <w:i/>
          <w:color w:val="00B0F0"/>
        </w:rPr>
        <w:t>basicschema1 = LOAD 'seismic' as (doubleRow:DOUBLE);</w:t>
      </w:r>
    </w:p>
    <w:p w:rsidR="00DF5EDA" w:rsidRPr="00DF5EDA" w:rsidRDefault="00DF5EDA" w:rsidP="00DF5EDA">
      <w:pPr>
        <w:spacing w:before="0" w:after="0"/>
        <w:rPr>
          <w:i/>
          <w:color w:val="00B0F0"/>
        </w:rPr>
      </w:pPr>
      <w:r w:rsidRPr="00DF5EDA">
        <w:rPr>
          <w:i/>
          <w:color w:val="00B0F0"/>
        </w:rPr>
        <w:t>describe basicschema1;</w:t>
      </w:r>
    </w:p>
    <w:p w:rsidR="00DF5EDA" w:rsidRPr="00DF5EDA" w:rsidRDefault="00DF5EDA" w:rsidP="00DF5EDA">
      <w:pPr>
        <w:spacing w:before="0" w:after="0"/>
        <w:rPr>
          <w:i/>
          <w:color w:val="00B0F0"/>
        </w:rPr>
      </w:pPr>
    </w:p>
    <w:p w:rsidR="00DF5EDA" w:rsidRPr="00DF5EDA" w:rsidRDefault="00DF5EDA" w:rsidP="00DF5EDA">
      <w:pPr>
        <w:spacing w:before="0" w:after="0"/>
        <w:rPr>
          <w:i/>
          <w:color w:val="00B0F0"/>
        </w:rPr>
      </w:pPr>
      <w:r w:rsidRPr="00DF5EDA">
        <w:rPr>
          <w:i/>
          <w:color w:val="00B0F0"/>
        </w:rPr>
        <w:t>bascischema = LOAD 'seismic';</w:t>
      </w:r>
    </w:p>
    <w:p w:rsidR="00DF5EDA" w:rsidRPr="00DF5EDA" w:rsidRDefault="00DF5EDA" w:rsidP="00DF5EDA">
      <w:pPr>
        <w:spacing w:before="0" w:after="0"/>
        <w:rPr>
          <w:i/>
          <w:color w:val="00B0F0"/>
        </w:rPr>
      </w:pPr>
      <w:r w:rsidRPr="00DF5EDA">
        <w:rPr>
          <w:i/>
          <w:color w:val="00B0F0"/>
        </w:rPr>
        <w:t>dump basicschema;</w:t>
      </w:r>
    </w:p>
    <w:p w:rsidR="00DF5EDA" w:rsidRPr="00DF5EDA" w:rsidRDefault="00DF5EDA" w:rsidP="00DF5EDA">
      <w:pPr>
        <w:spacing w:before="0" w:after="0"/>
      </w:pPr>
    </w:p>
    <w:p w:rsidR="00DF5EDA" w:rsidRPr="00DF5EDA" w:rsidRDefault="00DF5EDA" w:rsidP="00DF5EDA">
      <w:pPr>
        <w:spacing w:before="0" w:after="0"/>
      </w:pPr>
      <w:r w:rsidRPr="00DF5EDA">
        <w:t>If you dump the data loaded without schema it will work as the load will happen because default datatype chararray.</w:t>
      </w:r>
      <w:r>
        <w:t xml:space="preserve"> </w:t>
      </w:r>
      <w:r w:rsidRPr="00DF5EDA">
        <w:t>However if the schema is added as double as given above, dump will not work. Dump will not work with double.</w:t>
      </w:r>
    </w:p>
    <w:p w:rsidR="00DF5EDA" w:rsidRPr="00DF5EDA" w:rsidRDefault="00DF5EDA" w:rsidP="00DF5EDA">
      <w:pPr>
        <w:spacing w:before="0" w:after="0"/>
      </w:pPr>
    </w:p>
    <w:p w:rsidR="00DF5EDA" w:rsidRDefault="00DF5EDA" w:rsidP="00DF5EDA">
      <w:pPr>
        <w:spacing w:before="0" w:after="0"/>
      </w:pPr>
      <w:r w:rsidRPr="00DF5EDA">
        <w:t>Here you will see converted to tuple of elements which is not useful for us</w:t>
      </w:r>
    </w:p>
    <w:p w:rsidR="00DF5EDA" w:rsidRPr="00DF5EDA" w:rsidRDefault="00DF5EDA" w:rsidP="00DF5EDA">
      <w:pPr>
        <w:spacing w:before="0" w:after="0"/>
      </w:pPr>
      <w:r w:rsidRPr="00DF5EDA">
        <w:t>(20170430</w:t>
      </w:r>
      <w:r w:rsidRPr="00DF5EDA">
        <w:tab/>
        <w:t>-0.01038</w:t>
      </w:r>
      <w:r w:rsidRPr="00DF5EDA">
        <w:tab/>
        <w:t>0.00031</w:t>
      </w:r>
      <w:r w:rsidRPr="00DF5EDA">
        <w:tab/>
      </w:r>
      <w:r w:rsidRPr="00DF5EDA">
        <w:tab/>
        <w:t>0.02319</w:t>
      </w:r>
      <w:r w:rsidRPr="00DF5EDA">
        <w:tab/>
      </w:r>
      <w:r w:rsidRPr="00DF5EDA">
        <w:tab/>
        <w:t>0.02247)</w:t>
      </w:r>
    </w:p>
    <w:p w:rsidR="00DF5EDA" w:rsidRPr="00DF5EDA" w:rsidRDefault="00DF5EDA" w:rsidP="00DF5EDA">
      <w:pPr>
        <w:spacing w:before="0" w:after="0"/>
      </w:pPr>
      <w:r w:rsidRPr="00DF5EDA">
        <w:t>(20170431</w:t>
      </w:r>
      <w:r w:rsidRPr="00DF5EDA">
        <w:tab/>
        <w:t>-0.01098</w:t>
      </w:r>
      <w:r w:rsidRPr="00DF5EDA">
        <w:tab/>
        <w:t>0.00021</w:t>
      </w:r>
      <w:r w:rsidRPr="00DF5EDA">
        <w:tab/>
      </w:r>
      <w:r w:rsidRPr="00DF5EDA">
        <w:tab/>
        <w:t>0.02419</w:t>
      </w:r>
      <w:r w:rsidRPr="00DF5EDA">
        <w:tab/>
      </w:r>
      <w:r w:rsidRPr="00DF5EDA">
        <w:tab/>
        <w:t>0.03247)</w:t>
      </w:r>
    </w:p>
    <w:p w:rsidR="00DF5EDA" w:rsidRPr="00DF5EDA" w:rsidRDefault="00DF5EDA" w:rsidP="00DF5EDA">
      <w:pPr>
        <w:spacing w:before="0" w:after="0"/>
      </w:pPr>
    </w:p>
    <w:p w:rsidR="00DF5EDA" w:rsidRPr="00DF5EDA" w:rsidRDefault="00DF5EDA" w:rsidP="00DF5EDA">
      <w:pPr>
        <w:spacing w:before="0" w:after="0"/>
      </w:pPr>
      <w:r w:rsidRPr="00DF5EDA">
        <w:t>Tuples can have many tokens and needn't have same datatype, in our example a</w:t>
      </w:r>
      <w:r w:rsidR="00C563B0">
        <w:t xml:space="preserve"> </w:t>
      </w:r>
      <w:r w:rsidRPr="00DF5EDA">
        <w:t>tuple has 5 tokens and</w:t>
      </w:r>
    </w:p>
    <w:p w:rsidR="00DF5EDA" w:rsidRPr="00DF5EDA" w:rsidRDefault="00DF5EDA" w:rsidP="00DF5EDA">
      <w:pPr>
        <w:spacing w:before="0" w:after="0"/>
      </w:pPr>
      <w:r w:rsidRPr="00DF5EDA">
        <w:t>it</w:t>
      </w:r>
      <w:r w:rsidR="00C563B0">
        <w:t>'</w:t>
      </w:r>
      <w:r w:rsidRPr="00DF5EDA">
        <w:t>s not necessary to have all the tokens have same datatype. Where as bag is a unordered collection of tuples</w:t>
      </w:r>
    </w:p>
    <w:p w:rsidR="00DF5EDA" w:rsidRPr="00DF5EDA" w:rsidRDefault="00DF5EDA" w:rsidP="00DF5EDA">
      <w:pPr>
        <w:spacing w:before="0" w:after="0"/>
      </w:pPr>
    </w:p>
    <w:p w:rsidR="00DF5EDA" w:rsidRPr="00DF5EDA" w:rsidRDefault="00DF5EDA" w:rsidP="00DF5EDA">
      <w:pPr>
        <w:spacing w:before="0" w:after="0"/>
        <w:rPr>
          <w:b/>
        </w:rPr>
      </w:pPr>
      <w:r w:rsidRPr="00DF5EDA">
        <w:rPr>
          <w:b/>
        </w:rPr>
        <w:t>We work with tuples and bag using the below schematic</w:t>
      </w:r>
      <w:r>
        <w:rPr>
          <w:b/>
        </w:rPr>
        <w:t>:-</w:t>
      </w:r>
    </w:p>
    <w:p w:rsidR="00DF5EDA" w:rsidRPr="00DF5EDA" w:rsidRDefault="00DF5EDA" w:rsidP="00DF5EDA">
      <w:pPr>
        <w:spacing w:before="0" w:after="0"/>
        <w:rPr>
          <w:i/>
          <w:color w:val="00B0F0"/>
        </w:rPr>
      </w:pPr>
      <w:r w:rsidRPr="00DF5EDA">
        <w:t>GENERATE FLATTEN LOOPS</w:t>
      </w:r>
    </w:p>
    <w:p w:rsidR="00DF5EDA" w:rsidRPr="00DF5EDA" w:rsidRDefault="00DF5EDA" w:rsidP="00DF5EDA">
      <w:pPr>
        <w:spacing w:before="0" w:after="0"/>
      </w:pPr>
      <w:r w:rsidRPr="00DF5EDA">
        <w:t>Flatten does (1,(1,2) =&gt; (1,1), (1,2) nested structure is lost</w:t>
      </w:r>
      <w:r>
        <w:t xml:space="preserve">, </w:t>
      </w:r>
      <w:r w:rsidRPr="00DF5EDA">
        <w:t xml:space="preserve">We going to generate 5 tokens for each tuples </w:t>
      </w:r>
      <w:r>
        <w:t xml:space="preserve">which as </w:t>
      </w:r>
      <w:r w:rsidRPr="00DF5EDA">
        <w:t xml:space="preserve"> 2 tab delimiter,</w:t>
      </w:r>
    </w:p>
    <w:p w:rsidR="00DF5EDA" w:rsidRPr="00DF5EDA" w:rsidRDefault="00DF5EDA" w:rsidP="00DF5EDA">
      <w:pPr>
        <w:spacing w:before="0" w:after="0"/>
      </w:pPr>
    </w:p>
    <w:p w:rsidR="00DF5EDA" w:rsidRPr="00DF5EDA" w:rsidRDefault="00DF5EDA" w:rsidP="00DF5EDA">
      <w:pPr>
        <w:spacing w:before="0" w:after="0"/>
      </w:pPr>
      <w:r>
        <w:t>//</w:t>
      </w:r>
      <w:r w:rsidRPr="00DF5EDA">
        <w:t>splt = FOREACH basicschema1 GENERATE STRSPLIT('</w:t>
      </w:r>
      <w:r w:rsidRPr="00DF5EDA">
        <w:tab/>
      </w:r>
      <w:r w:rsidRPr="00DF5EDA">
        <w:tab/>
        <w:t xml:space="preserve">');  </w:t>
      </w:r>
    </w:p>
    <w:p w:rsidR="00DF5EDA" w:rsidRPr="00DF5EDA" w:rsidRDefault="00DF5EDA" w:rsidP="00DF5EDA">
      <w:pPr>
        <w:spacing w:before="0" w:after="0"/>
        <w:rPr>
          <w:i/>
          <w:color w:val="00B0F0"/>
        </w:rPr>
      </w:pPr>
      <w:r w:rsidRPr="00DF5EDA">
        <w:rPr>
          <w:i/>
          <w:color w:val="00B0F0"/>
        </w:rPr>
        <w:t>basicshema1 = LOAD 'seismic' AS (doubleRow:Chararray);</w:t>
      </w:r>
    </w:p>
    <w:p w:rsidR="00DF5EDA" w:rsidRPr="00DF5EDA" w:rsidRDefault="00DF5EDA" w:rsidP="00DF5EDA">
      <w:pPr>
        <w:spacing w:before="0" w:after="0"/>
        <w:rPr>
          <w:i/>
          <w:color w:val="00B0F0"/>
        </w:rPr>
      </w:pPr>
      <w:r w:rsidRPr="00DF5EDA">
        <w:rPr>
          <w:i/>
          <w:color w:val="00B0F0"/>
        </w:rPr>
        <w:t>dump basicschema1;</w:t>
      </w:r>
    </w:p>
    <w:p w:rsidR="00DF5EDA" w:rsidRPr="00DF5EDA" w:rsidRDefault="00DF5EDA" w:rsidP="00DF5EDA">
      <w:pPr>
        <w:spacing w:before="0" w:after="0"/>
        <w:rPr>
          <w:i/>
          <w:color w:val="00B0F0"/>
        </w:rPr>
      </w:pPr>
      <w:r w:rsidRPr="00DF5EDA">
        <w:rPr>
          <w:i/>
          <w:color w:val="00B0F0"/>
        </w:rPr>
        <w:t xml:space="preserve">splt = FOREACH basicschema1 GENERATE TOKENIZE(doubleRow); </w:t>
      </w:r>
    </w:p>
    <w:p w:rsidR="00DF5EDA" w:rsidRPr="00DF5EDA" w:rsidRDefault="00DF5EDA" w:rsidP="00DF5EDA">
      <w:pPr>
        <w:spacing w:before="0" w:after="0"/>
        <w:rPr>
          <w:i/>
          <w:color w:val="00B0F0"/>
        </w:rPr>
      </w:pPr>
      <w:r w:rsidRPr="00DF5EDA">
        <w:rPr>
          <w:i/>
          <w:color w:val="00B0F0"/>
        </w:rPr>
        <w:t>dump splt;</w:t>
      </w:r>
    </w:p>
    <w:p w:rsidR="00DF5EDA" w:rsidRPr="00DF5EDA" w:rsidRDefault="00DF5EDA" w:rsidP="00DF5EDA">
      <w:pPr>
        <w:spacing w:before="0" w:after="0"/>
      </w:pPr>
      <w:r w:rsidRPr="00DF5EDA">
        <w:t>({(20170430),(-0.01038),(0.00031),(0.02319),(0.02247)})</w:t>
      </w:r>
    </w:p>
    <w:p w:rsidR="00DF5EDA" w:rsidRPr="00DF5EDA" w:rsidRDefault="00DF5EDA" w:rsidP="00DF5EDA">
      <w:pPr>
        <w:spacing w:before="0" w:after="0"/>
      </w:pPr>
    </w:p>
    <w:p w:rsidR="00DF5EDA" w:rsidRPr="00DF5EDA" w:rsidRDefault="00DF5EDA" w:rsidP="00DF5EDA">
      <w:pPr>
        <w:spacing w:before="0" w:after="0"/>
      </w:pPr>
      <w:r w:rsidRPr="00DF5EDA">
        <w:t>Now we got 5 tuple inside a bag which is again inside a tuple.</w:t>
      </w:r>
      <w:r>
        <w:t xml:space="preserve"> </w:t>
      </w:r>
      <w:r w:rsidRPr="00DF5EDA">
        <w:t>We going to unflatten(nested)  this so we can explain flatten,</w:t>
      </w:r>
    </w:p>
    <w:p w:rsidR="00DF5EDA" w:rsidRPr="00DF5EDA" w:rsidRDefault="00DF5EDA" w:rsidP="00DF5EDA">
      <w:pPr>
        <w:spacing w:before="0" w:after="0"/>
      </w:pPr>
    </w:p>
    <w:p w:rsidR="00DF5EDA" w:rsidRPr="00DF5EDA" w:rsidRDefault="00DF5EDA" w:rsidP="00DF5EDA">
      <w:pPr>
        <w:spacing w:before="0" w:after="0"/>
        <w:rPr>
          <w:i/>
          <w:color w:val="00B0F0"/>
        </w:rPr>
      </w:pPr>
      <w:r w:rsidRPr="00DF5EDA">
        <w:rPr>
          <w:i/>
          <w:color w:val="00B0F0"/>
        </w:rPr>
        <w:t>bagsplits = FOREACH splt generate $0 as id, FLATTEN(TOBAG(*)) as value;</w:t>
      </w:r>
    </w:p>
    <w:p w:rsidR="00DF5EDA" w:rsidRPr="00DF5EDA" w:rsidRDefault="00DF5EDA" w:rsidP="00DF5EDA">
      <w:pPr>
        <w:spacing w:before="0" w:after="0"/>
        <w:rPr>
          <w:i/>
          <w:color w:val="00B0F0"/>
        </w:rPr>
      </w:pPr>
      <w:r w:rsidRPr="00DF5EDA">
        <w:rPr>
          <w:i/>
          <w:color w:val="00B0F0"/>
        </w:rPr>
        <w:t>dump bagsplits;</w:t>
      </w:r>
    </w:p>
    <w:p w:rsidR="00DF5EDA" w:rsidRPr="00DF5EDA" w:rsidRDefault="00DF5EDA" w:rsidP="00DF5EDA">
      <w:pPr>
        <w:spacing w:before="0" w:after="0"/>
      </w:pPr>
      <w:r w:rsidRPr="00DF5EDA">
        <w:t>({(20170430),(-0.01038),(0.00031),(0.02319),(0.02247)},{(20170430),(-0.01038),(0.00031),(0.02319),(0.02247)})</w:t>
      </w:r>
    </w:p>
    <w:p w:rsidR="00DF5EDA" w:rsidRPr="00DF5EDA" w:rsidRDefault="00DF5EDA" w:rsidP="00DF5EDA">
      <w:pPr>
        <w:spacing w:before="0" w:after="0"/>
      </w:pPr>
    </w:p>
    <w:p w:rsidR="00DF5EDA" w:rsidRPr="00DF5EDA" w:rsidRDefault="00DF5EDA" w:rsidP="00DF5EDA">
      <w:pPr>
        <w:spacing w:before="0" w:after="0"/>
      </w:pPr>
      <w:r w:rsidRPr="00DF5EDA">
        <w:t>Now we have nested structure with two copies, now we will see the effect of flatten,</w:t>
      </w:r>
    </w:p>
    <w:p w:rsidR="00DF5EDA" w:rsidRPr="00DF5EDA" w:rsidRDefault="00DF5EDA" w:rsidP="00DF5EDA">
      <w:pPr>
        <w:spacing w:before="0" w:after="0"/>
      </w:pPr>
    </w:p>
    <w:p w:rsidR="00DF5EDA" w:rsidRPr="00DF5EDA" w:rsidRDefault="00DF5EDA" w:rsidP="00DF5EDA">
      <w:pPr>
        <w:spacing w:before="0" w:after="0"/>
        <w:rPr>
          <w:i/>
          <w:color w:val="00B0F0"/>
        </w:rPr>
      </w:pPr>
      <w:r w:rsidRPr="00DF5EDA">
        <w:rPr>
          <w:i/>
          <w:color w:val="00B0F0"/>
        </w:rPr>
        <w:t>bagsplits2 = FOREACH bagsplits GENERATE FLATTEN (value)</w:t>
      </w:r>
    </w:p>
    <w:p w:rsidR="00DF5EDA" w:rsidRPr="00DF5EDA" w:rsidRDefault="00DF5EDA" w:rsidP="00DF5EDA">
      <w:pPr>
        <w:spacing w:before="0" w:after="0"/>
        <w:rPr>
          <w:i/>
          <w:color w:val="00B0F0"/>
        </w:rPr>
      </w:pPr>
      <w:r w:rsidRPr="00DF5EDA">
        <w:rPr>
          <w:i/>
          <w:color w:val="00B0F0"/>
        </w:rPr>
        <w:t>Flatten does (1,(1,2) =&gt; (1,1), (1,2) nested structure is lost</w:t>
      </w:r>
    </w:p>
    <w:p w:rsidR="00DF5EDA" w:rsidRPr="00DF5EDA" w:rsidRDefault="00DF5EDA" w:rsidP="00DF5EDA">
      <w:pPr>
        <w:spacing w:before="0" w:after="0"/>
      </w:pPr>
      <w:r w:rsidRPr="00DF5EDA">
        <w:t xml:space="preserve">(20170430) </w:t>
      </w:r>
    </w:p>
    <w:p w:rsidR="00DF5EDA" w:rsidRPr="00DF5EDA" w:rsidRDefault="00DF5EDA" w:rsidP="00DF5EDA">
      <w:pPr>
        <w:spacing w:before="0" w:after="0"/>
      </w:pPr>
      <w:r w:rsidRPr="00DF5EDA">
        <w:t xml:space="preserve">(-0.01038) </w:t>
      </w:r>
    </w:p>
    <w:p w:rsidR="00DF5EDA" w:rsidRPr="00DF5EDA" w:rsidRDefault="00DF5EDA" w:rsidP="00DF5EDA">
      <w:pPr>
        <w:spacing w:before="0" w:after="0"/>
      </w:pPr>
      <w:r w:rsidRPr="00DF5EDA">
        <w:t xml:space="preserve">(0.00031) </w:t>
      </w:r>
    </w:p>
    <w:p w:rsidR="00DF5EDA" w:rsidRPr="00DF5EDA" w:rsidRDefault="00DF5EDA" w:rsidP="00DF5EDA">
      <w:pPr>
        <w:spacing w:before="0" w:after="0"/>
      </w:pPr>
      <w:r w:rsidRPr="00DF5EDA">
        <w:t xml:space="preserve">(0.02319) </w:t>
      </w:r>
    </w:p>
    <w:p w:rsidR="00DF5EDA" w:rsidRPr="00DF5EDA" w:rsidRDefault="00DF5EDA" w:rsidP="00DF5EDA">
      <w:pPr>
        <w:spacing w:before="0" w:after="0"/>
      </w:pPr>
      <w:r w:rsidRPr="00DF5EDA">
        <w:t>(0.02247)</w:t>
      </w:r>
    </w:p>
    <w:p w:rsidR="00DF5EDA" w:rsidRPr="00DF5EDA" w:rsidRDefault="00DF5EDA" w:rsidP="00DF5EDA">
      <w:pPr>
        <w:spacing w:before="0" w:after="0"/>
        <w:rPr>
          <w:i/>
          <w:color w:val="00B0F0"/>
        </w:rPr>
      </w:pPr>
    </w:p>
    <w:p w:rsidR="00DF5EDA" w:rsidRPr="00DF5EDA" w:rsidRDefault="00DF5EDA" w:rsidP="00DF5EDA">
      <w:pPr>
        <w:spacing w:before="0" w:after="0"/>
        <w:rPr>
          <w:i/>
          <w:color w:val="00B0F0"/>
        </w:rPr>
      </w:pPr>
      <w:r w:rsidRPr="00DF5EDA">
        <w:rPr>
          <w:i/>
          <w:color w:val="00B0F0"/>
        </w:rPr>
        <w:t>bagsplits3 = FOREACH bagsplits GENERATE FLATTEN (id)</w:t>
      </w:r>
    </w:p>
    <w:p w:rsidR="00DF5EDA" w:rsidRPr="00DF5EDA" w:rsidRDefault="00DF5EDA" w:rsidP="00DF5EDA">
      <w:pPr>
        <w:spacing w:before="0" w:after="0"/>
      </w:pPr>
    </w:p>
    <w:p w:rsidR="006269C2" w:rsidRDefault="006269C2" w:rsidP="006269C2">
      <w:pPr>
        <w:spacing w:before="0" w:after="0"/>
        <w:rPr>
          <w:i/>
          <w:color w:val="00B0F0"/>
        </w:rPr>
      </w:pPr>
    </w:p>
    <w:p w:rsidR="006269C2" w:rsidRDefault="006269C2" w:rsidP="006269C2">
      <w:pPr>
        <w:pStyle w:val="Heading3"/>
      </w:pPr>
      <w:bookmarkStart w:id="18" w:name="_Toc481554637"/>
      <w:r>
        <w:t>Edukerka</w:t>
      </w:r>
      <w:bookmarkEnd w:id="18"/>
    </w:p>
    <w:p w:rsidR="006269C2" w:rsidRDefault="006269C2" w:rsidP="006269C2">
      <w:pPr>
        <w:spacing w:before="0" w:after="0"/>
      </w:pPr>
    </w:p>
    <w:p w:rsidR="006269C2" w:rsidRDefault="006269C2" w:rsidP="006269C2">
      <w:pPr>
        <w:spacing w:before="0" w:after="0"/>
      </w:pPr>
      <w:r>
        <w:t>Data Model(structure ?) of Pig as four types,</w:t>
      </w:r>
    </w:p>
    <w:p w:rsidR="006269C2" w:rsidRDefault="006269C2" w:rsidP="006269C2">
      <w:pPr>
        <w:spacing w:before="0" w:after="0"/>
      </w:pPr>
      <w:r>
        <w:tab/>
        <w:t>1. Atom</w:t>
      </w:r>
    </w:p>
    <w:p w:rsidR="006269C2" w:rsidRDefault="006269C2" w:rsidP="006269C2">
      <w:pPr>
        <w:spacing w:before="0" w:after="0"/>
      </w:pPr>
      <w:r>
        <w:tab/>
        <w:t>2. Tuple</w:t>
      </w:r>
    </w:p>
    <w:p w:rsidR="006269C2" w:rsidRDefault="006269C2" w:rsidP="006269C2">
      <w:pPr>
        <w:spacing w:before="0" w:after="0"/>
      </w:pPr>
      <w:r>
        <w:tab/>
        <w:t>3. Bag</w:t>
      </w:r>
    </w:p>
    <w:p w:rsidR="006269C2" w:rsidRDefault="006269C2" w:rsidP="006269C2">
      <w:pPr>
        <w:spacing w:before="0" w:after="0"/>
      </w:pPr>
      <w:r>
        <w:tab/>
        <w:t>4. Map</w:t>
      </w:r>
    </w:p>
    <w:p w:rsidR="006269C2" w:rsidRDefault="006269C2" w:rsidP="006269C2">
      <w:pPr>
        <w:spacing w:before="0" w:after="0"/>
      </w:pPr>
    </w:p>
    <w:p w:rsidR="006269C2" w:rsidRDefault="006269C2" w:rsidP="006269C2">
      <w:pPr>
        <w:spacing w:before="0" w:after="0"/>
      </w:pPr>
      <w:r>
        <w:t xml:space="preserve">A tuple is an ordered set of fields which may contain different data types for each field. you can think of row has record in table, </w:t>
      </w:r>
      <w:r w:rsidR="009B5A76">
        <w:t>tuple is not arrays, a</w:t>
      </w:r>
      <w:r>
        <w:t>rrays are of same data type.</w:t>
      </w:r>
    </w:p>
    <w:p w:rsidR="006269C2" w:rsidRDefault="006269C2" w:rsidP="006269C2">
      <w:pPr>
        <w:spacing w:before="0" w:after="0"/>
      </w:pPr>
      <w:r>
        <w:t>eg: (1,Linkin Park,7,California)</w:t>
      </w:r>
    </w:p>
    <w:p w:rsidR="006269C2" w:rsidRDefault="006269C2" w:rsidP="006269C2">
      <w:pPr>
        <w:spacing w:before="0" w:after="0"/>
      </w:pPr>
    </w:p>
    <w:p w:rsidR="006269C2" w:rsidRDefault="006269C2" w:rsidP="006269C2">
      <w:pPr>
        <w:spacing w:before="0" w:after="0"/>
      </w:pPr>
      <w:r>
        <w:t>A Bag is a collection of a set of tuples and these tuples are subset of rows or entire rows of a table.</w:t>
      </w:r>
    </w:p>
    <w:p w:rsidR="006269C2" w:rsidRDefault="006269C2" w:rsidP="006269C2">
      <w:pPr>
        <w:spacing w:before="0" w:after="0"/>
      </w:pPr>
      <w:r>
        <w:t>eg: (Linkin Park,7,California),(Metallica,8),(Mega Death,LosAngeles)</w:t>
      </w:r>
    </w:p>
    <w:p w:rsidR="006269C2" w:rsidRDefault="006269C2" w:rsidP="006269C2">
      <w:pPr>
        <w:spacing w:before="0" w:after="0"/>
      </w:pPr>
    </w:p>
    <w:p w:rsidR="006269C2" w:rsidRDefault="006269C2" w:rsidP="006269C2">
      <w:pPr>
        <w:spacing w:before="0" w:after="0"/>
      </w:pPr>
      <w:r>
        <w:t>A MAP is a set of key value pairs, a map is [band#Linkin Park,members#7] which can't contain duplicate keys.</w:t>
      </w:r>
    </w:p>
    <w:p w:rsidR="006269C2" w:rsidRDefault="006269C2" w:rsidP="006269C2">
      <w:pPr>
        <w:spacing w:before="0" w:after="0"/>
      </w:pPr>
      <w:r>
        <w:t>key must be a string and value can be complex data type or atom.</w:t>
      </w:r>
    </w:p>
    <w:p w:rsidR="006269C2" w:rsidRDefault="006269C2" w:rsidP="006269C2">
      <w:pPr>
        <w:spacing w:before="0" w:after="0"/>
      </w:pPr>
    </w:p>
    <w:p w:rsidR="006269C2" w:rsidRDefault="006269C2" w:rsidP="006269C2">
      <w:pPr>
        <w:spacing w:before="0" w:after="0"/>
      </w:pPr>
      <w:r>
        <w:t>eg, [band#Linkin Park,members#7], [band#Metallica, members#8]</w:t>
      </w:r>
    </w:p>
    <w:p w:rsidR="006269C2" w:rsidRDefault="006269C2" w:rsidP="006269C2">
      <w:pPr>
        <w:spacing w:before="0" w:after="0"/>
      </w:pPr>
    </w:p>
    <w:p w:rsidR="006269C2" w:rsidRDefault="006269C2" w:rsidP="006269C2">
      <w:pPr>
        <w:spacing w:before="0" w:after="0"/>
      </w:pPr>
      <w:r>
        <w:t>A Atom are basic datatypes which are used in all the languages like string,int,float,long,double,char[]</w:t>
      </w:r>
    </w:p>
    <w:p w:rsidR="006269C2" w:rsidRDefault="006269C2" w:rsidP="006269C2">
      <w:pPr>
        <w:spacing w:before="0" w:after="0"/>
      </w:pPr>
    </w:p>
    <w:p w:rsidR="006269C2" w:rsidRDefault="006269C2" w:rsidP="006269C2">
      <w:pPr>
        <w:spacing w:before="0" w:after="0"/>
      </w:pPr>
      <w:r>
        <w:t xml:space="preserve">Note: Date dataytpe is not available we represent it with long data type, timestamp is also in long </w:t>
      </w: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r>
        <w:t>Pig Latin file Loaders:</w:t>
      </w:r>
    </w:p>
    <w:p w:rsidR="006269C2" w:rsidRDefault="006269C2" w:rsidP="006269C2">
      <w:pPr>
        <w:spacing w:before="0" w:after="0"/>
      </w:pPr>
      <w:r>
        <w:t>BinStorage</w:t>
      </w:r>
    </w:p>
    <w:p w:rsidR="006269C2" w:rsidRDefault="006269C2" w:rsidP="006269C2">
      <w:pPr>
        <w:spacing w:before="0" w:after="0"/>
      </w:pPr>
      <w:r>
        <w:t>PigStorage</w:t>
      </w:r>
    </w:p>
    <w:p w:rsidR="006269C2" w:rsidRDefault="006269C2" w:rsidP="006269C2">
      <w:pPr>
        <w:spacing w:before="0" w:after="0"/>
      </w:pPr>
      <w:r>
        <w:t>TextLoaader</w:t>
      </w:r>
    </w:p>
    <w:p w:rsidR="006269C2" w:rsidRDefault="006269C2" w:rsidP="006269C2">
      <w:pPr>
        <w:spacing w:before="0" w:after="0"/>
      </w:pPr>
      <w:r>
        <w:t>CSVLoader</w:t>
      </w:r>
    </w:p>
    <w:p w:rsidR="006269C2" w:rsidRDefault="006269C2" w:rsidP="006269C2">
      <w:pPr>
        <w:spacing w:before="0" w:after="0"/>
      </w:pPr>
      <w:r>
        <w:t>XMLLoader</w:t>
      </w:r>
    </w:p>
    <w:p w:rsidR="006269C2" w:rsidRDefault="00705B51" w:rsidP="00705B51">
      <w:pPr>
        <w:tabs>
          <w:tab w:val="left" w:pos="3103"/>
        </w:tabs>
        <w:spacing w:before="0" w:after="0"/>
      </w:pPr>
      <w:r>
        <w:tab/>
      </w:r>
    </w:p>
    <w:p w:rsidR="006269C2" w:rsidRDefault="006269C2" w:rsidP="006269C2">
      <w:pPr>
        <w:spacing w:before="0" w:after="0"/>
      </w:pPr>
      <w:r>
        <w:t>Note: Even when you load the data without schema you can reference it through $0,$1..</w:t>
      </w:r>
    </w:p>
    <w:p w:rsidR="006269C2" w:rsidRDefault="006269C2" w:rsidP="006269C2">
      <w:pPr>
        <w:spacing w:before="0" w:after="0"/>
      </w:pPr>
    </w:p>
    <w:p w:rsidR="006269C2" w:rsidRDefault="006269C2" w:rsidP="006269C2">
      <w:pPr>
        <w:spacing w:before="0" w:after="0"/>
      </w:pPr>
      <w:r>
        <w:t>A.txt</w:t>
      </w:r>
    </w:p>
    <w:p w:rsidR="006269C2" w:rsidRDefault="006269C2" w:rsidP="006269C2">
      <w:pPr>
        <w:spacing w:before="0" w:after="0"/>
      </w:pPr>
      <w:r>
        <w:t>0,1,2</w:t>
      </w:r>
    </w:p>
    <w:p w:rsidR="006269C2" w:rsidRDefault="006269C2" w:rsidP="006269C2">
      <w:pPr>
        <w:spacing w:before="0" w:after="0"/>
      </w:pPr>
      <w:r>
        <w:t>1,3,4</w:t>
      </w:r>
    </w:p>
    <w:p w:rsidR="006269C2" w:rsidRDefault="006269C2" w:rsidP="006269C2">
      <w:pPr>
        <w:spacing w:before="0" w:after="0"/>
      </w:pPr>
    </w:p>
    <w:p w:rsidR="006269C2" w:rsidRDefault="006269C2" w:rsidP="006269C2">
      <w:pPr>
        <w:spacing w:before="0" w:after="0"/>
      </w:pPr>
      <w:r>
        <w:t>B.txt</w:t>
      </w:r>
    </w:p>
    <w:p w:rsidR="006269C2" w:rsidRDefault="006269C2" w:rsidP="006269C2">
      <w:pPr>
        <w:spacing w:before="0" w:after="0"/>
      </w:pPr>
      <w:r>
        <w:t>0,5,2</w:t>
      </w:r>
    </w:p>
    <w:p w:rsidR="006269C2" w:rsidRDefault="006269C2" w:rsidP="006269C2">
      <w:pPr>
        <w:spacing w:before="0" w:after="0"/>
      </w:pPr>
      <w:r>
        <w:t>1,7,2</w:t>
      </w:r>
    </w:p>
    <w:p w:rsidR="006269C2" w:rsidRDefault="006269C2" w:rsidP="006269C2">
      <w:pPr>
        <w:spacing w:before="0" w:after="0"/>
      </w:pPr>
    </w:p>
    <w:p w:rsidR="006269C2" w:rsidRPr="006269C2" w:rsidRDefault="006269C2" w:rsidP="006269C2">
      <w:pPr>
        <w:spacing w:before="0" w:after="0"/>
        <w:rPr>
          <w:i/>
          <w:color w:val="00B0F0"/>
        </w:rPr>
      </w:pPr>
      <w:r w:rsidRPr="006269C2">
        <w:rPr>
          <w:i/>
          <w:color w:val="00B0F0"/>
        </w:rPr>
        <w:t>a= LOAD '/A.txt' using PigStorage(',') as (a1:int,a2:int,a3:int);</w:t>
      </w:r>
    </w:p>
    <w:p w:rsidR="006269C2" w:rsidRPr="006269C2" w:rsidRDefault="006269C2" w:rsidP="006269C2">
      <w:pPr>
        <w:spacing w:before="0" w:after="0"/>
        <w:rPr>
          <w:i/>
          <w:color w:val="00B0F0"/>
        </w:rPr>
      </w:pPr>
      <w:r w:rsidRPr="006269C2">
        <w:rPr>
          <w:i/>
          <w:color w:val="00B0F0"/>
        </w:rPr>
        <w:t>b= LOAD '/B.txt' using PigStorage(',') as (b1:int,b2:int,b3:int);</w:t>
      </w:r>
    </w:p>
    <w:p w:rsidR="006269C2" w:rsidRPr="006269C2" w:rsidRDefault="006269C2" w:rsidP="006269C2">
      <w:pPr>
        <w:spacing w:before="0" w:after="0"/>
        <w:rPr>
          <w:i/>
          <w:color w:val="00B0F0"/>
        </w:rPr>
      </w:pPr>
      <w:r w:rsidRPr="006269C2">
        <w:rPr>
          <w:i/>
          <w:color w:val="00B0F0"/>
        </w:rPr>
        <w:t>c= UNION a,b;</w:t>
      </w:r>
    </w:p>
    <w:p w:rsidR="006269C2" w:rsidRDefault="006269C2" w:rsidP="006269C2">
      <w:pPr>
        <w:spacing w:before="0" w:after="0"/>
      </w:pPr>
      <w:r>
        <w:t>//now split the data</w:t>
      </w:r>
    </w:p>
    <w:p w:rsidR="006269C2" w:rsidRPr="006269C2" w:rsidRDefault="006269C2" w:rsidP="006269C2">
      <w:pPr>
        <w:spacing w:before="0" w:after="0"/>
        <w:rPr>
          <w:i/>
          <w:color w:val="00B0F0"/>
        </w:rPr>
      </w:pPr>
      <w:r w:rsidRPr="006269C2">
        <w:rPr>
          <w:i/>
          <w:color w:val="00B0F0"/>
        </w:rPr>
        <w:t>SPLIT c INTO d IF $0 ==0 , e IF $0 == 1;</w:t>
      </w:r>
    </w:p>
    <w:p w:rsidR="006269C2" w:rsidRPr="006269C2" w:rsidRDefault="006269C2" w:rsidP="006269C2">
      <w:pPr>
        <w:spacing w:before="0" w:after="0"/>
        <w:rPr>
          <w:i/>
          <w:color w:val="00B0F0"/>
        </w:rPr>
      </w:pPr>
      <w:r w:rsidRPr="006269C2">
        <w:rPr>
          <w:i/>
          <w:color w:val="00B0F0"/>
        </w:rPr>
        <w:t>SPLIT c INTO d IF a1 ==0 , e IF b1 == 1;</w:t>
      </w:r>
    </w:p>
    <w:p w:rsidR="006269C2" w:rsidRDefault="006269C2" w:rsidP="006269C2">
      <w:pPr>
        <w:spacing w:before="0" w:after="0"/>
      </w:pPr>
      <w:r>
        <w:t>//Filter the data</w:t>
      </w:r>
    </w:p>
    <w:p w:rsidR="006269C2" w:rsidRPr="006269C2" w:rsidRDefault="006269C2" w:rsidP="006269C2">
      <w:pPr>
        <w:spacing w:before="0" w:after="0"/>
        <w:rPr>
          <w:i/>
          <w:color w:val="00B0F0"/>
        </w:rPr>
      </w:pPr>
      <w:r w:rsidRPr="006269C2">
        <w:rPr>
          <w:i/>
          <w:color w:val="00B0F0"/>
        </w:rPr>
        <w:t>f = FILTER c BY $1 &gt;3;</w:t>
      </w:r>
    </w:p>
    <w:p w:rsidR="006269C2" w:rsidRDefault="006269C2" w:rsidP="006269C2">
      <w:pPr>
        <w:spacing w:before="0" w:after="0"/>
      </w:pPr>
      <w:r>
        <w:t>// understand the underlying process.</w:t>
      </w:r>
    </w:p>
    <w:p w:rsidR="006269C2" w:rsidRPr="006269C2" w:rsidRDefault="006269C2" w:rsidP="006269C2">
      <w:pPr>
        <w:spacing w:before="0" w:after="0"/>
        <w:rPr>
          <w:i/>
          <w:color w:val="00B0F0"/>
        </w:rPr>
      </w:pPr>
      <w:r w:rsidRPr="006269C2">
        <w:rPr>
          <w:i/>
          <w:color w:val="00B0F0"/>
        </w:rPr>
        <w:t>illustrate f;</w:t>
      </w:r>
    </w:p>
    <w:p w:rsidR="006269C2" w:rsidRDefault="006269C2" w:rsidP="006269C2">
      <w:pPr>
        <w:spacing w:before="0" w:after="0"/>
      </w:pPr>
      <w:r>
        <w:t>g= GROUP c by $2;</w:t>
      </w:r>
    </w:p>
    <w:p w:rsidR="006269C2" w:rsidRDefault="006269C2" w:rsidP="006269C2">
      <w:pPr>
        <w:spacing w:before="0" w:after="0"/>
      </w:pPr>
      <w:r>
        <w:t>(2,{(0,1,2),(0,5,7),(1,7,2)})</w:t>
      </w:r>
    </w:p>
    <w:p w:rsidR="006269C2" w:rsidRDefault="006269C2" w:rsidP="006269C2">
      <w:pPr>
        <w:spacing w:before="0" w:after="0"/>
      </w:pPr>
      <w:r>
        <w:t>(4,{(1,3,4)})</w:t>
      </w:r>
    </w:p>
    <w:p w:rsidR="006269C2" w:rsidRPr="006269C2" w:rsidRDefault="006269C2" w:rsidP="006269C2">
      <w:pPr>
        <w:spacing w:before="0" w:after="0"/>
        <w:rPr>
          <w:i/>
          <w:color w:val="00B0F0"/>
        </w:rPr>
      </w:pPr>
      <w:r w:rsidRPr="006269C2">
        <w:rPr>
          <w:i/>
          <w:color w:val="00B0F0"/>
        </w:rPr>
        <w:t>k=FOREACH c GENERATE a2,a2.a3</w:t>
      </w: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r>
        <w:t>//word count</w:t>
      </w:r>
    </w:p>
    <w:p w:rsidR="006269C2" w:rsidRDefault="006269C2" w:rsidP="006269C2">
      <w:pPr>
        <w:spacing w:before="0" w:after="0"/>
      </w:pPr>
    </w:p>
    <w:p w:rsidR="006269C2" w:rsidRPr="006269C2" w:rsidRDefault="006269C2" w:rsidP="006269C2">
      <w:pPr>
        <w:spacing w:before="0" w:after="0"/>
        <w:rPr>
          <w:i/>
          <w:color w:val="00B0F0"/>
        </w:rPr>
      </w:pPr>
      <w:r w:rsidRPr="006269C2">
        <w:rPr>
          <w:i/>
          <w:color w:val="00B0F0"/>
        </w:rPr>
        <w:lastRenderedPageBreak/>
        <w:t>A = LOAD '/wordcount.txt' USING PigStorage;</w:t>
      </w:r>
    </w:p>
    <w:p w:rsidR="006269C2" w:rsidRPr="006269C2" w:rsidRDefault="006269C2" w:rsidP="006269C2">
      <w:pPr>
        <w:spacing w:before="0" w:after="0"/>
        <w:rPr>
          <w:i/>
          <w:color w:val="00B0F0"/>
        </w:rPr>
      </w:pPr>
      <w:r w:rsidRPr="006269C2">
        <w:rPr>
          <w:i/>
          <w:color w:val="00B0F0"/>
        </w:rPr>
        <w:t>B = FOREACH A GENERATE FLATTEN(TOKENIZE((chararray) $0)) as word;</w:t>
      </w:r>
    </w:p>
    <w:p w:rsidR="006269C2" w:rsidRDefault="006269C2" w:rsidP="006269C2">
      <w:pPr>
        <w:spacing w:before="0" w:after="0"/>
      </w:pPr>
      <w:r>
        <w:t>(day)</w:t>
      </w:r>
    </w:p>
    <w:p w:rsidR="006269C2" w:rsidRDefault="006269C2" w:rsidP="006269C2">
      <w:pPr>
        <w:spacing w:before="0" w:after="0"/>
      </w:pPr>
      <w:r>
        <w:t>(java)</w:t>
      </w:r>
    </w:p>
    <w:p w:rsidR="006269C2" w:rsidRDefault="006269C2" w:rsidP="006269C2">
      <w:pPr>
        <w:spacing w:before="0" w:after="0"/>
      </w:pPr>
      <w:r>
        <w:t>(learn)</w:t>
      </w:r>
    </w:p>
    <w:p w:rsidR="006269C2" w:rsidRDefault="006269C2" w:rsidP="006269C2">
      <w:pPr>
        <w:spacing w:before="0" w:after="0"/>
      </w:pPr>
      <w:r>
        <w:t>(day)</w:t>
      </w:r>
    </w:p>
    <w:p w:rsidR="006269C2" w:rsidRDefault="006269C2" w:rsidP="006269C2">
      <w:pPr>
        <w:spacing w:before="0" w:after="0"/>
      </w:pPr>
      <w:r>
        <w:t>(java)</w:t>
      </w:r>
    </w:p>
    <w:p w:rsidR="006269C2" w:rsidRDefault="006269C2" w:rsidP="006269C2">
      <w:pPr>
        <w:spacing w:before="0" w:after="0"/>
      </w:pPr>
      <w:r>
        <w:t>(learn)</w:t>
      </w:r>
    </w:p>
    <w:p w:rsidR="006269C2" w:rsidRPr="006269C2" w:rsidRDefault="006269C2" w:rsidP="006269C2">
      <w:pPr>
        <w:spacing w:before="0" w:after="0"/>
        <w:rPr>
          <w:i/>
          <w:color w:val="00B0F0"/>
        </w:rPr>
      </w:pPr>
      <w:r w:rsidRPr="006269C2">
        <w:rPr>
          <w:i/>
          <w:color w:val="00B0F0"/>
        </w:rPr>
        <w:t>C = GROUP B BY word;</w:t>
      </w:r>
    </w:p>
    <w:p w:rsidR="006269C2" w:rsidRPr="006269C2" w:rsidRDefault="006269C2" w:rsidP="006269C2">
      <w:pPr>
        <w:spacing w:before="0" w:after="0"/>
        <w:rPr>
          <w:i/>
          <w:color w:val="00B0F0"/>
        </w:rPr>
      </w:pPr>
      <w:r w:rsidRPr="006269C2">
        <w:rPr>
          <w:i/>
          <w:color w:val="00B0F0"/>
        </w:rPr>
        <w:t>D = FOREACH c GENERATE COUNT(B), GROUP;</w:t>
      </w:r>
    </w:p>
    <w:p w:rsidR="006269C2" w:rsidRDefault="006269C2" w:rsidP="006269C2">
      <w:pPr>
        <w:spacing w:before="0" w:after="0"/>
      </w:pPr>
      <w:r>
        <w:t>28 day</w:t>
      </w:r>
    </w:p>
    <w:p w:rsidR="006269C2" w:rsidRDefault="006269C2" w:rsidP="006269C2">
      <w:pPr>
        <w:spacing w:before="0" w:after="0"/>
      </w:pPr>
      <w:r>
        <w:t>28 java</w:t>
      </w:r>
    </w:p>
    <w:p w:rsidR="006269C2" w:rsidRDefault="006269C2" w:rsidP="006269C2">
      <w:pPr>
        <w:spacing w:before="0" w:after="0"/>
      </w:pPr>
      <w:r>
        <w:t>28 learn</w:t>
      </w:r>
    </w:p>
    <w:p w:rsidR="006269C2" w:rsidRDefault="006269C2" w:rsidP="006269C2">
      <w:pPr>
        <w:spacing w:before="0" w:after="0"/>
      </w:pPr>
    </w:p>
    <w:p w:rsidR="006269C2" w:rsidRDefault="006269C2" w:rsidP="006269C2">
      <w:pPr>
        <w:spacing w:before="0" w:after="0"/>
      </w:pPr>
    </w:p>
    <w:p w:rsidR="00A46EF7" w:rsidRPr="00A46EF7" w:rsidRDefault="00A46EF7" w:rsidP="00A46EF7">
      <w:pPr>
        <w:spacing w:before="0" w:after="0"/>
        <w:rPr>
          <w:b/>
        </w:rPr>
      </w:pPr>
      <w:r w:rsidRPr="00A46EF7">
        <w:rPr>
          <w:b/>
        </w:rPr>
        <w:t>Process the XML file</w:t>
      </w:r>
      <w:r>
        <w:rPr>
          <w:b/>
        </w:rPr>
        <w:t>:</w:t>
      </w:r>
    </w:p>
    <w:p w:rsidR="00A46EF7" w:rsidRDefault="00A46EF7" w:rsidP="00A46EF7">
      <w:pPr>
        <w:spacing w:before="0" w:after="0"/>
      </w:pPr>
    </w:p>
    <w:p w:rsidR="00A46EF7" w:rsidRDefault="00A46EF7" w:rsidP="00A46EF7">
      <w:pPr>
        <w:spacing w:before="0" w:after="0"/>
      </w:pPr>
      <w:r>
        <w:t>&lt;property&gt;</w:t>
      </w:r>
    </w:p>
    <w:p w:rsidR="00A46EF7" w:rsidRDefault="00A46EF7" w:rsidP="00A46EF7">
      <w:pPr>
        <w:spacing w:before="0" w:after="0"/>
      </w:pPr>
      <w:r>
        <w:t>&lt;name&gt;Kumar&lt;/name&gt;</w:t>
      </w:r>
    </w:p>
    <w:p w:rsidR="00A46EF7" w:rsidRDefault="00A46EF7" w:rsidP="00A46EF7">
      <w:pPr>
        <w:spacing w:before="0" w:after="0"/>
      </w:pPr>
      <w:r>
        <w:t>&lt;name&gt;bharathi&lt;/name&gt;</w:t>
      </w:r>
    </w:p>
    <w:p w:rsidR="00A46EF7" w:rsidRDefault="00A46EF7" w:rsidP="00A46EF7">
      <w:pPr>
        <w:spacing w:before="0" w:after="0"/>
      </w:pPr>
      <w:r>
        <w:t>&lt;/property&gt;</w:t>
      </w:r>
    </w:p>
    <w:p w:rsidR="00A46EF7" w:rsidRDefault="00A46EF7" w:rsidP="00A46EF7">
      <w:pPr>
        <w:spacing w:before="0" w:after="0"/>
      </w:pPr>
    </w:p>
    <w:p w:rsidR="00A46EF7" w:rsidRDefault="00A46EF7" w:rsidP="00A46EF7">
      <w:pPr>
        <w:spacing w:before="0" w:after="0"/>
      </w:pPr>
    </w:p>
    <w:p w:rsidR="00A46EF7" w:rsidRPr="00A46EF7" w:rsidRDefault="00A46EF7" w:rsidP="00A46EF7">
      <w:pPr>
        <w:spacing w:before="0" w:after="0"/>
        <w:rPr>
          <w:i/>
          <w:color w:val="00B0F0"/>
        </w:rPr>
      </w:pPr>
      <w:r w:rsidRPr="00A46EF7">
        <w:rPr>
          <w:i/>
          <w:color w:val="00B0F0"/>
        </w:rPr>
        <w:t>REGISTER '/home/../piggybank.jar'</w:t>
      </w:r>
    </w:p>
    <w:p w:rsidR="00A46EF7" w:rsidRPr="00A46EF7" w:rsidRDefault="00A46EF7" w:rsidP="00A46EF7">
      <w:pPr>
        <w:spacing w:before="0" w:after="0"/>
        <w:rPr>
          <w:i/>
          <w:color w:val="00B0F0"/>
        </w:rPr>
      </w:pPr>
      <w:r w:rsidRPr="00A46EF7">
        <w:rPr>
          <w:i/>
          <w:color w:val="00B0F0"/>
        </w:rPr>
        <w:t>xml = LOAD 'user/../xmlinput.txt' USING org.apache.pig.piggybank.storage.XMLLoader('name') AS (doc:chararray);</w:t>
      </w:r>
    </w:p>
    <w:p w:rsidR="00A46EF7" w:rsidRPr="00A46EF7" w:rsidRDefault="00A46EF7" w:rsidP="00A46EF7">
      <w:pPr>
        <w:spacing w:before="0" w:after="0"/>
        <w:rPr>
          <w:i/>
          <w:color w:val="00B0F0"/>
        </w:rPr>
      </w:pPr>
      <w:r w:rsidRPr="00A46EF7">
        <w:rPr>
          <w:i/>
          <w:color w:val="00B0F0"/>
        </w:rPr>
        <w:t>value = FOREACH xml GENERATE FLATTEN (REGEX_EXTRACT_ALL(doc,'&lt;name&gt;(.*)&lt;/name&gt;')) AS name:chararray;</w:t>
      </w:r>
    </w:p>
    <w:p w:rsidR="00A46EF7" w:rsidRPr="00A46EF7" w:rsidRDefault="00A46EF7" w:rsidP="00A46EF7">
      <w:pPr>
        <w:spacing w:before="0" w:after="0"/>
        <w:rPr>
          <w:i/>
          <w:color w:val="00B0F0"/>
        </w:rPr>
      </w:pPr>
      <w:r w:rsidRPr="00A46EF7">
        <w:rPr>
          <w:i/>
          <w:color w:val="00B0F0"/>
        </w:rPr>
        <w:t>STORE value INTO '/user/.../output1';</w:t>
      </w:r>
    </w:p>
    <w:p w:rsidR="006269C2" w:rsidRPr="00A46EF7" w:rsidRDefault="00A46EF7" w:rsidP="00A46EF7">
      <w:pPr>
        <w:spacing w:before="0" w:after="0"/>
        <w:rPr>
          <w:i/>
          <w:color w:val="00B0F0"/>
        </w:rPr>
      </w:pPr>
      <w:r w:rsidRPr="00A46EF7">
        <w:rPr>
          <w:i/>
          <w:color w:val="00B0F0"/>
        </w:rPr>
        <w:t>dump value;</w:t>
      </w: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Default="006269C2" w:rsidP="006269C2">
      <w:pPr>
        <w:spacing w:before="0" w:after="0"/>
      </w:pPr>
    </w:p>
    <w:p w:rsidR="006269C2" w:rsidRPr="006269C2" w:rsidRDefault="006269C2" w:rsidP="006269C2">
      <w:pPr>
        <w:spacing w:before="0" w:after="0"/>
      </w:pPr>
    </w:p>
    <w:p w:rsidR="00DF5EDA" w:rsidRDefault="00DF5EDA" w:rsidP="00DF5EDA">
      <w:pPr>
        <w:spacing w:before="0" w:after="0"/>
        <w:rPr>
          <w:i/>
          <w:color w:val="00B0F0"/>
        </w:rPr>
      </w:pPr>
    </w:p>
    <w:p w:rsidR="0086657E" w:rsidRDefault="0086657E" w:rsidP="00DF5EDA">
      <w:pPr>
        <w:spacing w:before="0" w:after="0"/>
        <w:rPr>
          <w:i/>
          <w:color w:val="00B0F0"/>
        </w:rPr>
      </w:pPr>
    </w:p>
    <w:p w:rsidR="0086657E" w:rsidRDefault="0086657E" w:rsidP="0086657E">
      <w:pPr>
        <w:pStyle w:val="Heading3"/>
      </w:pPr>
      <w:bookmarkStart w:id="19" w:name="_Toc481554638"/>
      <w:r>
        <w:t>Projections in PIG</w:t>
      </w:r>
      <w:bookmarkEnd w:id="19"/>
    </w:p>
    <w:p w:rsidR="0086657E" w:rsidRDefault="00496CE5" w:rsidP="0086657E">
      <w:r w:rsidRPr="00496CE5">
        <w:t>https://wiki.apache.org/pig/PigLatin</w:t>
      </w:r>
    </w:p>
    <w:p w:rsidR="0016535C" w:rsidRDefault="0016535C" w:rsidP="0086657E"/>
    <w:p w:rsidR="0016535C" w:rsidRDefault="0016535C" w:rsidP="0016535C">
      <w:pPr>
        <w:pStyle w:val="Heading3"/>
        <w:shd w:val="clear" w:color="auto" w:fill="FFFFFF"/>
        <w:rPr>
          <w:rFonts w:ascii="Arial" w:hAnsi="Arial" w:cs="Arial"/>
          <w:color w:val="000000"/>
        </w:rPr>
      </w:pPr>
      <w:bookmarkStart w:id="20" w:name="_Toc481554639"/>
      <w:r>
        <w:rPr>
          <w:rFonts w:ascii="Arial" w:hAnsi="Arial" w:cs="Arial"/>
          <w:color w:val="000000"/>
        </w:rPr>
        <w:t>Data Items</w:t>
      </w:r>
      <w:bookmarkEnd w:id="20"/>
    </w:p>
    <w:p w:rsidR="0016535C" w:rsidRDefault="0016535C" w:rsidP="0016535C">
      <w:pPr>
        <w:pStyle w:val="line874"/>
        <w:shd w:val="clear" w:color="auto" w:fill="FFFFFF"/>
        <w:spacing w:before="0" w:beforeAutospacing="0" w:after="0" w:afterAutospacing="0"/>
        <w:rPr>
          <w:rFonts w:ascii="Calibri" w:hAnsi="Calibri"/>
          <w:sz w:val="20"/>
          <w:szCs w:val="20"/>
          <w:lang w:bidi="en-US"/>
        </w:rPr>
      </w:pPr>
    </w:p>
    <w:p w:rsidR="0016535C" w:rsidRDefault="0016535C" w:rsidP="0016535C">
      <w:pPr>
        <w:pStyle w:val="line874"/>
        <w:shd w:val="clear" w:color="auto" w:fill="FFFFFF"/>
        <w:spacing w:before="0" w:beforeAutospacing="0" w:after="0" w:afterAutospacing="0"/>
        <w:rPr>
          <w:rFonts w:ascii="Calibri" w:hAnsi="Calibri"/>
          <w:sz w:val="20"/>
          <w:szCs w:val="20"/>
          <w:lang w:bidi="en-US"/>
        </w:rPr>
      </w:pPr>
      <w:r w:rsidRPr="0016535C">
        <w:rPr>
          <w:rFonts w:ascii="Calibri" w:hAnsi="Calibri"/>
          <w:sz w:val="20"/>
          <w:szCs w:val="20"/>
          <w:lang w:bidi="en-US"/>
        </w:rPr>
        <w:t>Data can be referred to in various powerful and convenient ways in Pig. Any data referred to is called a Data Item. We will illustrate all these ways by using the following example tuple.</w:t>
      </w:r>
    </w:p>
    <w:p w:rsidR="0016535C" w:rsidRPr="0016535C" w:rsidRDefault="0016535C" w:rsidP="0016535C">
      <w:pPr>
        <w:pStyle w:val="line874"/>
        <w:shd w:val="clear" w:color="auto" w:fill="FFFFFF"/>
        <w:spacing w:before="0" w:beforeAutospacing="0" w:after="0" w:afterAutospacing="0"/>
        <w:rPr>
          <w:rFonts w:ascii="Calibri" w:hAnsi="Calibri"/>
          <w:sz w:val="20"/>
          <w:szCs w:val="20"/>
          <w:lang w:bidi="en-US"/>
        </w:rPr>
      </w:pPr>
    </w:p>
    <w:p w:rsidR="0016535C" w:rsidRPr="0016535C" w:rsidRDefault="0016535C" w:rsidP="0016535C">
      <w:pPr>
        <w:pStyle w:val="HTMLPreformatted"/>
        <w:pBdr>
          <w:top w:val="single" w:sz="8" w:space="5" w:color="AEBDCC"/>
          <w:left w:val="single" w:sz="8" w:space="5" w:color="AEBDCC"/>
          <w:bottom w:val="single" w:sz="8" w:space="5" w:color="AEBDCC"/>
          <w:right w:val="single" w:sz="8" w:space="0" w:color="AEBDCC"/>
        </w:pBdr>
        <w:shd w:val="clear" w:color="auto" w:fill="F3F5F7"/>
        <w:rPr>
          <w:rFonts w:asciiTheme="minorHAnsi" w:hAnsiTheme="minorHAnsi"/>
          <w:color w:val="000000"/>
        </w:rPr>
      </w:pPr>
      <w:r w:rsidRPr="0016535C">
        <w:rPr>
          <w:rFonts w:asciiTheme="minorHAnsi" w:hAnsiTheme="minorHAnsi"/>
          <w:color w:val="000000"/>
        </w:rPr>
        <w:t>t = &lt; 1, {&lt;2,3&gt;,&lt;4,6&gt;,&lt;5,7&gt;}, ['apache':'search']&gt;</w:t>
      </w:r>
    </w:p>
    <w:p w:rsidR="0016535C" w:rsidRDefault="0016535C" w:rsidP="0016535C">
      <w:pPr>
        <w:pStyle w:val="line874"/>
        <w:shd w:val="clear" w:color="auto" w:fill="FFFFFF"/>
        <w:spacing w:before="0" w:beforeAutospacing="0" w:after="0" w:afterAutospacing="0"/>
        <w:rPr>
          <w:rFonts w:ascii="Calibri" w:hAnsi="Calibri"/>
          <w:sz w:val="20"/>
          <w:szCs w:val="20"/>
          <w:lang w:bidi="en-US"/>
        </w:rPr>
      </w:pPr>
    </w:p>
    <w:p w:rsidR="0016535C" w:rsidRDefault="0016535C" w:rsidP="0016535C">
      <w:pPr>
        <w:pStyle w:val="line874"/>
        <w:shd w:val="clear" w:color="auto" w:fill="FFFFFF"/>
        <w:spacing w:before="0" w:beforeAutospacing="0" w:after="0" w:afterAutospacing="0"/>
        <w:rPr>
          <w:rFonts w:ascii="Calibri" w:hAnsi="Calibri"/>
          <w:sz w:val="20"/>
          <w:szCs w:val="20"/>
          <w:lang w:bidi="en-US"/>
        </w:rPr>
      </w:pPr>
      <w:r w:rsidRPr="0016535C">
        <w:rPr>
          <w:rFonts w:ascii="Calibri" w:hAnsi="Calibri"/>
          <w:sz w:val="20"/>
          <w:szCs w:val="20"/>
          <w:lang w:bidi="en-US"/>
        </w:rPr>
        <w:t>Thus, </w:t>
      </w:r>
      <w:r w:rsidRPr="0016535C">
        <w:rPr>
          <w:rFonts w:ascii="Calibri" w:hAnsi="Calibri"/>
          <w:lang w:bidi="en-US"/>
        </w:rPr>
        <w:t>t</w:t>
      </w:r>
      <w:r w:rsidRPr="0016535C">
        <w:rPr>
          <w:rFonts w:ascii="Calibri" w:hAnsi="Calibri"/>
          <w:sz w:val="20"/>
          <w:szCs w:val="20"/>
          <w:lang w:bidi="en-US"/>
        </w:rPr>
        <w:t> has 3 fields. Let these fields have names f1, f2, f3. Field f1 is an atom with value 1. Field f2 is a bag having 3 tuples. Field f3 is a data map having 1 key.</w:t>
      </w:r>
      <w:r>
        <w:rPr>
          <w:rFonts w:ascii="Calibri" w:hAnsi="Calibri"/>
          <w:sz w:val="20"/>
          <w:szCs w:val="20"/>
          <w:lang w:bidi="en-US"/>
        </w:rPr>
        <w:t xml:space="preserve"> </w:t>
      </w:r>
      <w:r w:rsidRPr="0016535C">
        <w:rPr>
          <w:rFonts w:ascii="Calibri" w:hAnsi="Calibri"/>
          <w:sz w:val="20"/>
          <w:szCs w:val="20"/>
          <w:lang w:bidi="en-US"/>
        </w:rPr>
        <w:t>The following table lists the various methods of referring to data.</w:t>
      </w:r>
    </w:p>
    <w:p w:rsidR="0016535C" w:rsidRPr="0016535C" w:rsidRDefault="0016535C" w:rsidP="0016535C">
      <w:pPr>
        <w:pStyle w:val="line874"/>
        <w:shd w:val="clear" w:color="auto" w:fill="FFFFFF"/>
        <w:spacing w:before="0" w:beforeAutospacing="0" w:after="0" w:afterAutospacing="0"/>
        <w:rPr>
          <w:rFonts w:ascii="Calibri" w:hAnsi="Calibri"/>
          <w:sz w:val="20"/>
          <w:szCs w:val="20"/>
          <w:lang w:bidi="en-US"/>
        </w:rPr>
      </w:pPr>
    </w:p>
    <w:tbl>
      <w:tblPr>
        <w:tblW w:w="0" w:type="auto"/>
        <w:tblInd w:w="120" w:type="dxa"/>
        <w:tblCellMar>
          <w:top w:w="15" w:type="dxa"/>
          <w:left w:w="15" w:type="dxa"/>
          <w:bottom w:w="15" w:type="dxa"/>
          <w:right w:w="15" w:type="dxa"/>
        </w:tblCellMar>
        <w:tblLook w:val="04A0"/>
      </w:tblPr>
      <w:tblGrid>
        <w:gridCol w:w="2118"/>
        <w:gridCol w:w="1963"/>
        <w:gridCol w:w="2458"/>
        <w:gridCol w:w="2607"/>
      </w:tblGrid>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Method of Referring to 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Example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Value for example tuple</w:t>
            </w:r>
            <w:r>
              <w:rPr>
                <w:rStyle w:val="apple-converted-space"/>
              </w:rPr>
              <w:t> </w:t>
            </w:r>
            <w:r>
              <w:rPr>
                <w:rStyle w:val="HTMLTypewriter"/>
              </w:rPr>
              <w:t>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Notes</w:t>
            </w: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Constant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'1.0</w:t>
            </w:r>
            <w:r>
              <w:t>', or</w:t>
            </w:r>
            <w:r>
              <w:rPr>
                <w:rStyle w:val="apple-converted-space"/>
              </w:rPr>
              <w:t> </w:t>
            </w:r>
            <w:r>
              <w:rPr>
                <w:rStyle w:val="Strong"/>
              </w:rPr>
              <w:t>'apache.org</w:t>
            </w:r>
            <w:r>
              <w:t>', or</w:t>
            </w:r>
            <w:r>
              <w:rPr>
                <w:rStyle w:val="apple-converted-space"/>
              </w:rPr>
              <w:t> </w:t>
            </w:r>
            <w:r>
              <w:rPr>
                <w:rStyle w:val="Strong"/>
              </w:rPr>
              <w:t>'blah</w:t>
            </w:r>
            <w:r>
              <w: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Value constant irrespective of</w:t>
            </w:r>
            <w:r>
              <w:rPr>
                <w:rStyle w:val="apple-converted-space"/>
              </w:rPr>
              <w:t> </w:t>
            </w:r>
            <w:r>
              <w:rPr>
                <w:rStyle w:val="HTMLTypewriter"/>
              </w:rPr>
              <w:t>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rPr>
                <w:sz w:val="24"/>
                <w:szCs w:val="24"/>
              </w:rPr>
            </w:pP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Field referred to by position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$0</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Data Atom '1'</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In Pig, positions start at 0 and not 1</w:t>
            </w: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Field referred to by name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f2</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Bag {&lt;2,3&gt;,&lt;4,6&gt;,&lt;5,7&gt;}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rPr>
                <w:sz w:val="24"/>
                <w:szCs w:val="24"/>
              </w:rPr>
            </w:pP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Projection</w:t>
            </w:r>
            <w:r>
              <w:rPr>
                <w:rStyle w:val="apple-converted-space"/>
              </w:rPr>
              <w:t> </w:t>
            </w:r>
            <w:r>
              <w:t>of another data item</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f2.$0</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Bag {&lt;2&gt;,&lt;4&gt;,&lt;5&gt;} - the bag f2 projected to the first field</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rPr>
                <w:sz w:val="24"/>
                <w:szCs w:val="24"/>
              </w:rPr>
            </w:pP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Map Lookup</w:t>
            </w:r>
            <w:r>
              <w:rPr>
                <w:rStyle w:val="apple-converted-space"/>
              </w:rPr>
              <w:t> </w:t>
            </w:r>
            <w:r>
              <w:t>against another data item</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f3#'apache</w:t>
            </w:r>
            <w:r>
              <w: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Data Atom 'search'</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User's responsibility to ensure that a lookup is written only against a data map, otherwise a runtime error is thrown. If the key being looked up does not exist, a Data Atom with an empty string is returned.</w:t>
            </w: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Function</w:t>
            </w:r>
            <w:r>
              <w:rPr>
                <w:rStyle w:val="apple-converted-space"/>
              </w:rPr>
              <w:t> </w:t>
            </w:r>
            <w:r>
              <w:t>applied to another data item</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SUM(f2.$0)</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2+4+5 = 11</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SUM is a builtin Pig function. See</w:t>
            </w:r>
            <w:r>
              <w:rPr>
                <w:rStyle w:val="apple-converted-space"/>
              </w:rPr>
              <w:t> </w:t>
            </w:r>
            <w:hyperlink r:id="rId12" w:history="1">
              <w:r>
                <w:rPr>
                  <w:rStyle w:val="Hyperlink"/>
                  <w:color w:val="0044AA"/>
                  <w:bdr w:val="none" w:sz="0" w:space="0" w:color="auto" w:frame="1"/>
                </w:rPr>
                <w:t>PigFunctions</w:t>
              </w:r>
            </w:hyperlink>
            <w:r>
              <w:rPr>
                <w:rStyle w:val="apple-converted-space"/>
              </w:rPr>
              <w:t> </w:t>
            </w:r>
            <w:r>
              <w:t>for how to write your own functions</w:t>
            </w: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Infix Expression</w:t>
            </w:r>
            <w:r>
              <w:rPr>
                <w:rStyle w:val="apple-converted-space"/>
              </w:rPr>
              <w:t> </w:t>
            </w:r>
            <w:r>
              <w:t>of other data items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COUNT(f2) + f1 / '2.0</w:t>
            </w:r>
            <w:r>
              <w: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3 + 1 / 2.0 = 3.5</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rPr>
                <w:sz w:val="24"/>
                <w:szCs w:val="24"/>
              </w:rPr>
            </w:pPr>
          </w:p>
        </w:tc>
      </w:tr>
      <w:tr w:rsidR="0016535C" w:rsidTr="0016535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Bincond</w:t>
            </w:r>
            <w:r>
              <w:t>, i.e., the value of the data item is chosen according to some condition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rPr>
                <w:rStyle w:val="Strong"/>
              </w:rPr>
              <w:t>(f1 = = '1' ? '2' : COUNT(f2))</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'2' since f1=='1' is true. If f1 were != '1', then the value of this data item for t would be COUNT(f2)=3</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16535C" w:rsidRDefault="0016535C">
            <w:pPr>
              <w:pStyle w:val="line862"/>
              <w:spacing w:before="0" w:beforeAutospacing="0" w:after="0" w:afterAutospacing="0"/>
            </w:pPr>
            <w:r>
              <w:t>See</w:t>
            </w:r>
            <w:r>
              <w:rPr>
                <w:rStyle w:val="apple-converted-space"/>
              </w:rPr>
              <w:t> </w:t>
            </w:r>
            <w:hyperlink r:id="rId13" w:anchor="Specifying_Conditions" w:history="1">
              <w:r>
                <w:rPr>
                  <w:rStyle w:val="Hyperlink"/>
                  <w:color w:val="0044AA"/>
                  <w:bdr w:val="none" w:sz="0" w:space="0" w:color="auto" w:frame="1"/>
                </w:rPr>
                <w:t>Conditions</w:t>
              </w:r>
            </w:hyperlink>
            <w:r>
              <w:rPr>
                <w:rStyle w:val="apple-converted-space"/>
              </w:rPr>
              <w:t> </w:t>
            </w:r>
            <w:r>
              <w:t>for what the format of the condition in the bincond can be</w:t>
            </w:r>
          </w:p>
        </w:tc>
      </w:tr>
    </w:tbl>
    <w:p w:rsidR="0016535C" w:rsidRDefault="0016535C" w:rsidP="0086657E"/>
    <w:p w:rsidR="003671B9" w:rsidRPr="00836D04" w:rsidRDefault="003671B9" w:rsidP="003671B9">
      <w:pPr>
        <w:rPr>
          <w:i/>
          <w:color w:val="00B0F0"/>
        </w:rPr>
      </w:pPr>
    </w:p>
    <w:p w:rsidR="003671B9" w:rsidRDefault="003671B9" w:rsidP="003671B9">
      <w:pPr>
        <w:pStyle w:val="Heading3"/>
      </w:pPr>
      <w:bookmarkStart w:id="21" w:name="_Toc481554640"/>
      <w:r>
        <w:t>Example 1</w:t>
      </w:r>
      <w:bookmarkEnd w:id="21"/>
    </w:p>
    <w:p w:rsidR="00454FA7" w:rsidRDefault="00454FA7" w:rsidP="00454FA7">
      <w:pPr>
        <w:spacing w:before="0" w:after="0"/>
      </w:pPr>
    </w:p>
    <w:p w:rsidR="00454FA7" w:rsidRDefault="00454FA7" w:rsidP="00454FA7">
      <w:pPr>
        <w:spacing w:before="0" w:after="0"/>
      </w:pPr>
      <w:r>
        <w:t>I have the following data with schema (t0: chararray,t1: int,t2: int)</w:t>
      </w:r>
    </w:p>
    <w:p w:rsidR="00454FA7" w:rsidRDefault="00454FA7" w:rsidP="00454FA7">
      <w:pPr>
        <w:spacing w:before="0" w:after="0"/>
      </w:pPr>
      <w:r>
        <w:t>(B,4,2)</w:t>
      </w:r>
    </w:p>
    <w:p w:rsidR="00454FA7" w:rsidRDefault="00454FA7" w:rsidP="00454FA7">
      <w:pPr>
        <w:spacing w:before="0" w:after="0"/>
      </w:pPr>
      <w:r>
        <w:t>(A,2,3)</w:t>
      </w:r>
    </w:p>
    <w:p w:rsidR="00454FA7" w:rsidRDefault="00454FA7" w:rsidP="00454FA7">
      <w:pPr>
        <w:spacing w:before="0" w:after="0"/>
      </w:pPr>
      <w:r>
        <w:t>(A,3,2)</w:t>
      </w:r>
    </w:p>
    <w:p w:rsidR="00454FA7" w:rsidRDefault="00454FA7" w:rsidP="00454FA7">
      <w:pPr>
        <w:spacing w:before="0" w:after="0"/>
      </w:pPr>
      <w:r>
        <w:t>(B,2,2)</w:t>
      </w:r>
    </w:p>
    <w:p w:rsidR="00454FA7" w:rsidRDefault="00454FA7" w:rsidP="00454FA7">
      <w:pPr>
        <w:spacing w:before="0" w:after="0"/>
      </w:pPr>
      <w:r>
        <w:t>(A,1,2)</w:t>
      </w:r>
    </w:p>
    <w:p w:rsidR="00454FA7" w:rsidRDefault="00454FA7" w:rsidP="00454FA7">
      <w:pPr>
        <w:spacing w:before="0" w:after="0"/>
      </w:pPr>
      <w:r>
        <w:t>(B,1,2)</w:t>
      </w:r>
    </w:p>
    <w:p w:rsidR="00454FA7" w:rsidRDefault="00454FA7" w:rsidP="00454FA7">
      <w:pPr>
        <w:spacing w:before="0" w:after="0"/>
      </w:pPr>
    </w:p>
    <w:p w:rsidR="00454FA7" w:rsidRDefault="00454FA7" w:rsidP="00454FA7">
      <w:pPr>
        <w:spacing w:before="0" w:after="0"/>
      </w:pPr>
      <w:r>
        <w:t>I'd like to generate the following results (group by t0, and ordered by t1)</w:t>
      </w:r>
    </w:p>
    <w:p w:rsidR="00454FA7" w:rsidRDefault="00454FA7" w:rsidP="00454FA7">
      <w:pPr>
        <w:spacing w:before="0" w:after="0"/>
      </w:pPr>
    </w:p>
    <w:p w:rsidR="00454FA7" w:rsidRDefault="00454FA7" w:rsidP="00454FA7">
      <w:pPr>
        <w:spacing w:before="0" w:after="0"/>
      </w:pPr>
      <w:r>
        <w:t>(A, ((1,2),(2,3),(3,2)))</w:t>
      </w:r>
    </w:p>
    <w:p w:rsidR="00454FA7" w:rsidRDefault="00454FA7" w:rsidP="00454FA7">
      <w:pPr>
        <w:spacing w:before="0" w:after="0"/>
      </w:pPr>
      <w:r>
        <w:t>(B, ((1,2),(2,2),(4,2)))</w:t>
      </w:r>
    </w:p>
    <w:p w:rsidR="00454FA7" w:rsidRDefault="00454FA7" w:rsidP="00454FA7">
      <w:pPr>
        <w:spacing w:before="0" w:after="0"/>
      </w:pPr>
    </w:p>
    <w:p w:rsidR="00454FA7" w:rsidRDefault="00454FA7" w:rsidP="00454FA7">
      <w:pPr>
        <w:spacing w:before="0" w:after="0"/>
      </w:pPr>
      <w:r>
        <w:t>Please note I want only tuples in the second component, not bags. Please help.</w:t>
      </w:r>
    </w:p>
    <w:p w:rsidR="00454FA7" w:rsidRDefault="00454FA7" w:rsidP="00454FA7">
      <w:pPr>
        <w:spacing w:before="0" w:after="0"/>
      </w:pPr>
      <w:r>
        <w:t>Solution:</w:t>
      </w:r>
    </w:p>
    <w:p w:rsidR="00454FA7" w:rsidRDefault="00454FA7" w:rsidP="00454FA7">
      <w:pPr>
        <w:spacing w:before="0" w:after="0"/>
      </w:pPr>
    </w:p>
    <w:p w:rsidR="00454FA7" w:rsidRDefault="00454FA7" w:rsidP="00454FA7">
      <w:pPr>
        <w:spacing w:before="0" w:after="0"/>
      </w:pPr>
      <w:r>
        <w:t>-- A: (t0: chararray,t1: int,t2: int)</w:t>
      </w:r>
    </w:p>
    <w:p w:rsidR="00454FA7" w:rsidRDefault="00454FA7" w:rsidP="00454FA7">
      <w:pPr>
        <w:spacing w:before="0" w:after="0"/>
      </w:pPr>
    </w:p>
    <w:p w:rsidR="00454FA7" w:rsidRDefault="00454FA7" w:rsidP="00454FA7">
      <w:pPr>
        <w:spacing w:before="0" w:after="0"/>
      </w:pPr>
      <w:r>
        <w:t>B = GROUP A BY t0 ;</w:t>
      </w:r>
    </w:p>
    <w:p w:rsidR="00454FA7" w:rsidRDefault="00454FA7" w:rsidP="00454FA7">
      <w:pPr>
        <w:spacing w:before="0" w:after="0"/>
      </w:pPr>
      <w:r>
        <w:t>C = FOREACH B {</w:t>
      </w:r>
    </w:p>
    <w:p w:rsidR="00454FA7" w:rsidRDefault="00454FA7" w:rsidP="00454FA7">
      <w:pPr>
        <w:spacing w:before="0" w:after="0"/>
      </w:pPr>
      <w:r>
        <w:t xml:space="preserve">            -- Project out the first column of A.</w:t>
      </w:r>
    </w:p>
    <w:p w:rsidR="00454FA7" w:rsidRDefault="00454FA7" w:rsidP="00454FA7">
      <w:pPr>
        <w:spacing w:before="0" w:after="0"/>
      </w:pPr>
      <w:r>
        <w:t xml:space="preserve">            projected = FOREACH A GENERATE t1, t2 ;</w:t>
      </w:r>
    </w:p>
    <w:p w:rsidR="00454FA7" w:rsidRDefault="00454FA7" w:rsidP="00454FA7">
      <w:pPr>
        <w:spacing w:before="0" w:after="0"/>
      </w:pPr>
      <w:r>
        <w:t xml:space="preserve">            -- Now you can order the projection.</w:t>
      </w:r>
    </w:p>
    <w:p w:rsidR="00454FA7" w:rsidRDefault="00454FA7" w:rsidP="00454FA7">
      <w:pPr>
        <w:spacing w:before="0" w:after="0"/>
      </w:pPr>
      <w:r>
        <w:t xml:space="preserve">            ordered = ORDER projected BY t1 ;</w:t>
      </w:r>
    </w:p>
    <w:p w:rsidR="00454FA7" w:rsidRDefault="00454FA7" w:rsidP="00454FA7">
      <w:pPr>
        <w:spacing w:before="0" w:after="0"/>
      </w:pPr>
      <w:r>
        <w:t xml:space="preserve">    GENERATE group AS t0, ordered AS vals ;</w:t>
      </w:r>
    </w:p>
    <w:p w:rsidR="00454FA7" w:rsidRDefault="00454FA7" w:rsidP="00454FA7">
      <w:pPr>
        <w:spacing w:before="0" w:after="0"/>
      </w:pPr>
      <w:r>
        <w:t>}</w:t>
      </w:r>
    </w:p>
    <w:p w:rsidR="00454FA7" w:rsidRDefault="00454FA7" w:rsidP="00454FA7">
      <w:pPr>
        <w:spacing w:before="0" w:after="0"/>
      </w:pPr>
    </w:p>
    <w:p w:rsidR="00454FA7" w:rsidRDefault="00454FA7" w:rsidP="00454FA7">
      <w:pPr>
        <w:spacing w:before="0" w:after="0"/>
      </w:pPr>
      <w:r>
        <w:t>NOTE/UPDATE: It seems when I answered this question originally I missed the part where the asker asked for output to be in tuple form. Tuples should only be used when you know the exact number and position of the fields in the tuple. Otherwise then your schema will not be defined and it will be very difficult in order to access the fields. This is because the entire tuple will be treated as a bytearray, and so you will manually have to find and cast everything.</w:t>
      </w:r>
    </w:p>
    <w:p w:rsidR="00454FA7" w:rsidRDefault="00454FA7" w:rsidP="00454FA7">
      <w:pPr>
        <w:spacing w:before="0" w:after="0"/>
      </w:pPr>
    </w:p>
    <w:p w:rsidR="00454FA7" w:rsidRDefault="00454FA7" w:rsidP="00454FA7">
      <w:pPr>
        <w:spacing w:before="0" w:after="0"/>
      </w:pPr>
      <w:r>
        <w:t>If you must do it this way you can not do this in pure pig. You'll have to use some sort of UDF to do this. I would recommend Python.</w:t>
      </w:r>
    </w:p>
    <w:p w:rsidR="0086657E" w:rsidRPr="00836D04" w:rsidRDefault="0086657E" w:rsidP="0028226D">
      <w:pPr>
        <w:rPr>
          <w:i/>
          <w:color w:val="00B0F0"/>
        </w:rPr>
      </w:pPr>
    </w:p>
    <w:p w:rsidR="004D32F1" w:rsidRDefault="00B86152" w:rsidP="004D32F1">
      <w:pPr>
        <w:pStyle w:val="Heading3"/>
      </w:pPr>
      <w:bookmarkStart w:id="22" w:name="_Toc481554641"/>
      <w:r>
        <w:t>Write and Execute Pig Script</w:t>
      </w:r>
      <w:bookmarkEnd w:id="22"/>
    </w:p>
    <w:p w:rsidR="00A847D9" w:rsidRDefault="00A847D9" w:rsidP="00A847D9">
      <w:pPr>
        <w:spacing w:before="0" w:after="0"/>
      </w:pPr>
    </w:p>
    <w:p w:rsidR="00A847D9" w:rsidRDefault="00A847D9" w:rsidP="00A847D9">
      <w:pPr>
        <w:spacing w:before="0" w:after="0"/>
      </w:pPr>
      <w:r>
        <w:t>/* myscript.pig</w:t>
      </w:r>
    </w:p>
    <w:p w:rsidR="00A847D9" w:rsidRDefault="00A847D9" w:rsidP="00A847D9">
      <w:pPr>
        <w:spacing w:before="0" w:after="0"/>
      </w:pPr>
      <w:r>
        <w:t>My script is simple.</w:t>
      </w:r>
    </w:p>
    <w:p w:rsidR="00A847D9" w:rsidRDefault="00A847D9" w:rsidP="00A847D9">
      <w:pPr>
        <w:spacing w:before="0" w:after="0"/>
      </w:pPr>
      <w:r>
        <w:t>It includes three Pig Latin statements.</w:t>
      </w:r>
    </w:p>
    <w:p w:rsidR="00A847D9" w:rsidRDefault="00A847D9" w:rsidP="00A847D9">
      <w:pPr>
        <w:spacing w:before="0" w:after="0"/>
      </w:pPr>
      <w:r>
        <w:t>*/</w:t>
      </w:r>
    </w:p>
    <w:p w:rsidR="00A847D9" w:rsidRDefault="00A847D9" w:rsidP="00A847D9">
      <w:pPr>
        <w:spacing w:before="0" w:after="0"/>
      </w:pPr>
      <w:r w:rsidRPr="00836D04">
        <w:rPr>
          <w:i/>
          <w:color w:val="00B0F0"/>
        </w:rPr>
        <w:t>A = LOAD 'student' USING PigStorage() AS (name:chararray, age:int, gpa:float);</w:t>
      </w:r>
      <w:r>
        <w:t xml:space="preserve"> -- loading data</w:t>
      </w:r>
    </w:p>
    <w:p w:rsidR="00A847D9" w:rsidRDefault="00A847D9" w:rsidP="00A847D9">
      <w:pPr>
        <w:spacing w:before="0" w:after="0"/>
      </w:pPr>
      <w:r w:rsidRPr="00836D04">
        <w:rPr>
          <w:i/>
          <w:color w:val="00B0F0"/>
        </w:rPr>
        <w:lastRenderedPageBreak/>
        <w:t>B = FOREACH A GENERATE name;</w:t>
      </w:r>
      <w:r>
        <w:t xml:space="preserve">  -- transforming data</w:t>
      </w:r>
    </w:p>
    <w:p w:rsidR="00A847D9" w:rsidRDefault="00A847D9" w:rsidP="00A847D9">
      <w:pPr>
        <w:spacing w:before="0" w:after="0"/>
      </w:pPr>
      <w:r w:rsidRPr="00836D04">
        <w:rPr>
          <w:i/>
          <w:color w:val="00B0F0"/>
        </w:rPr>
        <w:t>DUMP B;</w:t>
      </w:r>
      <w:r>
        <w:t xml:space="preserve">  -- retrieving results</w:t>
      </w:r>
    </w:p>
    <w:p w:rsidR="00A847D9" w:rsidRDefault="00A847D9" w:rsidP="00A847D9">
      <w:pPr>
        <w:spacing w:before="0" w:after="0"/>
      </w:pPr>
    </w:p>
    <w:p w:rsidR="00A847D9" w:rsidRDefault="00A847D9" w:rsidP="00A847D9">
      <w:pPr>
        <w:spacing w:before="0" w:after="0"/>
      </w:pPr>
      <w:r>
        <w:t>Pig supports running scripts (and Jar files) that are stored in HDFS, Amazon S3, and other distributed file systems. The script's full location URI is required (see REGISTER for information about Jar files). For example, to run a Pig script on HDFS, do the following:</w:t>
      </w:r>
    </w:p>
    <w:p w:rsidR="00A847D9" w:rsidRPr="00836D04" w:rsidRDefault="00A847D9" w:rsidP="00A847D9">
      <w:pPr>
        <w:spacing w:before="0" w:after="0"/>
        <w:rPr>
          <w:i/>
          <w:color w:val="00B0F0"/>
        </w:rPr>
      </w:pPr>
      <w:r w:rsidRPr="00836D04">
        <w:rPr>
          <w:i/>
          <w:color w:val="00B0F0"/>
        </w:rPr>
        <w:t>$ pig hdfs://nn.mydomain.com:9020/myscripts/script.pig</w:t>
      </w:r>
    </w:p>
    <w:p w:rsidR="009B15A8" w:rsidRDefault="009B15A8" w:rsidP="009B15A8">
      <w:pPr>
        <w:pStyle w:val="Heading3"/>
      </w:pPr>
      <w:bookmarkStart w:id="23" w:name="_Toc481554642"/>
      <w:r>
        <w:t>Load Data into Pig Relation</w:t>
      </w:r>
      <w:bookmarkEnd w:id="23"/>
    </w:p>
    <w:p w:rsidR="009B15A8" w:rsidRDefault="009B15A8" w:rsidP="009B15A8">
      <w:pPr>
        <w:spacing w:after="0"/>
      </w:pPr>
      <w:r>
        <w:t>With Schema,</w:t>
      </w:r>
    </w:p>
    <w:p w:rsidR="009B15A8" w:rsidRPr="00836D04" w:rsidRDefault="009B15A8" w:rsidP="009B15A8">
      <w:pPr>
        <w:spacing w:before="0" w:after="0"/>
        <w:rPr>
          <w:i/>
          <w:color w:val="00B0F0"/>
        </w:rPr>
      </w:pPr>
      <w:r w:rsidRPr="00836D04">
        <w:rPr>
          <w:i/>
          <w:color w:val="00B0F0"/>
        </w:rPr>
        <w:t>A = LOAD 'myfile.txt';</w:t>
      </w:r>
    </w:p>
    <w:p w:rsidR="009B15A8" w:rsidRPr="00836D04" w:rsidRDefault="009B15A8" w:rsidP="009B15A8">
      <w:pPr>
        <w:spacing w:before="0" w:after="0"/>
        <w:rPr>
          <w:i/>
          <w:color w:val="00B0F0"/>
        </w:rPr>
      </w:pPr>
      <w:r w:rsidRPr="00836D04">
        <w:rPr>
          <w:i/>
          <w:color w:val="00B0F0"/>
        </w:rPr>
        <w:t>A = LOAD 'myfile.txt' USING PigStorage('\t');</w:t>
      </w:r>
    </w:p>
    <w:p w:rsidR="009B15A8" w:rsidRDefault="009B15A8" w:rsidP="009B15A8">
      <w:pPr>
        <w:spacing w:before="0" w:after="0"/>
      </w:pPr>
    </w:p>
    <w:p w:rsidR="009B15A8" w:rsidRDefault="009B15A8" w:rsidP="009B15A8">
      <w:pPr>
        <w:spacing w:before="0" w:after="0"/>
      </w:pPr>
      <w:r>
        <w:t>Without Schema,</w:t>
      </w:r>
    </w:p>
    <w:p w:rsidR="009B15A8" w:rsidRPr="00836D04" w:rsidRDefault="009B15A8" w:rsidP="009B15A8">
      <w:pPr>
        <w:spacing w:before="0" w:after="0"/>
        <w:rPr>
          <w:i/>
          <w:color w:val="00B0F0"/>
        </w:rPr>
      </w:pPr>
      <w:r w:rsidRPr="00836D04">
        <w:rPr>
          <w:i/>
          <w:color w:val="00B0F0"/>
        </w:rPr>
        <w:t>A = LOAD 'myfile.txt' AS (f1:int, f2:int, f3:int);</w:t>
      </w:r>
    </w:p>
    <w:p w:rsidR="009B15A8" w:rsidRPr="00836D04" w:rsidRDefault="009B15A8" w:rsidP="009B15A8">
      <w:pPr>
        <w:spacing w:before="0" w:after="0"/>
        <w:rPr>
          <w:i/>
          <w:color w:val="00B0F0"/>
        </w:rPr>
      </w:pPr>
      <w:r w:rsidRPr="00836D04">
        <w:rPr>
          <w:i/>
          <w:color w:val="00B0F0"/>
        </w:rPr>
        <w:t>A = LOAD 'myfile.txt' USING PigStorage('\t') AS (f1:int, f2:int, f3:int);</w:t>
      </w:r>
    </w:p>
    <w:p w:rsidR="009B15A8" w:rsidRDefault="009B15A8" w:rsidP="009B15A8">
      <w:pPr>
        <w:spacing w:before="0" w:after="0"/>
      </w:pPr>
    </w:p>
    <w:p w:rsidR="009B15A8" w:rsidRDefault="009B15A8" w:rsidP="009B15A8">
      <w:pPr>
        <w:spacing w:before="0" w:after="0"/>
      </w:pPr>
      <w:r>
        <w:t>From Hive Table,</w:t>
      </w:r>
    </w:p>
    <w:p w:rsidR="009B15A8" w:rsidRDefault="009B15A8" w:rsidP="009B15A8">
      <w:pPr>
        <w:spacing w:before="0" w:after="0"/>
      </w:pPr>
      <w:r>
        <w:t>The HCatLoader and HCatStorer interfaces are used with Pig scripts to read and write data in HCatalog-managed tables. No HCatalog-specific setup is required for these interfaces.</w:t>
      </w:r>
    </w:p>
    <w:p w:rsidR="009B15A8" w:rsidRDefault="009B15A8" w:rsidP="009B15A8">
      <w:pPr>
        <w:spacing w:before="0" w:after="0"/>
      </w:pPr>
      <w:r>
        <w:t>To bring in the appropriate jars for working with HCatalog, simply include the following flag / parameters when running Pig from the shell, Hue, or other applications,</w:t>
      </w:r>
    </w:p>
    <w:p w:rsidR="009B15A8" w:rsidRPr="00836D04" w:rsidRDefault="009B15A8" w:rsidP="009B15A8">
      <w:pPr>
        <w:spacing w:before="0" w:after="0"/>
        <w:rPr>
          <w:i/>
          <w:color w:val="00B0F0"/>
        </w:rPr>
      </w:pPr>
      <w:r w:rsidRPr="00836D04">
        <w:rPr>
          <w:i/>
          <w:color w:val="00B0F0"/>
        </w:rPr>
        <w:t xml:space="preserve">pig </w:t>
      </w:r>
      <w:r w:rsidR="00A6435F" w:rsidRPr="00836D04">
        <w:rPr>
          <w:i/>
          <w:color w:val="00B0F0"/>
        </w:rPr>
        <w:t>–</w:t>
      </w:r>
      <w:r w:rsidRPr="00836D04">
        <w:rPr>
          <w:i/>
          <w:color w:val="00B0F0"/>
        </w:rPr>
        <w:t>useHCatalog</w:t>
      </w:r>
    </w:p>
    <w:p w:rsidR="00A6435F" w:rsidRDefault="00A6435F" w:rsidP="009B15A8">
      <w:pPr>
        <w:spacing w:before="0" w:after="0"/>
      </w:pPr>
    </w:p>
    <w:p w:rsidR="00A6435F" w:rsidRPr="00A6435F" w:rsidRDefault="00A6435F" w:rsidP="00A6435F">
      <w:pPr>
        <w:spacing w:before="0" w:after="0"/>
        <w:rPr>
          <w:b/>
        </w:rPr>
      </w:pPr>
      <w:r w:rsidRPr="00A6435F">
        <w:rPr>
          <w:b/>
        </w:rPr>
        <w:t>HCatLoader</w:t>
      </w:r>
    </w:p>
    <w:p w:rsidR="00A6435F" w:rsidRDefault="00A6435F" w:rsidP="00A6435F">
      <w:pPr>
        <w:spacing w:before="0" w:after="0"/>
      </w:pPr>
      <w:r>
        <w:t>HCatLoader is used with Pig scripts to read data from HCatalog-managed tables. HCatLoader is accessed via a Pig load statemen</w:t>
      </w:r>
    </w:p>
    <w:p w:rsidR="009B15A8" w:rsidRPr="00836D04" w:rsidRDefault="009B15A8" w:rsidP="009B15A8">
      <w:pPr>
        <w:spacing w:before="0" w:after="0"/>
        <w:rPr>
          <w:i/>
          <w:color w:val="00B0F0"/>
        </w:rPr>
      </w:pPr>
      <w:r w:rsidRPr="00836D04">
        <w:rPr>
          <w:i/>
          <w:color w:val="00B0F0"/>
        </w:rPr>
        <w:t>A = LOAD 'tablename' USING org.apache.hive.hcatalog.pig.HCatLoader();</w:t>
      </w:r>
    </w:p>
    <w:p w:rsidR="00A6435F" w:rsidRPr="00A6435F" w:rsidRDefault="00A6435F" w:rsidP="00A6435F">
      <w:pPr>
        <w:spacing w:before="0" w:after="0"/>
        <w:rPr>
          <w:b/>
        </w:rPr>
      </w:pPr>
      <w:r w:rsidRPr="00A6435F">
        <w:rPr>
          <w:b/>
        </w:rPr>
        <w:t>HCatStorer</w:t>
      </w:r>
    </w:p>
    <w:p w:rsidR="00A6435F" w:rsidRDefault="00A6435F" w:rsidP="00A6435F">
      <w:pPr>
        <w:spacing w:before="0" w:after="0"/>
      </w:pPr>
      <w:r>
        <w:t>HCatStorer is used with Pig scripts to write data to HCatalog-managed tables. HCatStorer is accessed via a Pig store statement.</w:t>
      </w:r>
    </w:p>
    <w:p w:rsidR="00A6435F" w:rsidRPr="00836D04" w:rsidRDefault="00A6435F" w:rsidP="00A6435F">
      <w:pPr>
        <w:spacing w:before="0" w:after="0"/>
        <w:rPr>
          <w:i/>
          <w:color w:val="00B0F0"/>
        </w:rPr>
      </w:pPr>
      <w:r w:rsidRPr="00836D04">
        <w:rPr>
          <w:i/>
          <w:color w:val="00B0F0"/>
        </w:rPr>
        <w:t>STORE my_processed_data INTO 'tablename' USING org.apache.hive.hcatalog.pig.HCatStorer();</w:t>
      </w:r>
    </w:p>
    <w:p w:rsidR="00D04CB9" w:rsidRDefault="00D04CB9" w:rsidP="00D04CB9">
      <w:pPr>
        <w:spacing w:before="0" w:after="0"/>
        <w:rPr>
          <w:i/>
          <w:color w:val="00B0F0"/>
        </w:rPr>
      </w:pPr>
    </w:p>
    <w:p w:rsidR="00CF003E" w:rsidRPr="008E0CBA" w:rsidRDefault="00CF003E" w:rsidP="008E0CBA">
      <w:pPr>
        <w:spacing w:before="0" w:after="0"/>
        <w:rPr>
          <w:i/>
          <w:color w:val="00B0F0"/>
        </w:rPr>
      </w:pPr>
    </w:p>
    <w:p w:rsidR="008E0CBA" w:rsidRDefault="008E0CBA" w:rsidP="009B15A8">
      <w:pPr>
        <w:spacing w:before="0" w:after="0"/>
      </w:pPr>
    </w:p>
    <w:p w:rsidR="00002301" w:rsidRDefault="00002301" w:rsidP="00002301">
      <w:pPr>
        <w:pStyle w:val="Heading3"/>
      </w:pPr>
      <w:bookmarkStart w:id="24" w:name="_Toc481554643"/>
      <w:r>
        <w:t>NULL Operator</w:t>
      </w:r>
      <w:bookmarkEnd w:id="24"/>
    </w:p>
    <w:p w:rsidR="00611252" w:rsidRDefault="00611252" w:rsidP="00611252">
      <w:pPr>
        <w:spacing w:before="0" w:after="0"/>
      </w:pPr>
    </w:p>
    <w:p w:rsidR="000457B3" w:rsidRDefault="000457B3" w:rsidP="00611252">
      <w:pPr>
        <w:spacing w:before="0" w:after="0"/>
      </w:pPr>
      <w:r w:rsidRPr="000457B3">
        <w:t>In Pig Latin, nulls are implemented using the SQL definition of null as unknown or non-existent. Nulls can occur naturally in data or can be the result of an operation.Functions like (AVG, MIN, MAX, SUM, COUNT) ignore nulls. In most cases it will be null.</w:t>
      </w:r>
      <w:r w:rsidR="006649D8" w:rsidRPr="003719FF">
        <w:t>Operators like COGROUP, GROUP, JOIN these operators handle nulls differently.</w:t>
      </w:r>
    </w:p>
    <w:p w:rsidR="00611252" w:rsidRDefault="00611252" w:rsidP="00611252">
      <w:pPr>
        <w:spacing w:before="0" w:after="0"/>
      </w:pPr>
    </w:p>
    <w:p w:rsidR="00611252" w:rsidRPr="00DA25B8" w:rsidRDefault="000457B3" w:rsidP="00611252">
      <w:pPr>
        <w:spacing w:before="0" w:after="0"/>
        <w:rPr>
          <w:i/>
          <w:color w:val="00B0F0"/>
        </w:rPr>
      </w:pPr>
      <w:r w:rsidRPr="00DA25B8">
        <w:rPr>
          <w:i/>
          <w:color w:val="00B0F0"/>
        </w:rPr>
        <w:t>X = FILTER A BY f1 is not null;</w:t>
      </w:r>
    </w:p>
    <w:p w:rsidR="003C2922" w:rsidRPr="00DA25B8" w:rsidRDefault="003C2922" w:rsidP="00611252">
      <w:pPr>
        <w:spacing w:before="0" w:after="0"/>
        <w:rPr>
          <w:i/>
          <w:color w:val="00B0F0"/>
        </w:rPr>
      </w:pPr>
      <w:r w:rsidRPr="00DA25B8">
        <w:rPr>
          <w:i/>
          <w:color w:val="00B0F0"/>
        </w:rPr>
        <w:t>X = FILTER A BY f1 is null;</w:t>
      </w:r>
    </w:p>
    <w:p w:rsidR="006649D8" w:rsidRDefault="006649D8" w:rsidP="006649D8">
      <w:pPr>
        <w:spacing w:before="0" w:after="0"/>
      </w:pPr>
    </w:p>
    <w:p w:rsidR="006649D8" w:rsidRPr="00DA25B8" w:rsidRDefault="006649D8" w:rsidP="006649D8">
      <w:pPr>
        <w:spacing w:before="0" w:after="0"/>
        <w:rPr>
          <w:b/>
        </w:rPr>
      </w:pPr>
      <w:r w:rsidRPr="00611252">
        <w:rPr>
          <w:b/>
        </w:rPr>
        <w:t>Nulls and Constants</w:t>
      </w:r>
      <w:r w:rsidR="00611252">
        <w:rPr>
          <w:b/>
        </w:rPr>
        <w:t>:</w:t>
      </w:r>
    </w:p>
    <w:p w:rsidR="006649D8" w:rsidRPr="00611252" w:rsidRDefault="006649D8" w:rsidP="006649D8">
      <w:pPr>
        <w:spacing w:before="0" w:after="0"/>
        <w:rPr>
          <w:i/>
          <w:color w:val="00B0F0"/>
        </w:rPr>
      </w:pPr>
      <w:r w:rsidRPr="00611252">
        <w:rPr>
          <w:i/>
          <w:color w:val="00B0F0"/>
        </w:rPr>
        <w:t>A = LOAD 'data' AS (a, b, c).</w:t>
      </w:r>
    </w:p>
    <w:p w:rsidR="006649D8" w:rsidRPr="00611252" w:rsidRDefault="006649D8" w:rsidP="006649D8">
      <w:pPr>
        <w:spacing w:before="0" w:after="0"/>
        <w:rPr>
          <w:i/>
          <w:color w:val="00B0F0"/>
        </w:rPr>
      </w:pPr>
      <w:r w:rsidRPr="00611252">
        <w:rPr>
          <w:i/>
          <w:color w:val="00B0F0"/>
        </w:rPr>
        <w:lastRenderedPageBreak/>
        <w:t>B = FOREACH A GENERATE a, null;</w:t>
      </w:r>
    </w:p>
    <w:p w:rsidR="006649D8" w:rsidRDefault="006649D8" w:rsidP="006649D8">
      <w:pPr>
        <w:spacing w:before="0" w:after="0"/>
      </w:pPr>
    </w:p>
    <w:p w:rsidR="006649D8" w:rsidRDefault="006649D8" w:rsidP="006649D8">
      <w:pPr>
        <w:spacing w:before="0" w:after="0"/>
      </w:pPr>
      <w:r>
        <w:t>//In this example of an outer join, if the join key is missing from a table it is replaced by null.</w:t>
      </w:r>
    </w:p>
    <w:p w:rsidR="006649D8" w:rsidRPr="00611252" w:rsidRDefault="006649D8" w:rsidP="006649D8">
      <w:pPr>
        <w:spacing w:before="0" w:after="0"/>
        <w:rPr>
          <w:i/>
          <w:color w:val="00B0F0"/>
        </w:rPr>
      </w:pPr>
      <w:r w:rsidRPr="00611252">
        <w:rPr>
          <w:i/>
          <w:color w:val="00B0F0"/>
        </w:rPr>
        <w:t>A = LOAD 'student' AS (name: chararray, age: int, gpa: float);</w:t>
      </w:r>
    </w:p>
    <w:p w:rsidR="006649D8" w:rsidRPr="00611252" w:rsidRDefault="006649D8" w:rsidP="006649D8">
      <w:pPr>
        <w:spacing w:before="0" w:after="0"/>
        <w:rPr>
          <w:i/>
          <w:color w:val="00B0F0"/>
        </w:rPr>
      </w:pPr>
      <w:r w:rsidRPr="00611252">
        <w:rPr>
          <w:i/>
          <w:color w:val="00B0F0"/>
        </w:rPr>
        <w:t>B = LOAD 'votertab10k' AS (name: chararray, age: int, registration: chararray, donation: float);</w:t>
      </w:r>
    </w:p>
    <w:p w:rsidR="006649D8" w:rsidRPr="00611252" w:rsidRDefault="006649D8" w:rsidP="006649D8">
      <w:pPr>
        <w:spacing w:before="0" w:after="0"/>
        <w:rPr>
          <w:i/>
          <w:color w:val="00B0F0"/>
        </w:rPr>
      </w:pPr>
      <w:r w:rsidRPr="00611252">
        <w:rPr>
          <w:i/>
          <w:color w:val="00B0F0"/>
        </w:rPr>
        <w:t>C = COGROUP A BY name, B BY name;</w:t>
      </w:r>
    </w:p>
    <w:p w:rsidR="006649D8" w:rsidRPr="00611252" w:rsidRDefault="006649D8" w:rsidP="006649D8">
      <w:pPr>
        <w:spacing w:before="0" w:after="0"/>
        <w:rPr>
          <w:i/>
          <w:color w:val="00B0F0"/>
        </w:rPr>
      </w:pPr>
      <w:r w:rsidRPr="00611252">
        <w:rPr>
          <w:i/>
          <w:color w:val="00B0F0"/>
        </w:rPr>
        <w:t>D = FOREACH C GENERATE FLATTEN((IsEmpty(A) ? null : A)), FLATTEN((IsEmpty(B) ? null : B));</w:t>
      </w:r>
    </w:p>
    <w:p w:rsidR="006649D8" w:rsidRDefault="006649D8" w:rsidP="006649D8">
      <w:pPr>
        <w:spacing w:before="0" w:after="0"/>
      </w:pPr>
    </w:p>
    <w:p w:rsidR="006649D8" w:rsidRDefault="006649D8" w:rsidP="006649D8">
      <w:pPr>
        <w:spacing w:before="0" w:after="0"/>
      </w:pPr>
      <w:r>
        <w:t>//In this example both a and null will be implicitly cast to double.</w:t>
      </w:r>
    </w:p>
    <w:p w:rsidR="006649D8" w:rsidRPr="00611252" w:rsidRDefault="006649D8" w:rsidP="006649D8">
      <w:pPr>
        <w:spacing w:before="0" w:after="0"/>
        <w:rPr>
          <w:i/>
          <w:color w:val="00B0F0"/>
        </w:rPr>
      </w:pPr>
      <w:r w:rsidRPr="00611252">
        <w:rPr>
          <w:i/>
          <w:color w:val="00B0F0"/>
        </w:rPr>
        <w:t>A = LOAD 'data' AS (a, b, c).</w:t>
      </w:r>
    </w:p>
    <w:p w:rsidR="006649D8" w:rsidRPr="00611252" w:rsidRDefault="006649D8" w:rsidP="006649D8">
      <w:pPr>
        <w:spacing w:before="0" w:after="0"/>
        <w:rPr>
          <w:i/>
          <w:color w:val="00B0F0"/>
        </w:rPr>
      </w:pPr>
      <w:r w:rsidRPr="00611252">
        <w:rPr>
          <w:i/>
          <w:color w:val="00B0F0"/>
        </w:rPr>
        <w:t>B = FOREACH A GENERATE a + (int)null;</w:t>
      </w:r>
    </w:p>
    <w:p w:rsidR="006649D8" w:rsidRDefault="006649D8" w:rsidP="006649D8">
      <w:pPr>
        <w:spacing w:before="0" w:after="0"/>
      </w:pPr>
    </w:p>
    <w:p w:rsidR="006649D8" w:rsidRDefault="006649D8" w:rsidP="006649D8">
      <w:pPr>
        <w:spacing w:before="0" w:after="0"/>
      </w:pPr>
      <w:r>
        <w:t>//In this example  both a and null will be cast to int, a implicitly, and null explicitly.</w:t>
      </w:r>
    </w:p>
    <w:p w:rsidR="006649D8" w:rsidRPr="00611252" w:rsidRDefault="006649D8" w:rsidP="006649D8">
      <w:pPr>
        <w:spacing w:before="0" w:after="0"/>
        <w:rPr>
          <w:i/>
          <w:color w:val="00B0F0"/>
        </w:rPr>
      </w:pPr>
      <w:r w:rsidRPr="00611252">
        <w:rPr>
          <w:i/>
          <w:color w:val="00B0F0"/>
        </w:rPr>
        <w:t>A = LOAD 'data' AS (a, b, c).</w:t>
      </w:r>
    </w:p>
    <w:p w:rsidR="006649D8" w:rsidRPr="00611252" w:rsidRDefault="006649D8" w:rsidP="006649D8">
      <w:pPr>
        <w:spacing w:before="0" w:after="0"/>
        <w:rPr>
          <w:i/>
          <w:color w:val="00B0F0"/>
        </w:rPr>
      </w:pPr>
      <w:r w:rsidRPr="00611252">
        <w:rPr>
          <w:i/>
          <w:color w:val="00B0F0"/>
        </w:rPr>
        <w:t>B = FOREACH A GENERATE a + (int)null;</w:t>
      </w:r>
    </w:p>
    <w:p w:rsidR="006649D8" w:rsidRDefault="006649D8" w:rsidP="006649D8">
      <w:pPr>
        <w:spacing w:before="0" w:after="0"/>
      </w:pPr>
    </w:p>
    <w:p w:rsidR="006649D8" w:rsidRDefault="006649D8" w:rsidP="006649D8">
      <w:pPr>
        <w:spacing w:before="0" w:after="0"/>
      </w:pPr>
    </w:p>
    <w:p w:rsidR="006649D8" w:rsidRPr="00611252" w:rsidRDefault="006649D8" w:rsidP="006649D8">
      <w:pPr>
        <w:spacing w:before="0" w:after="0"/>
        <w:rPr>
          <w:b/>
        </w:rPr>
      </w:pPr>
      <w:r w:rsidRPr="00611252">
        <w:rPr>
          <w:b/>
        </w:rPr>
        <w:t>Nulls and GROUP/COGROUP Operators</w:t>
      </w:r>
      <w:r w:rsidR="00611252">
        <w:rPr>
          <w:b/>
        </w:rPr>
        <w:t>:</w:t>
      </w:r>
    </w:p>
    <w:p w:rsidR="006649D8" w:rsidRDefault="006649D8" w:rsidP="006649D8">
      <w:pPr>
        <w:spacing w:before="0" w:after="0"/>
      </w:pPr>
    </w:p>
    <w:p w:rsidR="006649D8" w:rsidRDefault="006649D8" w:rsidP="006649D8">
      <w:pPr>
        <w:spacing w:before="0" w:after="0"/>
      </w:pPr>
      <w:r>
        <w:t>When using the GROUP operator with a single relation, records with a null group key are grouped together.</w:t>
      </w:r>
    </w:p>
    <w:p w:rsidR="006649D8" w:rsidRDefault="006649D8" w:rsidP="006649D8">
      <w:pPr>
        <w:spacing w:before="0" w:after="0"/>
      </w:pPr>
    </w:p>
    <w:p w:rsidR="006649D8" w:rsidRPr="00611252" w:rsidRDefault="006649D8" w:rsidP="006649D8">
      <w:pPr>
        <w:spacing w:before="0" w:after="0"/>
        <w:rPr>
          <w:i/>
          <w:color w:val="00B0F0"/>
        </w:rPr>
      </w:pPr>
      <w:r w:rsidRPr="00611252">
        <w:rPr>
          <w:i/>
          <w:color w:val="00B0F0"/>
        </w:rPr>
        <w:t>A = load 'student' as (name:chararray, age:int, gpa:float);</w:t>
      </w:r>
    </w:p>
    <w:p w:rsidR="006649D8" w:rsidRPr="00611252" w:rsidRDefault="006649D8" w:rsidP="006649D8">
      <w:pPr>
        <w:spacing w:before="0" w:after="0"/>
        <w:rPr>
          <w:i/>
          <w:color w:val="00B0F0"/>
        </w:rPr>
      </w:pPr>
      <w:r w:rsidRPr="00611252">
        <w:rPr>
          <w:i/>
          <w:color w:val="00B0F0"/>
        </w:rPr>
        <w:t>dump A;</w:t>
      </w:r>
    </w:p>
    <w:p w:rsidR="006649D8" w:rsidRDefault="006649D8" w:rsidP="006649D8">
      <w:pPr>
        <w:spacing w:before="0" w:after="0"/>
      </w:pPr>
      <w:r>
        <w:t>(joe,18,2.5)</w:t>
      </w:r>
    </w:p>
    <w:p w:rsidR="006649D8" w:rsidRDefault="006649D8" w:rsidP="006649D8">
      <w:pPr>
        <w:spacing w:before="0" w:after="0"/>
      </w:pPr>
      <w:r>
        <w:t>(sam,,3.0)</w:t>
      </w:r>
    </w:p>
    <w:p w:rsidR="006649D8" w:rsidRDefault="006649D8" w:rsidP="006649D8">
      <w:pPr>
        <w:spacing w:before="0" w:after="0"/>
      </w:pPr>
      <w:r>
        <w:t>(bob,,3.5)</w:t>
      </w:r>
    </w:p>
    <w:p w:rsidR="006649D8" w:rsidRDefault="006649D8" w:rsidP="006649D8">
      <w:pPr>
        <w:spacing w:before="0" w:after="0"/>
      </w:pPr>
    </w:p>
    <w:p w:rsidR="006649D8" w:rsidRPr="00611252" w:rsidRDefault="006649D8" w:rsidP="006649D8">
      <w:pPr>
        <w:spacing w:before="0" w:after="0"/>
        <w:rPr>
          <w:i/>
          <w:color w:val="00B0F0"/>
        </w:rPr>
      </w:pPr>
      <w:r w:rsidRPr="00611252">
        <w:rPr>
          <w:i/>
          <w:color w:val="00B0F0"/>
        </w:rPr>
        <w:t>X = group A by age;</w:t>
      </w:r>
    </w:p>
    <w:p w:rsidR="006649D8" w:rsidRPr="00611252" w:rsidRDefault="006649D8" w:rsidP="006649D8">
      <w:pPr>
        <w:spacing w:before="0" w:after="0"/>
        <w:rPr>
          <w:i/>
          <w:color w:val="00B0F0"/>
        </w:rPr>
      </w:pPr>
      <w:r w:rsidRPr="00611252">
        <w:rPr>
          <w:i/>
          <w:color w:val="00B0F0"/>
        </w:rPr>
        <w:t>dump X;</w:t>
      </w:r>
    </w:p>
    <w:p w:rsidR="006649D8" w:rsidRDefault="006649D8" w:rsidP="006649D8">
      <w:pPr>
        <w:spacing w:before="0" w:after="0"/>
      </w:pPr>
      <w:r>
        <w:t>(18,{(joe,18,2.5)})</w:t>
      </w:r>
    </w:p>
    <w:p w:rsidR="006649D8" w:rsidRDefault="006649D8" w:rsidP="006649D8">
      <w:pPr>
        <w:spacing w:before="0" w:after="0"/>
      </w:pPr>
      <w:r>
        <w:t>(,{(sam,,3.0),(bob,,3.5)})</w:t>
      </w:r>
    </w:p>
    <w:p w:rsidR="006649D8" w:rsidRDefault="006649D8" w:rsidP="006649D8">
      <w:pPr>
        <w:spacing w:before="0" w:after="0"/>
      </w:pPr>
    </w:p>
    <w:p w:rsidR="006649D8" w:rsidRDefault="006649D8" w:rsidP="006649D8">
      <w:pPr>
        <w:spacing w:before="0" w:after="0"/>
      </w:pPr>
    </w:p>
    <w:p w:rsidR="006649D8" w:rsidRDefault="006649D8" w:rsidP="006649D8">
      <w:pPr>
        <w:spacing w:before="0" w:after="0"/>
      </w:pPr>
      <w:r>
        <w:t xml:space="preserve">When using the GROUP (COGROUP) operator with multiple relations, records with a null group key from different relations are considered different and are grouped separately. In the example below note that there are two tuples in the output corresponding to the null group key: one that contains tuples from relation A </w:t>
      </w:r>
    </w:p>
    <w:p w:rsidR="006649D8" w:rsidRDefault="006649D8" w:rsidP="006649D8">
      <w:pPr>
        <w:spacing w:before="0" w:after="0"/>
      </w:pPr>
      <w:r>
        <w:t>(but not relation B) and one that contains tuples from relation B (but not relation A).</w:t>
      </w:r>
    </w:p>
    <w:p w:rsidR="006649D8" w:rsidRDefault="006649D8" w:rsidP="006649D8">
      <w:pPr>
        <w:spacing w:before="0" w:after="0"/>
      </w:pPr>
    </w:p>
    <w:p w:rsidR="006649D8" w:rsidRPr="00611252" w:rsidRDefault="006649D8" w:rsidP="006649D8">
      <w:pPr>
        <w:spacing w:before="0" w:after="0"/>
        <w:rPr>
          <w:i/>
          <w:color w:val="00B0F0"/>
        </w:rPr>
      </w:pPr>
      <w:r w:rsidRPr="00611252">
        <w:rPr>
          <w:i/>
          <w:color w:val="00B0F0"/>
        </w:rPr>
        <w:t>A = load 'student' as (name:chararray, age:int, gpa:float);</w:t>
      </w:r>
    </w:p>
    <w:p w:rsidR="006649D8" w:rsidRPr="00611252" w:rsidRDefault="006649D8" w:rsidP="006649D8">
      <w:pPr>
        <w:spacing w:before="0" w:after="0"/>
        <w:rPr>
          <w:i/>
          <w:color w:val="00B0F0"/>
        </w:rPr>
      </w:pPr>
      <w:r w:rsidRPr="00611252">
        <w:rPr>
          <w:i/>
          <w:color w:val="00B0F0"/>
        </w:rPr>
        <w:t>B = load 'student' as (name:chararray, age:int, gpa:float);</w:t>
      </w:r>
    </w:p>
    <w:p w:rsidR="006649D8" w:rsidRDefault="006649D8" w:rsidP="006649D8">
      <w:pPr>
        <w:spacing w:before="0" w:after="0"/>
      </w:pPr>
      <w:r>
        <w:t>dump B;</w:t>
      </w:r>
    </w:p>
    <w:p w:rsidR="006649D8" w:rsidRDefault="006649D8" w:rsidP="006649D8">
      <w:pPr>
        <w:spacing w:before="0" w:after="0"/>
      </w:pPr>
      <w:r>
        <w:t>(joe,18,2.5)</w:t>
      </w:r>
    </w:p>
    <w:p w:rsidR="006649D8" w:rsidRDefault="006649D8" w:rsidP="006649D8">
      <w:pPr>
        <w:spacing w:before="0" w:after="0"/>
      </w:pPr>
      <w:r>
        <w:t>(sam,,3.0)</w:t>
      </w:r>
    </w:p>
    <w:p w:rsidR="006649D8" w:rsidRDefault="006649D8" w:rsidP="006649D8">
      <w:pPr>
        <w:spacing w:before="0" w:after="0"/>
      </w:pPr>
      <w:r>
        <w:t>(bob,,3.5)</w:t>
      </w:r>
    </w:p>
    <w:p w:rsidR="006649D8" w:rsidRPr="00611252" w:rsidRDefault="006649D8" w:rsidP="006649D8">
      <w:pPr>
        <w:spacing w:before="0" w:after="0"/>
        <w:rPr>
          <w:i/>
          <w:color w:val="00B0F0"/>
        </w:rPr>
      </w:pPr>
    </w:p>
    <w:p w:rsidR="006649D8" w:rsidRPr="00611252" w:rsidRDefault="006649D8" w:rsidP="006649D8">
      <w:pPr>
        <w:spacing w:before="0" w:after="0"/>
        <w:rPr>
          <w:i/>
          <w:color w:val="00B0F0"/>
        </w:rPr>
      </w:pPr>
      <w:r w:rsidRPr="00611252">
        <w:rPr>
          <w:i/>
          <w:color w:val="00B0F0"/>
        </w:rPr>
        <w:t>X = cogroup A by age, B by age;</w:t>
      </w:r>
    </w:p>
    <w:p w:rsidR="006649D8" w:rsidRPr="00611252" w:rsidRDefault="006649D8" w:rsidP="006649D8">
      <w:pPr>
        <w:spacing w:before="0" w:after="0"/>
        <w:rPr>
          <w:i/>
          <w:color w:val="00B0F0"/>
        </w:rPr>
      </w:pPr>
      <w:r w:rsidRPr="00611252">
        <w:rPr>
          <w:i/>
          <w:color w:val="00B0F0"/>
        </w:rPr>
        <w:t>dump X;</w:t>
      </w:r>
    </w:p>
    <w:p w:rsidR="006649D8" w:rsidRDefault="006649D8" w:rsidP="006649D8">
      <w:pPr>
        <w:spacing w:before="0" w:after="0"/>
      </w:pPr>
      <w:r>
        <w:t>(18,{(joe,18,2.5)},{(joe,18,2.5)})</w:t>
      </w:r>
    </w:p>
    <w:p w:rsidR="006649D8" w:rsidRDefault="006649D8" w:rsidP="006649D8">
      <w:pPr>
        <w:spacing w:before="0" w:after="0"/>
      </w:pPr>
      <w:r>
        <w:t>(,{(sam,,3.0),(bob,,3.5)},{})</w:t>
      </w:r>
    </w:p>
    <w:p w:rsidR="006649D8" w:rsidRDefault="006649D8" w:rsidP="006649D8">
      <w:pPr>
        <w:spacing w:before="0" w:after="0"/>
      </w:pPr>
      <w:r>
        <w:lastRenderedPageBreak/>
        <w:t>(,{},{(sam,,3.0),(bob,,3.5)})</w:t>
      </w:r>
    </w:p>
    <w:p w:rsidR="006649D8" w:rsidRDefault="006649D8" w:rsidP="006649D8">
      <w:pPr>
        <w:spacing w:before="0" w:after="0"/>
      </w:pPr>
    </w:p>
    <w:p w:rsidR="006649D8" w:rsidRPr="00611252" w:rsidRDefault="006649D8" w:rsidP="006649D8">
      <w:pPr>
        <w:spacing w:before="0" w:after="0"/>
        <w:rPr>
          <w:b/>
        </w:rPr>
      </w:pPr>
      <w:r w:rsidRPr="00611252">
        <w:rPr>
          <w:b/>
        </w:rPr>
        <w:t>Nulls and JOIN Operator</w:t>
      </w:r>
      <w:r w:rsidR="00611252">
        <w:rPr>
          <w:b/>
        </w:rPr>
        <w:t>:</w:t>
      </w:r>
    </w:p>
    <w:p w:rsidR="006649D8" w:rsidRDefault="006649D8" w:rsidP="006649D8">
      <w:pPr>
        <w:spacing w:before="0" w:after="0"/>
      </w:pPr>
      <w:r>
        <w:t>The JOIN operator - when performing inner joins - adheres to the SQL standard and disregards (filters out) null values. (See also Drop Nulls Before a Join.)</w:t>
      </w:r>
    </w:p>
    <w:p w:rsidR="006649D8" w:rsidRDefault="006649D8" w:rsidP="006649D8">
      <w:pPr>
        <w:spacing w:before="0" w:after="0"/>
      </w:pPr>
    </w:p>
    <w:p w:rsidR="006649D8" w:rsidRPr="00DA25B8" w:rsidRDefault="006649D8" w:rsidP="006649D8">
      <w:pPr>
        <w:spacing w:before="0" w:after="0"/>
        <w:rPr>
          <w:i/>
          <w:color w:val="00B0F0"/>
        </w:rPr>
      </w:pPr>
      <w:r w:rsidRPr="00DA25B8">
        <w:rPr>
          <w:i/>
          <w:color w:val="00B0F0"/>
        </w:rPr>
        <w:t>A = load 'student' as (name:chararray, age:int, gpa:float);</w:t>
      </w:r>
    </w:p>
    <w:p w:rsidR="006649D8" w:rsidRPr="00DA25B8" w:rsidRDefault="006649D8" w:rsidP="006649D8">
      <w:pPr>
        <w:spacing w:before="0" w:after="0"/>
        <w:rPr>
          <w:i/>
          <w:color w:val="00B0F0"/>
        </w:rPr>
      </w:pPr>
      <w:r w:rsidRPr="00DA25B8">
        <w:rPr>
          <w:i/>
          <w:color w:val="00B0F0"/>
        </w:rPr>
        <w:t>B = load 'student' as (name:chararray, age:int, gpa:float);</w:t>
      </w:r>
    </w:p>
    <w:p w:rsidR="006649D8" w:rsidRPr="00DA25B8" w:rsidRDefault="006649D8" w:rsidP="006649D8">
      <w:pPr>
        <w:spacing w:before="0" w:after="0"/>
        <w:rPr>
          <w:i/>
          <w:color w:val="00B0F0"/>
        </w:rPr>
      </w:pPr>
      <w:r w:rsidRPr="00DA25B8">
        <w:rPr>
          <w:i/>
          <w:color w:val="00B0F0"/>
        </w:rPr>
        <w:t>dump B;</w:t>
      </w:r>
    </w:p>
    <w:p w:rsidR="006649D8" w:rsidRDefault="006649D8" w:rsidP="006649D8">
      <w:pPr>
        <w:spacing w:before="0" w:after="0"/>
      </w:pPr>
      <w:r>
        <w:t>(joe,18,2.5)</w:t>
      </w:r>
    </w:p>
    <w:p w:rsidR="006649D8" w:rsidRDefault="006649D8" w:rsidP="006649D8">
      <w:pPr>
        <w:spacing w:before="0" w:after="0"/>
      </w:pPr>
      <w:r>
        <w:t>(sam,,3.0)</w:t>
      </w:r>
    </w:p>
    <w:p w:rsidR="006649D8" w:rsidRDefault="006649D8" w:rsidP="006649D8">
      <w:pPr>
        <w:spacing w:before="0" w:after="0"/>
      </w:pPr>
      <w:r>
        <w:t>(bob,,3.5)</w:t>
      </w:r>
    </w:p>
    <w:p w:rsidR="006649D8" w:rsidRDefault="006649D8" w:rsidP="006649D8">
      <w:pPr>
        <w:spacing w:before="0" w:after="0"/>
      </w:pPr>
    </w:p>
    <w:p w:rsidR="006649D8" w:rsidRPr="00DA25B8" w:rsidRDefault="006649D8" w:rsidP="006649D8">
      <w:pPr>
        <w:spacing w:before="0" w:after="0"/>
        <w:rPr>
          <w:i/>
          <w:color w:val="00B0F0"/>
        </w:rPr>
      </w:pPr>
      <w:r w:rsidRPr="00DA25B8">
        <w:rPr>
          <w:i/>
          <w:color w:val="00B0F0"/>
        </w:rPr>
        <w:t>X = join A by age, B by age;</w:t>
      </w:r>
    </w:p>
    <w:p w:rsidR="006649D8" w:rsidRPr="00436010" w:rsidRDefault="006649D8" w:rsidP="006649D8">
      <w:pPr>
        <w:spacing w:before="0" w:after="0"/>
        <w:rPr>
          <w:i/>
          <w:color w:val="00B0F0"/>
        </w:rPr>
      </w:pPr>
      <w:r w:rsidRPr="00436010">
        <w:rPr>
          <w:i/>
          <w:color w:val="00B0F0"/>
        </w:rPr>
        <w:t>dump X;</w:t>
      </w:r>
    </w:p>
    <w:p w:rsidR="006649D8" w:rsidRPr="00901439" w:rsidRDefault="006649D8" w:rsidP="006649D8">
      <w:pPr>
        <w:spacing w:before="0" w:after="0"/>
      </w:pPr>
      <w:r>
        <w:t>(joe,18,2.5,joe,18,2.5)</w:t>
      </w:r>
    </w:p>
    <w:p w:rsidR="00F62A46" w:rsidRPr="00901439" w:rsidRDefault="00F62A46" w:rsidP="00F62A46"/>
    <w:p w:rsidR="00F62A46" w:rsidRDefault="00862194" w:rsidP="00F62A46">
      <w:pPr>
        <w:pStyle w:val="Heading3"/>
      </w:pPr>
      <w:bookmarkStart w:id="25" w:name="_Toc481554644"/>
      <w:r>
        <w:t>Sort the Output</w:t>
      </w:r>
      <w:bookmarkEnd w:id="25"/>
    </w:p>
    <w:p w:rsidR="00734CD7" w:rsidRDefault="00734CD7" w:rsidP="00665492">
      <w:r w:rsidRPr="00734CD7">
        <w:t>alias = ORDER alias BY { * [ASC|DESC] | field_alias [ASC|DESC] [, field_alias [ASC|DESC] …] } [PARALLEL n];</w:t>
      </w:r>
    </w:p>
    <w:p w:rsidR="00E64B57" w:rsidRDefault="00E64B57" w:rsidP="00665492">
      <w:r w:rsidRPr="00E64B57">
        <w:t>* -&gt; The designator for a tuple.</w:t>
      </w:r>
    </w:p>
    <w:p w:rsidR="00734CD7" w:rsidRDefault="00734CD7" w:rsidP="00665492"/>
    <w:p w:rsidR="00665492" w:rsidRDefault="00665492" w:rsidP="00665492">
      <w:r w:rsidRPr="00665492">
        <w:t>Pig currently supports ordering on fields with simple types or by tuple designator (*). You cannot order on fields with complex types or by expressions.</w:t>
      </w:r>
    </w:p>
    <w:p w:rsidR="00734CD7" w:rsidRPr="00436010" w:rsidRDefault="00734CD7" w:rsidP="00734CD7">
      <w:pPr>
        <w:spacing w:before="0" w:after="0"/>
        <w:rPr>
          <w:i/>
          <w:color w:val="00B0F0"/>
        </w:rPr>
      </w:pPr>
      <w:r w:rsidRPr="00436010">
        <w:rPr>
          <w:i/>
          <w:color w:val="00B0F0"/>
        </w:rPr>
        <w:t xml:space="preserve">A = LOAD 'mydata' AS (x: int, y: map[]);     </w:t>
      </w:r>
    </w:p>
    <w:p w:rsidR="00734CD7" w:rsidRDefault="00734CD7" w:rsidP="00734CD7">
      <w:pPr>
        <w:spacing w:before="0" w:after="0"/>
      </w:pPr>
      <w:r w:rsidRPr="00436010">
        <w:rPr>
          <w:i/>
          <w:color w:val="00B0F0"/>
        </w:rPr>
        <w:t>B = ORDER A BY x;</w:t>
      </w:r>
      <w:r>
        <w:t xml:space="preserve"> -- this is allowed because x is a simple type</w:t>
      </w:r>
    </w:p>
    <w:p w:rsidR="00734CD7" w:rsidRDefault="00734CD7" w:rsidP="00734CD7">
      <w:pPr>
        <w:spacing w:before="0" w:after="0"/>
      </w:pPr>
      <w:r w:rsidRPr="00436010">
        <w:rPr>
          <w:i/>
          <w:color w:val="00B0F0"/>
        </w:rPr>
        <w:t>B = ORDER A BY y;</w:t>
      </w:r>
      <w:r>
        <w:t xml:space="preserve"> -- this is not allowed because y is a complex type</w:t>
      </w:r>
    </w:p>
    <w:p w:rsidR="00734CD7" w:rsidRPr="00665492" w:rsidRDefault="00734CD7" w:rsidP="00734CD7">
      <w:pPr>
        <w:spacing w:before="0" w:after="0"/>
      </w:pPr>
      <w:r w:rsidRPr="00436010">
        <w:rPr>
          <w:i/>
          <w:color w:val="00B0F0"/>
        </w:rPr>
        <w:t>B = ORDER A BY y#'id';</w:t>
      </w:r>
      <w:r>
        <w:t xml:space="preserve"> -- this is not allowed because y#'id' is an expression</w:t>
      </w:r>
    </w:p>
    <w:p w:rsidR="003D63EA" w:rsidRPr="00901439" w:rsidRDefault="003D63EA" w:rsidP="003D63EA"/>
    <w:p w:rsidR="003D63EA" w:rsidRDefault="003D63EA" w:rsidP="003D63EA">
      <w:pPr>
        <w:pStyle w:val="Heading3"/>
      </w:pPr>
      <w:bookmarkStart w:id="26" w:name="_Toc481554645"/>
      <w:r>
        <w:t>Remove Duplicates</w:t>
      </w:r>
      <w:bookmarkEnd w:id="26"/>
    </w:p>
    <w:p w:rsidR="00BE1FE0" w:rsidRDefault="00BE1FE0" w:rsidP="00BE1FE0">
      <w:pPr>
        <w:spacing w:before="0" w:after="0"/>
      </w:pPr>
    </w:p>
    <w:p w:rsidR="00BE1FE0" w:rsidRDefault="00BE1FE0" w:rsidP="00BE1FE0">
      <w:pPr>
        <w:spacing w:before="0" w:after="0"/>
      </w:pPr>
      <w:r>
        <w:t xml:space="preserve">alias = DISTINCT alias [PARTITION BY partitioner] [PARALLEL n];   </w:t>
      </w:r>
    </w:p>
    <w:p w:rsidR="00BE1FE0" w:rsidRDefault="00BE1FE0" w:rsidP="00BE1FE0">
      <w:pPr>
        <w:spacing w:before="0" w:after="0"/>
      </w:pPr>
    </w:p>
    <w:p w:rsidR="00BE1FE0" w:rsidRDefault="00BE1FE0" w:rsidP="00BE1FE0">
      <w:pPr>
        <w:spacing w:before="0" w:after="0"/>
      </w:pPr>
      <w:r>
        <w:t>Use the DISTINCT operator to remove duplicate tuples in a relation. DISTINCT does not preserve the original order of the contents (to eliminate duplicates, Pig must first sort the data). You cannot use DISTINCT on a subset of fields; to do this, use FOREACH and a nested block to first select the fields and then apply DISTINCT (see Example: Nested Block).</w:t>
      </w:r>
    </w:p>
    <w:p w:rsidR="00BE1FE0" w:rsidRDefault="00BE1FE0" w:rsidP="00BE1FE0">
      <w:pPr>
        <w:spacing w:before="0" w:after="0"/>
      </w:pPr>
    </w:p>
    <w:p w:rsidR="00BE1FE0" w:rsidRPr="00BE1FE0" w:rsidRDefault="00BE1FE0" w:rsidP="00BE1FE0">
      <w:pPr>
        <w:spacing w:before="0" w:after="0"/>
        <w:rPr>
          <w:i/>
          <w:color w:val="00B0F0"/>
        </w:rPr>
      </w:pPr>
      <w:r w:rsidRPr="00BE1FE0">
        <w:rPr>
          <w:i/>
          <w:color w:val="00B0F0"/>
        </w:rPr>
        <w:t>A = LOAD 'data' AS (a1:int,a2:int,a3:int);</w:t>
      </w:r>
    </w:p>
    <w:p w:rsidR="00BE1FE0" w:rsidRPr="00BE1FE0" w:rsidRDefault="00BE1FE0" w:rsidP="00BE1FE0">
      <w:pPr>
        <w:spacing w:before="0" w:after="0"/>
        <w:rPr>
          <w:i/>
          <w:color w:val="00B0F0"/>
        </w:rPr>
      </w:pPr>
      <w:r w:rsidRPr="00BE1FE0">
        <w:rPr>
          <w:i/>
          <w:color w:val="00B0F0"/>
        </w:rPr>
        <w:t>DUMP A;</w:t>
      </w:r>
    </w:p>
    <w:p w:rsidR="00BE1FE0" w:rsidRDefault="00BE1FE0" w:rsidP="00BE1FE0">
      <w:pPr>
        <w:spacing w:before="0" w:after="0"/>
      </w:pPr>
      <w:r>
        <w:t>(8,3,4)</w:t>
      </w:r>
    </w:p>
    <w:p w:rsidR="00BE1FE0" w:rsidRDefault="00BE1FE0" w:rsidP="00BE1FE0">
      <w:pPr>
        <w:spacing w:before="0" w:after="0"/>
      </w:pPr>
      <w:r>
        <w:t xml:space="preserve">(1,2,3)        </w:t>
      </w:r>
    </w:p>
    <w:p w:rsidR="00BE1FE0" w:rsidRDefault="00BE1FE0" w:rsidP="00BE1FE0">
      <w:pPr>
        <w:spacing w:before="0" w:after="0"/>
      </w:pPr>
      <w:r>
        <w:t xml:space="preserve">(4,3,3)        </w:t>
      </w:r>
    </w:p>
    <w:p w:rsidR="00BE1FE0" w:rsidRDefault="00BE1FE0" w:rsidP="00BE1FE0">
      <w:pPr>
        <w:spacing w:before="0" w:after="0"/>
      </w:pPr>
      <w:r>
        <w:lastRenderedPageBreak/>
        <w:t xml:space="preserve">(4,3,3)        </w:t>
      </w:r>
    </w:p>
    <w:p w:rsidR="00BE1FE0" w:rsidRDefault="00BE1FE0" w:rsidP="00BE1FE0">
      <w:pPr>
        <w:spacing w:before="0" w:after="0"/>
      </w:pPr>
      <w:r>
        <w:t xml:space="preserve">(1,2,3) </w:t>
      </w:r>
    </w:p>
    <w:p w:rsidR="00BE1FE0" w:rsidRDefault="00BE1FE0" w:rsidP="00BE1FE0">
      <w:pPr>
        <w:spacing w:before="0" w:after="0"/>
      </w:pPr>
    </w:p>
    <w:p w:rsidR="00BE1FE0" w:rsidRPr="00BE1FE0" w:rsidRDefault="00BE1FE0" w:rsidP="00BE1FE0">
      <w:pPr>
        <w:spacing w:before="0" w:after="0"/>
        <w:rPr>
          <w:i/>
          <w:color w:val="00B0F0"/>
        </w:rPr>
      </w:pPr>
      <w:r w:rsidRPr="00BE1FE0">
        <w:rPr>
          <w:i/>
          <w:color w:val="00B0F0"/>
        </w:rPr>
        <w:t>X = DISTINCT A;</w:t>
      </w:r>
    </w:p>
    <w:p w:rsidR="00BE1FE0" w:rsidRPr="00BE1FE0" w:rsidRDefault="00BE1FE0" w:rsidP="00BE1FE0">
      <w:pPr>
        <w:spacing w:before="0" w:after="0"/>
        <w:rPr>
          <w:i/>
          <w:color w:val="00B0F0"/>
        </w:rPr>
      </w:pPr>
      <w:r w:rsidRPr="00BE1FE0">
        <w:rPr>
          <w:i/>
          <w:color w:val="00B0F0"/>
        </w:rPr>
        <w:t>DUMP X;</w:t>
      </w:r>
    </w:p>
    <w:p w:rsidR="00BE1FE0" w:rsidRDefault="00BE1FE0" w:rsidP="00BE1FE0">
      <w:pPr>
        <w:spacing w:before="0" w:after="0"/>
      </w:pPr>
      <w:r>
        <w:t>(1,2,3)</w:t>
      </w:r>
    </w:p>
    <w:p w:rsidR="00BE1FE0" w:rsidRDefault="00BE1FE0" w:rsidP="00BE1FE0">
      <w:pPr>
        <w:spacing w:before="0" w:after="0"/>
      </w:pPr>
      <w:r>
        <w:t>(4,3,3)</w:t>
      </w:r>
    </w:p>
    <w:p w:rsidR="00BE1FE0" w:rsidRPr="00BE1FE0" w:rsidRDefault="00BE1FE0" w:rsidP="00BE1FE0">
      <w:pPr>
        <w:spacing w:before="0" w:after="0"/>
      </w:pPr>
      <w:r>
        <w:t>(8,3,4)</w:t>
      </w:r>
    </w:p>
    <w:p w:rsidR="00BE1FE0" w:rsidRPr="00901439" w:rsidRDefault="00BE1FE0" w:rsidP="00BE1FE0"/>
    <w:p w:rsidR="00BE1FE0" w:rsidRDefault="00BE1FE0" w:rsidP="00BE1FE0">
      <w:pPr>
        <w:pStyle w:val="Heading3"/>
      </w:pPr>
      <w:bookmarkStart w:id="27" w:name="_Toc481554646"/>
      <w:r>
        <w:t>Number of Reduce Task in MapReduce</w:t>
      </w:r>
      <w:bookmarkEnd w:id="27"/>
    </w:p>
    <w:p w:rsidR="002D4755" w:rsidRDefault="002D4755" w:rsidP="002D4755">
      <w:pPr>
        <w:spacing w:before="0" w:after="0"/>
      </w:pPr>
    </w:p>
    <w:p w:rsidR="002D4755" w:rsidRDefault="002D4755" w:rsidP="002D4755">
      <w:pPr>
        <w:spacing w:before="0" w:after="0"/>
      </w:pPr>
      <w:r>
        <w:t>Use the Parallel Features</w:t>
      </w:r>
    </w:p>
    <w:p w:rsidR="002D4755" w:rsidRDefault="002D4755" w:rsidP="002D4755">
      <w:pPr>
        <w:spacing w:before="0" w:after="0"/>
      </w:pPr>
      <w:r>
        <w:t>You can set the number of reduce tasks for the MapReduce jobs generated by Pig using two parallel features. (The parallel features only affect the number of reduce tasks. Map parallelism is determined by the input file, one map for each HDFS block.)You Set the Number of ReducersUse the set default parallel command to set the number of reducers at the script level.</w:t>
      </w:r>
    </w:p>
    <w:p w:rsidR="002D4755" w:rsidRDefault="002D4755" w:rsidP="002D4755">
      <w:pPr>
        <w:spacing w:before="0" w:after="0"/>
      </w:pPr>
    </w:p>
    <w:p w:rsidR="002D4755" w:rsidRDefault="002D4755" w:rsidP="002D4755">
      <w:pPr>
        <w:spacing w:before="0" w:after="0"/>
      </w:pPr>
      <w:r>
        <w:t>Alternatively, use the PARALLEL clause to set the number of reducers at the operator level. (In a script, the value set via the PARALLEL clause will override any value set via "set default parallel.") You can include the PARALLEL clause with any operator that starts a reduce phase: COGROUP, CROSS, DISTINCT, GROUP, JOIN (inner), JOIN (outer), and ORDER BY.</w:t>
      </w:r>
    </w:p>
    <w:p w:rsidR="002D4755" w:rsidRDefault="002D4755" w:rsidP="002D4755">
      <w:pPr>
        <w:spacing w:before="0" w:after="0"/>
      </w:pPr>
    </w:p>
    <w:p w:rsidR="002D4755" w:rsidRDefault="002D4755" w:rsidP="002D4755">
      <w:pPr>
        <w:spacing w:before="0" w:after="0"/>
      </w:pPr>
      <w:r>
        <w:t>The number of reducers you need for a particular construct in Pig that forms a MapReduce boundary depends entirely on (1) your data and the number of intermediate keys you are generating in your mappers and (2) the partitioner and distribution of map (combiner) output keys. In the best cases we have seen that a reducer processing about 1 GB of data behaves efficiently.</w:t>
      </w:r>
    </w:p>
    <w:p w:rsidR="002D4755" w:rsidRDefault="002D4755" w:rsidP="002D4755">
      <w:pPr>
        <w:spacing w:before="0" w:after="0"/>
      </w:pPr>
    </w:p>
    <w:p w:rsidR="002D4755" w:rsidRDefault="002D4755" w:rsidP="002D4755">
      <w:pPr>
        <w:spacing w:before="0" w:after="0"/>
      </w:pPr>
      <w:r>
        <w:t>Let Pig Set the Number of Reducers</w:t>
      </w:r>
      <w:r w:rsidR="00836D04">
        <w:t xml:space="preserve">, </w:t>
      </w:r>
      <w:r>
        <w:t>If neither "set default parallel" nor the PARALLEL clause are used, Pig sets the number of reducers using a heuristic based on the size of the input data. You can set the values for these properties:</w:t>
      </w:r>
    </w:p>
    <w:p w:rsidR="002D4755" w:rsidRDefault="002D4755" w:rsidP="002D4755">
      <w:pPr>
        <w:spacing w:before="0" w:after="0"/>
      </w:pPr>
    </w:p>
    <w:p w:rsidR="002D4755" w:rsidRDefault="002D4755" w:rsidP="002D4755">
      <w:pPr>
        <w:spacing w:before="0" w:after="0"/>
      </w:pPr>
      <w:r>
        <w:t>pig.exec.reducers.bytes.per.reducer - Defines the number of input bytes per reduce; default value is 1000*1000*1000 (1GB).pig.exec.reducers.max - Defines the upper bound on the number of reducers; default is 999.The formula, shown below, is very simple and will improve over time. The computed value takes all inputs within the script into account and applies the computed value to all the jobs within Pig script.</w:t>
      </w:r>
    </w:p>
    <w:p w:rsidR="002D4755" w:rsidRDefault="002D4755" w:rsidP="002D4755">
      <w:pPr>
        <w:spacing w:before="0" w:after="0"/>
      </w:pPr>
    </w:p>
    <w:p w:rsidR="002D4755" w:rsidRPr="002D4755" w:rsidRDefault="002D4755" w:rsidP="002D4755">
      <w:pPr>
        <w:spacing w:before="0" w:after="0"/>
      </w:pPr>
      <w:r>
        <w:t>#reducers = MIN (pig.exec.reducers.max, total input size (in bytes) / bytes per reducer)</w:t>
      </w:r>
    </w:p>
    <w:p w:rsidR="002D4755" w:rsidRPr="00836D04" w:rsidRDefault="002D4755" w:rsidP="002D4755">
      <w:pPr>
        <w:spacing w:before="0" w:after="0"/>
        <w:rPr>
          <w:i/>
          <w:color w:val="00B0F0"/>
        </w:rPr>
      </w:pPr>
      <w:r w:rsidRPr="00836D04">
        <w:rPr>
          <w:i/>
          <w:color w:val="00B0F0"/>
        </w:rPr>
        <w:t>SET default_parallel 20;</w:t>
      </w:r>
    </w:p>
    <w:p w:rsidR="002D4755" w:rsidRPr="00D84851" w:rsidRDefault="002D4755" w:rsidP="002D4755">
      <w:pPr>
        <w:spacing w:before="0" w:after="0"/>
        <w:rPr>
          <w:i/>
          <w:color w:val="00B0F0"/>
        </w:rPr>
      </w:pPr>
      <w:r w:rsidRPr="00D84851">
        <w:rPr>
          <w:i/>
          <w:color w:val="00B0F0"/>
        </w:rPr>
        <w:t>A = LOAD 'myfile.txt' USING PigStorage() AS (t, u, v);</w:t>
      </w:r>
    </w:p>
    <w:p w:rsidR="002D4755" w:rsidRPr="00D84851" w:rsidRDefault="002D4755" w:rsidP="002D4755">
      <w:pPr>
        <w:spacing w:before="0" w:after="0"/>
        <w:rPr>
          <w:i/>
          <w:color w:val="00B0F0"/>
        </w:rPr>
      </w:pPr>
      <w:r w:rsidRPr="00D84851">
        <w:rPr>
          <w:i/>
          <w:color w:val="00B0F0"/>
        </w:rPr>
        <w:t>B = GROUP A BY t;</w:t>
      </w:r>
    </w:p>
    <w:p w:rsidR="002D4755" w:rsidRPr="00D84851" w:rsidRDefault="002D4755" w:rsidP="002D4755">
      <w:pPr>
        <w:spacing w:before="0" w:after="0"/>
        <w:rPr>
          <w:i/>
          <w:color w:val="00B0F0"/>
        </w:rPr>
      </w:pPr>
      <w:r w:rsidRPr="00D84851">
        <w:rPr>
          <w:i/>
          <w:color w:val="00B0F0"/>
        </w:rPr>
        <w:t>C = FOREACH B GENERATE group, COUNT(A.t) as mycount;</w:t>
      </w:r>
    </w:p>
    <w:p w:rsidR="002D4755" w:rsidRPr="00D84851" w:rsidRDefault="002D4755" w:rsidP="002D4755">
      <w:pPr>
        <w:spacing w:before="0" w:after="0"/>
        <w:rPr>
          <w:i/>
          <w:color w:val="00B0F0"/>
        </w:rPr>
      </w:pPr>
      <w:r w:rsidRPr="00D84851">
        <w:rPr>
          <w:i/>
          <w:color w:val="00B0F0"/>
        </w:rPr>
        <w:t>D = ORDER C BY mycount;</w:t>
      </w:r>
    </w:p>
    <w:p w:rsidR="00D84851" w:rsidRPr="00836D04" w:rsidRDefault="002D4755" w:rsidP="00836D04">
      <w:pPr>
        <w:spacing w:before="0" w:after="0"/>
        <w:rPr>
          <w:i/>
          <w:color w:val="00B0F0"/>
        </w:rPr>
      </w:pPr>
      <w:r w:rsidRPr="00D84851">
        <w:rPr>
          <w:i/>
          <w:color w:val="00B0F0"/>
        </w:rPr>
        <w:t>STORE D INTO 'mysortedcount' USING PigStorage();</w:t>
      </w:r>
    </w:p>
    <w:p w:rsidR="00D84851" w:rsidRDefault="00D84851" w:rsidP="00D84851">
      <w:pPr>
        <w:pStyle w:val="Heading3"/>
      </w:pPr>
      <w:bookmarkStart w:id="28" w:name="_Toc481554647"/>
      <w:r>
        <w:t>Join (inner/outer/replicated)</w:t>
      </w:r>
      <w:bookmarkEnd w:id="28"/>
    </w:p>
    <w:p w:rsidR="00D84851" w:rsidRDefault="00D84851" w:rsidP="00D84851">
      <w:pPr>
        <w:spacing w:before="0" w:after="0"/>
      </w:pPr>
    </w:p>
    <w:p w:rsidR="00D84851" w:rsidRPr="00D84851" w:rsidRDefault="00D84851" w:rsidP="00D84851">
      <w:pPr>
        <w:spacing w:before="0" w:after="0"/>
        <w:rPr>
          <w:b/>
        </w:rPr>
      </w:pPr>
      <w:r w:rsidRPr="00D84851">
        <w:rPr>
          <w:b/>
        </w:rPr>
        <w:t>JOIN (inner)</w:t>
      </w:r>
    </w:p>
    <w:p w:rsidR="00D84851" w:rsidRDefault="00D84851" w:rsidP="00D84851">
      <w:pPr>
        <w:spacing w:before="0" w:after="0"/>
      </w:pPr>
      <w:r>
        <w:lastRenderedPageBreak/>
        <w:t>Performs an inner join of two or more relations based on common field values.</w:t>
      </w:r>
    </w:p>
    <w:p w:rsidR="00D84851" w:rsidRDefault="00D84851" w:rsidP="00D84851">
      <w:pPr>
        <w:spacing w:before="0" w:after="0"/>
      </w:pPr>
    </w:p>
    <w:p w:rsidR="00D84851" w:rsidRDefault="00D84851" w:rsidP="00D84851">
      <w:pPr>
        <w:spacing w:before="0" w:after="0"/>
      </w:pPr>
      <w:r>
        <w:t xml:space="preserve">alias = JOIN alias BY {expression|'('expression [, expression …]')'} (, alias BY {expression|'('expression [, expression …]')'} …) [USING 'replicated' | 'skewed' | 'merge' | 'merge-sparse'] [PARTITION BY partitioner] [PARALLEL n]; </w:t>
      </w:r>
    </w:p>
    <w:p w:rsidR="00D84851" w:rsidRDefault="00D84851" w:rsidP="00D84851">
      <w:pPr>
        <w:spacing w:before="0" w:after="0"/>
      </w:pPr>
    </w:p>
    <w:p w:rsidR="00D84851" w:rsidRDefault="00D84851" w:rsidP="00D84851">
      <w:pPr>
        <w:spacing w:before="0" w:after="0"/>
      </w:pPr>
      <w:r>
        <w:t>Example: X = JOIN A BY fieldA, B BY fieldB, C BY fieldC;</w:t>
      </w:r>
    </w:p>
    <w:p w:rsidR="00D84851" w:rsidRDefault="00D84851" w:rsidP="00D84851">
      <w:pPr>
        <w:spacing w:before="0" w:after="0"/>
      </w:pPr>
    </w:p>
    <w:p w:rsidR="00D84851" w:rsidRDefault="00D84851" w:rsidP="00D84851">
      <w:pPr>
        <w:spacing w:before="0" w:after="0"/>
      </w:pPr>
      <w:r>
        <w:t>Use the JOIN operator to perform an inner, equijoin join of two or more relations based on common field values. Inner joins ignore null keys, so it makes sense to filter them out before the join.</w:t>
      </w:r>
    </w:p>
    <w:p w:rsidR="00D84851" w:rsidRDefault="00D84851" w:rsidP="00D84851">
      <w:pPr>
        <w:spacing w:before="0" w:after="0"/>
      </w:pPr>
    </w:p>
    <w:p w:rsidR="00D84851" w:rsidRDefault="00D84851" w:rsidP="00D84851">
      <w:pPr>
        <w:spacing w:before="0" w:after="0"/>
      </w:pPr>
      <w:r>
        <w:t>Note the following about the GROUP/COGROUP and JOIN operators: The GROUP and JOIN operators perform similar functions. GROUP creates a nested set of output tuples while JOIN creates a flat set of output tuples.</w:t>
      </w:r>
    </w:p>
    <w:p w:rsidR="00D84851" w:rsidRDefault="00D84851" w:rsidP="00D84851">
      <w:pPr>
        <w:spacing w:before="0" w:after="0"/>
      </w:pPr>
      <w:r>
        <w:t>The GROUP/COGROUP and JOIN operators handle null values differently (see Nulls and JOIN Operator).</w:t>
      </w:r>
    </w:p>
    <w:p w:rsidR="00D84851" w:rsidRDefault="00D84851" w:rsidP="00D84851">
      <w:pPr>
        <w:spacing w:before="0" w:after="0"/>
      </w:pPr>
    </w:p>
    <w:p w:rsidR="00D84851" w:rsidRPr="00D84851" w:rsidRDefault="00D84851" w:rsidP="00D84851">
      <w:pPr>
        <w:spacing w:before="0" w:after="0"/>
        <w:rPr>
          <w:b/>
        </w:rPr>
      </w:pPr>
      <w:r w:rsidRPr="00D84851">
        <w:rPr>
          <w:b/>
        </w:rPr>
        <w:t>JOIN (outer)</w:t>
      </w:r>
    </w:p>
    <w:p w:rsidR="00D84851" w:rsidRDefault="00D84851" w:rsidP="00D84851">
      <w:pPr>
        <w:spacing w:before="0" w:after="0"/>
      </w:pPr>
      <w:r>
        <w:t>Performs an outer join of two relations based on common field values.</w:t>
      </w:r>
    </w:p>
    <w:p w:rsidR="00D84851" w:rsidRDefault="00D84851" w:rsidP="00D84851">
      <w:pPr>
        <w:spacing w:before="0" w:after="0"/>
      </w:pPr>
    </w:p>
    <w:p w:rsidR="00D84851" w:rsidRDefault="00D84851" w:rsidP="00D84851">
      <w:pPr>
        <w:spacing w:before="0" w:after="0"/>
      </w:pPr>
      <w:r>
        <w:t xml:space="preserve">alias = JOIN left-alias BY left-alias-column [LEFT|RIGHT|FULL] [OUTER], right-alias BY right-alias-column [USING 'replicated' | 'skewed' | 'merge'] [PARTITION BY partitioner] [PARALLEL n]; </w:t>
      </w:r>
    </w:p>
    <w:p w:rsidR="00D84851" w:rsidRDefault="00D84851" w:rsidP="00D84851">
      <w:pPr>
        <w:spacing w:before="0" w:after="0"/>
      </w:pPr>
    </w:p>
    <w:p w:rsidR="00D84851" w:rsidRDefault="00D84851" w:rsidP="00D84851">
      <w:pPr>
        <w:spacing w:before="0" w:after="0"/>
      </w:pPr>
      <w:r>
        <w:t>This example shows a left outer join.</w:t>
      </w:r>
    </w:p>
    <w:p w:rsidR="00D84851" w:rsidRDefault="00D84851" w:rsidP="00D84851">
      <w:pPr>
        <w:spacing w:before="0" w:after="0"/>
      </w:pPr>
    </w:p>
    <w:p w:rsidR="00D84851" w:rsidRPr="00D84851" w:rsidRDefault="00D84851" w:rsidP="00D84851">
      <w:pPr>
        <w:spacing w:before="0" w:after="0"/>
        <w:rPr>
          <w:i/>
          <w:color w:val="00B0F0"/>
        </w:rPr>
      </w:pPr>
      <w:r w:rsidRPr="00D84851">
        <w:rPr>
          <w:i/>
          <w:color w:val="00B0F0"/>
        </w:rPr>
        <w:t xml:space="preserve">A = LOAD 'a.txt' AS (n:chararray, a:int); </w:t>
      </w:r>
    </w:p>
    <w:p w:rsidR="00D84851" w:rsidRPr="00D84851" w:rsidRDefault="00D84851" w:rsidP="00D84851">
      <w:pPr>
        <w:spacing w:before="0" w:after="0"/>
        <w:rPr>
          <w:i/>
          <w:color w:val="00B0F0"/>
        </w:rPr>
      </w:pPr>
      <w:r w:rsidRPr="00D84851">
        <w:rPr>
          <w:i/>
          <w:color w:val="00B0F0"/>
        </w:rPr>
        <w:t>B = LOAD 'b.txt' AS (n:chararray, m:chararray);</w:t>
      </w:r>
    </w:p>
    <w:p w:rsidR="00D84851" w:rsidRPr="00D84851" w:rsidRDefault="00D84851" w:rsidP="00D84851">
      <w:pPr>
        <w:spacing w:before="0" w:after="0"/>
        <w:rPr>
          <w:i/>
          <w:color w:val="00B0F0"/>
        </w:rPr>
      </w:pPr>
      <w:r w:rsidRPr="00D84851">
        <w:rPr>
          <w:i/>
          <w:color w:val="00B0F0"/>
        </w:rPr>
        <w:t>C = JOIN A by $0 LEFT OUTER, B BY $0;</w:t>
      </w:r>
    </w:p>
    <w:p w:rsidR="00D84851" w:rsidRDefault="00D84851" w:rsidP="00D84851">
      <w:pPr>
        <w:spacing w:before="0" w:after="0"/>
      </w:pPr>
      <w:r>
        <w:t>This example shows a full outer join.</w:t>
      </w:r>
    </w:p>
    <w:p w:rsidR="00D84851" w:rsidRDefault="00D84851" w:rsidP="00D84851">
      <w:pPr>
        <w:spacing w:before="0" w:after="0"/>
      </w:pPr>
    </w:p>
    <w:p w:rsidR="00D84851" w:rsidRPr="00D84851" w:rsidRDefault="00D84851" w:rsidP="00D84851">
      <w:pPr>
        <w:spacing w:before="0" w:after="0"/>
        <w:rPr>
          <w:i/>
          <w:color w:val="00B0F0"/>
        </w:rPr>
      </w:pPr>
      <w:r w:rsidRPr="00D84851">
        <w:rPr>
          <w:i/>
          <w:color w:val="00B0F0"/>
        </w:rPr>
        <w:t xml:space="preserve">A = LOAD 'a.txt' AS (n:chararray, a:int); </w:t>
      </w:r>
    </w:p>
    <w:p w:rsidR="00D84851" w:rsidRPr="00D84851" w:rsidRDefault="00D84851" w:rsidP="00D84851">
      <w:pPr>
        <w:spacing w:before="0" w:after="0"/>
        <w:rPr>
          <w:i/>
          <w:color w:val="00B0F0"/>
        </w:rPr>
      </w:pPr>
      <w:r w:rsidRPr="00D84851">
        <w:rPr>
          <w:i/>
          <w:color w:val="00B0F0"/>
        </w:rPr>
        <w:t>B = LOAD 'b.txt' AS (n:chararray, m:chararray);</w:t>
      </w:r>
    </w:p>
    <w:p w:rsidR="00D84851" w:rsidRPr="00D84851" w:rsidRDefault="00D84851" w:rsidP="00D84851">
      <w:pPr>
        <w:spacing w:before="0" w:after="0"/>
        <w:rPr>
          <w:i/>
          <w:color w:val="00B0F0"/>
        </w:rPr>
      </w:pPr>
      <w:r w:rsidRPr="00D84851">
        <w:rPr>
          <w:i/>
          <w:color w:val="00B0F0"/>
        </w:rPr>
        <w:t>C = JOIN A BY $0 FULL, B BY $0;</w:t>
      </w:r>
    </w:p>
    <w:p w:rsidR="00D84851" w:rsidRDefault="00D84851" w:rsidP="00D84851">
      <w:pPr>
        <w:spacing w:before="0" w:after="0"/>
      </w:pPr>
      <w:r>
        <w:t>This example shows a replicated left outer join.</w:t>
      </w:r>
    </w:p>
    <w:p w:rsidR="00D84851" w:rsidRDefault="00D84851" w:rsidP="00D84851">
      <w:pPr>
        <w:spacing w:before="0" w:after="0"/>
      </w:pPr>
    </w:p>
    <w:p w:rsidR="00D84851" w:rsidRPr="00D84851" w:rsidRDefault="00D84851" w:rsidP="00D84851">
      <w:pPr>
        <w:spacing w:before="0" w:after="0"/>
        <w:rPr>
          <w:i/>
          <w:color w:val="00B0F0"/>
        </w:rPr>
      </w:pPr>
      <w:r w:rsidRPr="00D84851">
        <w:rPr>
          <w:i/>
          <w:color w:val="00B0F0"/>
        </w:rPr>
        <w:t>A = LOAD 'large';</w:t>
      </w:r>
    </w:p>
    <w:p w:rsidR="00D84851" w:rsidRPr="00D84851" w:rsidRDefault="00D84851" w:rsidP="00D84851">
      <w:pPr>
        <w:spacing w:before="0" w:after="0"/>
        <w:rPr>
          <w:i/>
          <w:color w:val="00B0F0"/>
        </w:rPr>
      </w:pPr>
      <w:r w:rsidRPr="00D84851">
        <w:rPr>
          <w:i/>
          <w:color w:val="00B0F0"/>
        </w:rPr>
        <w:t>B = LOAD 'tiny';</w:t>
      </w:r>
    </w:p>
    <w:p w:rsidR="00D84851" w:rsidRPr="00D84851" w:rsidRDefault="00D84851" w:rsidP="00D84851">
      <w:pPr>
        <w:spacing w:before="0" w:after="0"/>
        <w:rPr>
          <w:i/>
          <w:color w:val="00B0F0"/>
        </w:rPr>
      </w:pPr>
      <w:r w:rsidRPr="00D84851">
        <w:rPr>
          <w:i/>
          <w:color w:val="00B0F0"/>
        </w:rPr>
        <w:t>C= JOIN A BY $0 LEFT, B BY $0 USING 'replicated';</w:t>
      </w:r>
    </w:p>
    <w:p w:rsidR="00D84851" w:rsidRDefault="00D84851" w:rsidP="00D84851">
      <w:pPr>
        <w:spacing w:before="0" w:after="0"/>
      </w:pPr>
      <w:r>
        <w:t>This example shows a skewed full outer join.</w:t>
      </w:r>
    </w:p>
    <w:p w:rsidR="00D84851" w:rsidRDefault="00D84851" w:rsidP="00D84851">
      <w:pPr>
        <w:spacing w:before="0" w:after="0"/>
      </w:pPr>
    </w:p>
    <w:p w:rsidR="00D84851" w:rsidRPr="00D84851" w:rsidRDefault="00D84851" w:rsidP="00D84851">
      <w:pPr>
        <w:spacing w:before="0" w:after="0"/>
        <w:rPr>
          <w:i/>
          <w:color w:val="00B0F0"/>
        </w:rPr>
      </w:pPr>
      <w:r w:rsidRPr="00D84851">
        <w:rPr>
          <w:i/>
          <w:color w:val="00B0F0"/>
        </w:rPr>
        <w:t>A = LOAD 'studenttab' as (name, age, gpa);</w:t>
      </w:r>
    </w:p>
    <w:p w:rsidR="00D84851" w:rsidRPr="00D84851" w:rsidRDefault="00D84851" w:rsidP="00D84851">
      <w:pPr>
        <w:spacing w:before="0" w:after="0"/>
        <w:rPr>
          <w:i/>
          <w:color w:val="00B0F0"/>
        </w:rPr>
      </w:pPr>
      <w:r w:rsidRPr="00D84851">
        <w:rPr>
          <w:i/>
          <w:color w:val="00B0F0"/>
        </w:rPr>
        <w:t>B = LOAD 'votertab' as (name, age, registration, contribution);</w:t>
      </w:r>
    </w:p>
    <w:p w:rsidR="00D84851" w:rsidRPr="00D84851" w:rsidRDefault="00D84851" w:rsidP="00D84851">
      <w:pPr>
        <w:spacing w:before="0" w:after="0"/>
        <w:rPr>
          <w:i/>
          <w:color w:val="00B0F0"/>
        </w:rPr>
      </w:pPr>
      <w:r w:rsidRPr="00D84851">
        <w:rPr>
          <w:i/>
          <w:color w:val="00B0F0"/>
        </w:rPr>
        <w:t>C = JOIN A BY name FULL, B BY name USING 'skewed';</w:t>
      </w:r>
    </w:p>
    <w:p w:rsidR="00D84851" w:rsidRDefault="00D84851" w:rsidP="00D84851">
      <w:pPr>
        <w:spacing w:before="0" w:after="0"/>
      </w:pPr>
    </w:p>
    <w:p w:rsidR="00D84851" w:rsidRDefault="00D84851" w:rsidP="00D84851">
      <w:pPr>
        <w:spacing w:before="0" w:after="0"/>
        <w:rPr>
          <w:b/>
        </w:rPr>
      </w:pPr>
      <w:r w:rsidRPr="00D84851">
        <w:rPr>
          <w:b/>
        </w:rPr>
        <w:t>Replicated Joins</w:t>
      </w:r>
    </w:p>
    <w:p w:rsidR="00EB26B2" w:rsidRDefault="00EB26B2" w:rsidP="00D84851">
      <w:pPr>
        <w:spacing w:before="0" w:after="0"/>
        <w:rPr>
          <w:b/>
        </w:rPr>
      </w:pPr>
    </w:p>
    <w:p w:rsidR="00EB26B2" w:rsidRPr="00D84851" w:rsidRDefault="00EB26B2" w:rsidP="00D84851">
      <w:pPr>
        <w:spacing w:before="0" w:after="0"/>
        <w:rPr>
          <w:b/>
        </w:rPr>
      </w:pPr>
      <w:r>
        <w:rPr>
          <w:b/>
        </w:rPr>
        <w:t xml:space="preserve">In Pig joins happen on reduce side. </w:t>
      </w:r>
    </w:p>
    <w:p w:rsidR="00D84851" w:rsidRDefault="00D84851" w:rsidP="00D84851">
      <w:pPr>
        <w:spacing w:before="0" w:after="0"/>
      </w:pPr>
      <w:r>
        <w:t xml:space="preserve">Fragment replicate join is a special type of join that works well if one or more relations are small enough to fit into main memory. In such cases, Pig can perform a very efficient join because all of the hadoop work is done on the map side. In this type of join the large relation is followed by one or more small relations. The small </w:t>
      </w:r>
      <w:r>
        <w:lastRenderedPageBreak/>
        <w:t>relations must be small enough to fit into main memory; if they don't, the process fails and an error is generated.</w:t>
      </w:r>
    </w:p>
    <w:p w:rsidR="00D84851" w:rsidRDefault="00D84851" w:rsidP="00D84851">
      <w:pPr>
        <w:spacing w:before="0" w:after="0"/>
      </w:pPr>
    </w:p>
    <w:p w:rsidR="00D84851" w:rsidRDefault="00D84851" w:rsidP="00D84851">
      <w:pPr>
        <w:spacing w:before="0" w:after="0"/>
      </w:pPr>
      <w:r>
        <w:t>Usage</w:t>
      </w:r>
    </w:p>
    <w:p w:rsidR="00D84851" w:rsidRDefault="00D84851" w:rsidP="00D84851">
      <w:pPr>
        <w:spacing w:before="0" w:after="0"/>
      </w:pPr>
      <w:r>
        <w:t>Perform a replicated join with the USING clause (see JOIN (inner) and JOIN (outer)). In this example, a large relation is joined with two smaller relations. Note that the large relation comes first followed by the smaller relations; and, all small relations together must fit into main memory, otherwise an error is generated.</w:t>
      </w:r>
    </w:p>
    <w:p w:rsidR="00D84851" w:rsidRDefault="00D84851" w:rsidP="00D84851">
      <w:pPr>
        <w:spacing w:before="0" w:after="0"/>
      </w:pPr>
    </w:p>
    <w:p w:rsidR="00D84851" w:rsidRPr="00D84851" w:rsidRDefault="00D84851" w:rsidP="00D84851">
      <w:pPr>
        <w:spacing w:before="0" w:after="0"/>
        <w:rPr>
          <w:i/>
          <w:color w:val="00B0F0"/>
        </w:rPr>
      </w:pPr>
      <w:r w:rsidRPr="00D84851">
        <w:rPr>
          <w:i/>
          <w:color w:val="00B0F0"/>
        </w:rPr>
        <w:t>big = LOAD 'big_data' AS (b1,b2,b3);</w:t>
      </w:r>
    </w:p>
    <w:p w:rsidR="00D84851" w:rsidRPr="00D84851" w:rsidRDefault="00D84851" w:rsidP="00D84851">
      <w:pPr>
        <w:spacing w:before="0" w:after="0"/>
        <w:rPr>
          <w:i/>
          <w:color w:val="00B0F0"/>
        </w:rPr>
      </w:pPr>
      <w:r w:rsidRPr="00D84851">
        <w:rPr>
          <w:i/>
          <w:color w:val="00B0F0"/>
        </w:rPr>
        <w:t>tiny = LOAD 'tiny_data' AS (t1,t2,t3);</w:t>
      </w:r>
    </w:p>
    <w:p w:rsidR="00D84851" w:rsidRDefault="00D84851" w:rsidP="00D84851">
      <w:pPr>
        <w:spacing w:before="0" w:after="0"/>
        <w:rPr>
          <w:i/>
          <w:color w:val="00B0F0"/>
        </w:rPr>
      </w:pPr>
      <w:r w:rsidRPr="00D84851">
        <w:rPr>
          <w:i/>
          <w:color w:val="00B0F0"/>
        </w:rPr>
        <w:t>mini = LOAD 'mini_data' AS (m1,m2,m3);</w:t>
      </w:r>
    </w:p>
    <w:p w:rsidR="00EB26B2" w:rsidRPr="00D84851" w:rsidRDefault="00EB26B2" w:rsidP="00EB26B2">
      <w:pPr>
        <w:spacing w:before="0" w:after="0"/>
        <w:rPr>
          <w:i/>
          <w:color w:val="00B0F0"/>
        </w:rPr>
      </w:pPr>
      <w:r w:rsidRPr="00D84851">
        <w:rPr>
          <w:i/>
          <w:color w:val="00B0F0"/>
        </w:rPr>
        <w:t>C = JOIN big BY b1</w:t>
      </w:r>
      <w:r>
        <w:rPr>
          <w:i/>
          <w:color w:val="00B0F0"/>
        </w:rPr>
        <w:t xml:space="preserve">, tiny BY t1, mini BY m1  </w:t>
      </w:r>
      <w:r w:rsidRPr="00D84851">
        <w:rPr>
          <w:i/>
          <w:color w:val="00B0F0"/>
        </w:rPr>
        <w:t>;</w:t>
      </w:r>
    </w:p>
    <w:p w:rsidR="00EB26B2" w:rsidRPr="00D84851" w:rsidRDefault="00EB26B2" w:rsidP="00D84851">
      <w:pPr>
        <w:spacing w:before="0" w:after="0"/>
        <w:rPr>
          <w:i/>
          <w:color w:val="00B0F0"/>
        </w:rPr>
      </w:pPr>
      <w:r>
        <w:rPr>
          <w:i/>
          <w:color w:val="00B0F0"/>
        </w:rPr>
        <w:t xml:space="preserve">EXPLAIN C </w:t>
      </w:r>
      <w:r w:rsidRPr="00EB26B2">
        <w:t>// you will have both mapper and reducer</w:t>
      </w:r>
    </w:p>
    <w:p w:rsidR="00D84851" w:rsidRPr="00D84851" w:rsidRDefault="00D84851" w:rsidP="00D84851">
      <w:pPr>
        <w:spacing w:before="0" w:after="0"/>
        <w:rPr>
          <w:i/>
          <w:color w:val="00B0F0"/>
        </w:rPr>
      </w:pPr>
      <w:r w:rsidRPr="00D84851">
        <w:rPr>
          <w:i/>
          <w:color w:val="00B0F0"/>
        </w:rPr>
        <w:t>C</w:t>
      </w:r>
      <w:r w:rsidR="00EB26B2">
        <w:rPr>
          <w:i/>
          <w:color w:val="00B0F0"/>
        </w:rPr>
        <w:t>1</w:t>
      </w:r>
      <w:r w:rsidRPr="00D84851">
        <w:rPr>
          <w:i/>
          <w:color w:val="00B0F0"/>
        </w:rPr>
        <w:t xml:space="preserve"> = JOIN big BY b1, tiny BY t1, mini BY m1 USING 'replicated';</w:t>
      </w:r>
    </w:p>
    <w:p w:rsidR="00EB26B2" w:rsidRDefault="00EB26B2" w:rsidP="00EB26B2">
      <w:pPr>
        <w:spacing w:before="0" w:after="0"/>
      </w:pPr>
      <w:r>
        <w:rPr>
          <w:i/>
          <w:color w:val="00B0F0"/>
        </w:rPr>
        <w:t xml:space="preserve">EXPLAIN C1 </w:t>
      </w:r>
      <w:r w:rsidRPr="00EB26B2">
        <w:t>// you w</w:t>
      </w:r>
      <w:r>
        <w:t>ill have only mapper</w:t>
      </w:r>
    </w:p>
    <w:p w:rsidR="008C065B" w:rsidRDefault="008C065B" w:rsidP="00EB26B2">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spacing w:before="0" w:after="0"/>
      </w:pPr>
    </w:p>
    <w:p w:rsidR="008C065B" w:rsidRDefault="008C065B" w:rsidP="008C065B">
      <w:pPr>
        <w:pStyle w:val="Heading3"/>
      </w:pPr>
      <w:bookmarkStart w:id="29" w:name="_Toc481554648"/>
      <w:r>
        <w:t>Transform Data into Specified format</w:t>
      </w:r>
      <w:bookmarkEnd w:id="29"/>
    </w:p>
    <w:p w:rsidR="008C065B" w:rsidRDefault="008C065B" w:rsidP="008C065B">
      <w:pPr>
        <w:spacing w:before="0" w:after="0"/>
      </w:pPr>
    </w:p>
    <w:p w:rsidR="008C065B" w:rsidRDefault="008C065B" w:rsidP="008C065B">
      <w:pPr>
        <w:spacing w:before="0" w:after="0"/>
      </w:pPr>
      <w:r>
        <w:t xml:space="preserve">First Check the Hive table by </w:t>
      </w:r>
    </w:p>
    <w:p w:rsidR="008C065B" w:rsidRPr="008E0CBA" w:rsidRDefault="008C065B" w:rsidP="008C065B">
      <w:pPr>
        <w:spacing w:before="0" w:after="0"/>
        <w:rPr>
          <w:i/>
          <w:color w:val="00B0F0"/>
        </w:rPr>
      </w:pPr>
      <w:r>
        <w:rPr>
          <w:i/>
          <w:color w:val="00B0F0"/>
        </w:rPr>
        <w:t>hive</w:t>
      </w:r>
      <w:r w:rsidRPr="008E0CBA">
        <w:rPr>
          <w:i/>
          <w:color w:val="00B0F0"/>
        </w:rPr>
        <w:t>&gt;describe customer_details</w:t>
      </w:r>
    </w:p>
    <w:p w:rsidR="008C065B" w:rsidRDefault="008C065B" w:rsidP="008C065B">
      <w:pPr>
        <w:spacing w:before="0" w:after="0"/>
      </w:pPr>
      <w:r>
        <w:t>// for knowing the path and delimiter (|)</w:t>
      </w:r>
    </w:p>
    <w:p w:rsidR="008C065B" w:rsidRDefault="008C065B" w:rsidP="008C065B">
      <w:pPr>
        <w:spacing w:before="0" w:after="0"/>
        <w:rPr>
          <w:i/>
          <w:color w:val="00B0F0"/>
        </w:rPr>
      </w:pPr>
      <w:r>
        <w:rPr>
          <w:i/>
          <w:color w:val="00B0F0"/>
        </w:rPr>
        <w:t>hive</w:t>
      </w:r>
      <w:r w:rsidRPr="008E0CBA">
        <w:rPr>
          <w:i/>
          <w:color w:val="00B0F0"/>
        </w:rPr>
        <w:t>&gt;describe formatted customer_details</w:t>
      </w:r>
    </w:p>
    <w:p w:rsidR="008C065B" w:rsidRDefault="008C065B" w:rsidP="008C065B">
      <w:pPr>
        <w:spacing w:before="0" w:after="0"/>
        <w:rPr>
          <w:i/>
          <w:color w:val="00B0F0"/>
        </w:rPr>
      </w:pPr>
    </w:p>
    <w:p w:rsidR="008C065B" w:rsidRPr="00D04CB9" w:rsidRDefault="008C065B" w:rsidP="008C065B">
      <w:pPr>
        <w:spacing w:before="0" w:after="0"/>
        <w:rPr>
          <w:i/>
          <w:color w:val="00B0F0"/>
        </w:rPr>
      </w:pPr>
      <w:r w:rsidRPr="00D04CB9">
        <w:rPr>
          <w:i/>
          <w:color w:val="00B0F0"/>
        </w:rPr>
        <w:t>pig&gt;-use HCatalog</w:t>
      </w:r>
    </w:p>
    <w:p w:rsidR="008C065B" w:rsidRPr="00D04CB9" w:rsidRDefault="008C065B" w:rsidP="008C065B">
      <w:pPr>
        <w:spacing w:before="0" w:after="0"/>
        <w:rPr>
          <w:i/>
          <w:color w:val="00B0F0"/>
        </w:rPr>
      </w:pPr>
      <w:r w:rsidRPr="00D04CB9">
        <w:rPr>
          <w:i/>
          <w:color w:val="00B0F0"/>
        </w:rPr>
        <w:t>pig&gt;cusotmer_details_hive = LOAD 'DBName.Table_name' USING org.apache.hive.hcatalog.pig.HCatLoader();</w:t>
      </w:r>
    </w:p>
    <w:p w:rsidR="008C065B" w:rsidRDefault="008C065B" w:rsidP="008C065B">
      <w:pPr>
        <w:spacing w:before="0" w:after="0"/>
        <w:rPr>
          <w:i/>
          <w:color w:val="00B0F0"/>
        </w:rPr>
      </w:pPr>
      <w:r w:rsidRPr="00D04CB9">
        <w:rPr>
          <w:i/>
          <w:color w:val="00B0F0"/>
        </w:rPr>
        <w:t>pig&gt;describe customer_details_hive;</w:t>
      </w:r>
    </w:p>
    <w:p w:rsidR="008C065B" w:rsidRDefault="008C065B" w:rsidP="008C065B">
      <w:pPr>
        <w:spacing w:before="0" w:after="0"/>
        <w:rPr>
          <w:i/>
          <w:color w:val="00B0F0"/>
        </w:rPr>
      </w:pPr>
    </w:p>
    <w:p w:rsidR="008C065B" w:rsidRDefault="008C065B" w:rsidP="008C065B">
      <w:pPr>
        <w:spacing w:before="0" w:after="0"/>
      </w:pPr>
      <w:r>
        <w:t>Both Pig and Hive structure should be same.</w:t>
      </w:r>
    </w:p>
    <w:p w:rsidR="008C065B" w:rsidRPr="00D84851" w:rsidRDefault="008C065B" w:rsidP="008C065B">
      <w:pPr>
        <w:spacing w:before="0" w:after="0"/>
        <w:rPr>
          <w:i/>
          <w:color w:val="00B0F0"/>
        </w:rPr>
      </w:pPr>
      <w:r w:rsidRPr="00D84851">
        <w:rPr>
          <w:i/>
          <w:color w:val="00B0F0"/>
        </w:rPr>
        <w:t>C = JOIN big BY b1</w:t>
      </w:r>
      <w:r>
        <w:rPr>
          <w:i/>
          <w:color w:val="00B0F0"/>
        </w:rPr>
        <w:t xml:space="preserve">, tiny BY t1, mini BY m1  </w:t>
      </w:r>
      <w:r w:rsidRPr="00D84851">
        <w:rPr>
          <w:i/>
          <w:color w:val="00B0F0"/>
        </w:rPr>
        <w:t>;</w:t>
      </w:r>
    </w:p>
    <w:p w:rsidR="008C065B" w:rsidRPr="00D84851" w:rsidRDefault="008C065B" w:rsidP="008C065B">
      <w:pPr>
        <w:spacing w:before="0" w:after="0"/>
        <w:rPr>
          <w:i/>
          <w:color w:val="00B0F0"/>
        </w:rPr>
      </w:pPr>
      <w:r>
        <w:rPr>
          <w:i/>
          <w:color w:val="00B0F0"/>
        </w:rPr>
        <w:t xml:space="preserve">EXPLAIN C </w:t>
      </w:r>
      <w:r w:rsidRPr="00EB26B2">
        <w:t>// you will have both mapper and reducer</w:t>
      </w:r>
    </w:p>
    <w:p w:rsidR="008C065B" w:rsidRPr="00D84851" w:rsidRDefault="008C065B" w:rsidP="008C065B">
      <w:pPr>
        <w:spacing w:before="0" w:after="0"/>
        <w:rPr>
          <w:i/>
          <w:color w:val="00B0F0"/>
        </w:rPr>
      </w:pPr>
      <w:r w:rsidRPr="00D84851">
        <w:rPr>
          <w:i/>
          <w:color w:val="00B0F0"/>
        </w:rPr>
        <w:t>C</w:t>
      </w:r>
      <w:r>
        <w:rPr>
          <w:i/>
          <w:color w:val="00B0F0"/>
        </w:rPr>
        <w:t>1</w:t>
      </w:r>
      <w:r w:rsidRPr="00D84851">
        <w:rPr>
          <w:i/>
          <w:color w:val="00B0F0"/>
        </w:rPr>
        <w:t xml:space="preserve"> = JOIN big BY b1, tiny BY t1, mini BY m1 USING 'replicated';</w:t>
      </w:r>
    </w:p>
    <w:p w:rsidR="008C065B" w:rsidRDefault="008C065B" w:rsidP="008C065B">
      <w:pPr>
        <w:spacing w:before="0" w:after="0"/>
      </w:pPr>
      <w:r>
        <w:rPr>
          <w:i/>
          <w:color w:val="00B0F0"/>
        </w:rPr>
        <w:t xml:space="preserve">EXPLAIN C1 </w:t>
      </w:r>
      <w:r w:rsidRPr="00EB26B2">
        <w:t>// you w</w:t>
      </w:r>
      <w:r>
        <w:t>ill have only mapper</w:t>
      </w:r>
    </w:p>
    <w:p w:rsidR="0006223C" w:rsidRDefault="0006223C" w:rsidP="0006223C">
      <w:pPr>
        <w:pStyle w:val="Heading3"/>
      </w:pPr>
      <w:bookmarkStart w:id="30" w:name="_Toc481554649"/>
      <w:r>
        <w:t>Run Pig Job in TEZ</w:t>
      </w:r>
      <w:bookmarkEnd w:id="30"/>
    </w:p>
    <w:p w:rsidR="0085725B" w:rsidRDefault="0085725B" w:rsidP="009D3DDA">
      <w:pPr>
        <w:spacing w:before="0" w:after="0"/>
      </w:pPr>
    </w:p>
    <w:p w:rsidR="006116D8" w:rsidRPr="00F22214" w:rsidRDefault="006116D8" w:rsidP="009D3DDA">
      <w:pPr>
        <w:spacing w:before="0" w:after="0"/>
        <w:rPr>
          <w:i/>
          <w:color w:val="00B0F0"/>
        </w:rPr>
      </w:pPr>
      <w:r w:rsidRPr="00F22214">
        <w:rPr>
          <w:i/>
          <w:color w:val="00B0F0"/>
        </w:rPr>
        <w:t>$vi pig</w:t>
      </w:r>
      <w:r w:rsidR="009D3DDA" w:rsidRPr="00F22214">
        <w:rPr>
          <w:i/>
          <w:color w:val="00B0F0"/>
        </w:rPr>
        <w:t>Script.txt</w:t>
      </w:r>
    </w:p>
    <w:p w:rsidR="00031415" w:rsidRDefault="009D3DDA" w:rsidP="009D3DDA">
      <w:pPr>
        <w:spacing w:before="0" w:after="0"/>
      </w:pPr>
      <w:r w:rsidRPr="00F22214">
        <w:rPr>
          <w:i/>
          <w:color w:val="00B0F0"/>
        </w:rPr>
        <w:t>o</w:t>
      </w:r>
      <w:r w:rsidR="006116D8" w:rsidRPr="00F22214">
        <w:rPr>
          <w:i/>
          <w:color w:val="00B0F0"/>
        </w:rPr>
        <w:t xml:space="preserve">rder </w:t>
      </w:r>
      <w:r w:rsidR="00031415" w:rsidRPr="00F22214">
        <w:rPr>
          <w:i/>
          <w:color w:val="00B0F0"/>
        </w:rPr>
        <w:t>= LOAD ‘pig.demo.orders’ USING org.apache.hive.hcatalog.pig.HCatloader();</w:t>
      </w:r>
    </w:p>
    <w:p w:rsidR="00031415" w:rsidRPr="00F22214" w:rsidRDefault="00031415" w:rsidP="009D3DDA">
      <w:pPr>
        <w:spacing w:before="0" w:after="0"/>
        <w:rPr>
          <w:i/>
          <w:color w:val="00B0F0"/>
        </w:rPr>
      </w:pPr>
      <w:r w:rsidRPr="00F22214">
        <w:rPr>
          <w:i/>
          <w:color w:val="00B0F0"/>
        </w:rPr>
        <w:t>order_grouped = GROUP orders ALL;</w:t>
      </w:r>
    </w:p>
    <w:p w:rsidR="00031415" w:rsidRPr="00F22214" w:rsidRDefault="00031415" w:rsidP="009D3DDA">
      <w:pPr>
        <w:spacing w:before="0" w:after="0"/>
        <w:rPr>
          <w:i/>
          <w:color w:val="00B0F0"/>
        </w:rPr>
      </w:pPr>
      <w:r w:rsidRPr="00F22214">
        <w:rPr>
          <w:i/>
          <w:color w:val="00B0F0"/>
        </w:rPr>
        <w:t xml:space="preserve">order_count = FOREACH </w:t>
      </w:r>
      <w:r w:rsidR="0085725B" w:rsidRPr="00F22214">
        <w:rPr>
          <w:i/>
          <w:color w:val="00B0F0"/>
        </w:rPr>
        <w:t>order_grouped</w:t>
      </w:r>
      <w:r w:rsidRPr="00F22214">
        <w:rPr>
          <w:i/>
          <w:color w:val="00B0F0"/>
        </w:rPr>
        <w:t xml:space="preserve"> GENERATE COUNT_STAR(order);</w:t>
      </w:r>
    </w:p>
    <w:p w:rsidR="00031415" w:rsidRPr="00F22214" w:rsidRDefault="00031415" w:rsidP="009D3DDA">
      <w:pPr>
        <w:spacing w:before="0" w:after="0"/>
        <w:rPr>
          <w:i/>
          <w:color w:val="00B0F0"/>
        </w:rPr>
      </w:pPr>
      <w:r w:rsidRPr="00F22214">
        <w:rPr>
          <w:i/>
          <w:color w:val="00B0F0"/>
        </w:rPr>
        <w:lastRenderedPageBreak/>
        <w:t>DUMP order_count;</w:t>
      </w:r>
    </w:p>
    <w:p w:rsidR="0085725B" w:rsidRDefault="0085725B" w:rsidP="009D3DDA">
      <w:pPr>
        <w:spacing w:before="0" w:after="0"/>
      </w:pPr>
      <w:r w:rsidRPr="00F22214">
        <w:rPr>
          <w:i/>
          <w:color w:val="00B0F0"/>
        </w:rPr>
        <w:t>$pig –f pigScript.txt –useHcatalog</w:t>
      </w:r>
      <w:r>
        <w:t xml:space="preserve"> // for map reduce</w:t>
      </w:r>
    </w:p>
    <w:p w:rsidR="0085725B" w:rsidRDefault="0085725B" w:rsidP="009D3DDA">
      <w:pPr>
        <w:spacing w:before="0" w:after="0"/>
      </w:pPr>
      <w:r w:rsidRPr="00F22214">
        <w:rPr>
          <w:i/>
          <w:color w:val="00B0F0"/>
        </w:rPr>
        <w:t>$pig –f pigScript.txt –useHcatalog –x tez</w:t>
      </w:r>
      <w:r>
        <w:t xml:space="preserve"> //for tez engine</w:t>
      </w:r>
    </w:p>
    <w:p w:rsidR="004579A6" w:rsidRDefault="004579A6" w:rsidP="004579A6">
      <w:pPr>
        <w:spacing w:before="0" w:after="0"/>
      </w:pPr>
      <w:r w:rsidRPr="00F22214">
        <w:rPr>
          <w:i/>
          <w:color w:val="00B0F0"/>
        </w:rPr>
        <w:t xml:space="preserve">$pig –f pigScript.txt –useHcatalog –x </w:t>
      </w:r>
      <w:r>
        <w:rPr>
          <w:i/>
          <w:color w:val="00B0F0"/>
        </w:rPr>
        <w:t>mapreduce</w:t>
      </w:r>
      <w:r>
        <w:t xml:space="preserve"> //for tez engine</w:t>
      </w:r>
    </w:p>
    <w:p w:rsidR="007E69E4" w:rsidRDefault="008147C0" w:rsidP="009D3DDA">
      <w:pPr>
        <w:spacing w:before="0" w:after="0"/>
      </w:pPr>
      <w:r>
        <w:t>$pig –x tez -useHCatalog</w:t>
      </w:r>
    </w:p>
    <w:p w:rsidR="00EA7BBF" w:rsidRPr="00901439" w:rsidRDefault="00EA7BBF" w:rsidP="009D3DDA">
      <w:pPr>
        <w:spacing w:before="0" w:after="0"/>
      </w:pPr>
    </w:p>
    <w:p w:rsidR="00EA7BBF" w:rsidRDefault="00EA7BBF" w:rsidP="00EA7BBF">
      <w:pPr>
        <w:pStyle w:val="Heading3"/>
      </w:pPr>
      <w:bookmarkStart w:id="31" w:name="_Toc481554650"/>
      <w:r>
        <w:t>Storage</w:t>
      </w:r>
      <w:r w:rsidR="005034F7">
        <w:t xml:space="preserve"> in HDFS</w:t>
      </w:r>
      <w:bookmarkEnd w:id="31"/>
    </w:p>
    <w:p w:rsidR="00552B7C" w:rsidRDefault="00552B7C" w:rsidP="00552B7C">
      <w:pPr>
        <w:pStyle w:val="ListParagraph"/>
        <w:spacing w:before="0" w:after="0"/>
      </w:pPr>
    </w:p>
    <w:p w:rsidR="00B74C62" w:rsidRPr="005034F7" w:rsidRDefault="00B74C62" w:rsidP="00552B7C">
      <w:pPr>
        <w:pStyle w:val="ListParagraph"/>
        <w:spacing w:before="0" w:after="0"/>
        <w:rPr>
          <w:i/>
          <w:color w:val="00B0F0"/>
        </w:rPr>
      </w:pPr>
      <w:r w:rsidRPr="005034F7">
        <w:rPr>
          <w:i/>
          <w:color w:val="00B0F0"/>
        </w:rPr>
        <w:t>Pig&gt;store ds INTO ‘/user/../departments’ USING PigStorage(‘|’);</w:t>
      </w:r>
    </w:p>
    <w:p w:rsidR="00B74C62" w:rsidRPr="005034F7" w:rsidRDefault="00B74C62" w:rsidP="00B74C62">
      <w:pPr>
        <w:pStyle w:val="ListParagraph"/>
        <w:spacing w:before="0" w:after="0"/>
        <w:rPr>
          <w:i/>
          <w:color w:val="00B0F0"/>
        </w:rPr>
      </w:pPr>
      <w:r w:rsidRPr="005034F7">
        <w:rPr>
          <w:i/>
          <w:color w:val="00B0F0"/>
        </w:rPr>
        <w:t>Pig&gt;store ds INTO ‘/user/../departments’ USING BinStorage(‘|’);</w:t>
      </w:r>
    </w:p>
    <w:p w:rsidR="00B74C62" w:rsidRPr="005034F7" w:rsidRDefault="00B74C62" w:rsidP="00B74C62">
      <w:pPr>
        <w:pStyle w:val="ListParagraph"/>
        <w:spacing w:before="0" w:after="0"/>
        <w:rPr>
          <w:i/>
          <w:color w:val="00B0F0"/>
        </w:rPr>
      </w:pPr>
      <w:r w:rsidRPr="005034F7">
        <w:rPr>
          <w:i/>
          <w:color w:val="00B0F0"/>
        </w:rPr>
        <w:t>Pig&gt;store ds INTO ‘/user/../departments’ USING JsonStorage( );</w:t>
      </w:r>
    </w:p>
    <w:p w:rsidR="00B74C62" w:rsidRDefault="00B74C62" w:rsidP="005034F7">
      <w:pPr>
        <w:spacing w:before="0" w:after="0"/>
      </w:pPr>
    </w:p>
    <w:p w:rsidR="00283195" w:rsidRDefault="00283195" w:rsidP="00283195">
      <w:pPr>
        <w:pStyle w:val="ListParagraph"/>
        <w:numPr>
          <w:ilvl w:val="0"/>
          <w:numId w:val="131"/>
        </w:numPr>
        <w:spacing w:before="0" w:after="0"/>
      </w:pPr>
      <w:r>
        <w:t>PigStorage, you can specify delimiters.</w:t>
      </w:r>
    </w:p>
    <w:p w:rsidR="00283195" w:rsidRDefault="00283195" w:rsidP="00283195">
      <w:pPr>
        <w:pStyle w:val="ListParagraph"/>
        <w:numPr>
          <w:ilvl w:val="0"/>
          <w:numId w:val="131"/>
        </w:numPr>
        <w:spacing w:before="0" w:after="0"/>
      </w:pPr>
      <w:r>
        <w:t>BinStorage, stores in binary format , you specify the delimiters.</w:t>
      </w:r>
    </w:p>
    <w:p w:rsidR="00A06069" w:rsidRPr="00901439" w:rsidRDefault="00283195" w:rsidP="008C065B">
      <w:pPr>
        <w:pStyle w:val="ListParagraph"/>
        <w:numPr>
          <w:ilvl w:val="0"/>
          <w:numId w:val="131"/>
        </w:numPr>
        <w:spacing w:before="0" w:after="0"/>
      </w:pPr>
      <w:r>
        <w:t>JsonStorage, No need to specify the delimiters.</w:t>
      </w:r>
    </w:p>
    <w:p w:rsidR="00A06069" w:rsidRDefault="00A06069" w:rsidP="00A06069">
      <w:pPr>
        <w:pStyle w:val="Heading3"/>
      </w:pPr>
      <w:bookmarkStart w:id="32" w:name="_Toc481554651"/>
      <w:r>
        <w:t>Storage in Hive</w:t>
      </w:r>
      <w:bookmarkEnd w:id="32"/>
    </w:p>
    <w:p w:rsidR="00A06069" w:rsidRDefault="00A06069" w:rsidP="00A06069">
      <w:pPr>
        <w:spacing w:before="0" w:after="0"/>
      </w:pPr>
    </w:p>
    <w:p w:rsidR="00A06069" w:rsidRDefault="00A06069" w:rsidP="00A06069">
      <w:pPr>
        <w:spacing w:before="0" w:after="0"/>
      </w:pPr>
      <w:r>
        <w:t>To load the data into Hive  from PIG you need to load the PIG with Schema</w:t>
      </w:r>
    </w:p>
    <w:p w:rsidR="00A06069" w:rsidRDefault="00A06069" w:rsidP="00A06069">
      <w:pPr>
        <w:spacing w:before="0" w:after="0"/>
      </w:pPr>
    </w:p>
    <w:p w:rsidR="00A06069" w:rsidRPr="008C065B" w:rsidRDefault="00A06069" w:rsidP="00A06069">
      <w:pPr>
        <w:spacing w:before="0" w:after="0"/>
        <w:rPr>
          <w:i/>
          <w:color w:val="00B0F0"/>
        </w:rPr>
      </w:pPr>
      <w:r w:rsidRPr="008C065B">
        <w:rPr>
          <w:i/>
          <w:color w:val="00B0F0"/>
        </w:rPr>
        <w:t>LinuxHost$pig -userHcatalog</w:t>
      </w:r>
    </w:p>
    <w:p w:rsidR="00A06069" w:rsidRPr="008C065B" w:rsidRDefault="00A06069" w:rsidP="00A06069">
      <w:pPr>
        <w:spacing w:before="0" w:after="0"/>
        <w:rPr>
          <w:i/>
          <w:color w:val="00B0F0"/>
        </w:rPr>
      </w:pPr>
      <w:r w:rsidRPr="008C065B">
        <w:rPr>
          <w:i/>
          <w:color w:val="00B0F0"/>
        </w:rPr>
        <w:t>Pig&gt;departments = LOAD ‘/user/…/departments’ USING PigStore(‘,’) AS (depid: INT, depname: CHARARRY);</w:t>
      </w:r>
    </w:p>
    <w:p w:rsidR="00A06069" w:rsidRPr="008C065B" w:rsidRDefault="00A06069" w:rsidP="00A06069">
      <w:pPr>
        <w:spacing w:before="0" w:after="0"/>
        <w:rPr>
          <w:i/>
          <w:color w:val="00B0F0"/>
        </w:rPr>
      </w:pPr>
      <w:r w:rsidRPr="008C065B">
        <w:rPr>
          <w:i/>
          <w:color w:val="00B0F0"/>
        </w:rPr>
        <w:t>Pig&gt;store departments INTO ‘databasename.departments’ USING org.apache.hive.hcatalog.pig.HCatstorer();</w:t>
      </w:r>
    </w:p>
    <w:p w:rsidR="00EB26B2" w:rsidRPr="008C065B" w:rsidRDefault="00EB26B2" w:rsidP="00A06069">
      <w:pPr>
        <w:spacing w:before="0" w:after="0"/>
        <w:rPr>
          <w:i/>
          <w:color w:val="00B0F0"/>
        </w:rPr>
      </w:pPr>
      <w:r w:rsidRPr="008C065B">
        <w:rPr>
          <w:i/>
          <w:color w:val="00B0F0"/>
        </w:rPr>
        <w:t>Hive&gt;describe formatted departments</w:t>
      </w:r>
    </w:p>
    <w:p w:rsidR="00283195" w:rsidRPr="00901439" w:rsidRDefault="00283195" w:rsidP="00283195">
      <w:pPr>
        <w:spacing w:before="0" w:after="0"/>
      </w:pPr>
    </w:p>
    <w:p w:rsidR="007E69E4" w:rsidRDefault="007E69E4" w:rsidP="007E69E4">
      <w:pPr>
        <w:pStyle w:val="Heading2"/>
        <w:shd w:val="clear" w:color="auto" w:fill="FFFFFF"/>
        <w:spacing w:before="0" w:line="360" w:lineRule="atLeast"/>
        <w:textAlignment w:val="baseline"/>
        <w:rPr>
          <w:rFonts w:ascii="Arial" w:hAnsi="Arial" w:cs="Arial"/>
          <w:color w:val="222222"/>
          <w:sz w:val="24"/>
          <w:szCs w:val="24"/>
        </w:rPr>
      </w:pPr>
      <w:bookmarkStart w:id="33" w:name="_Toc481554652"/>
      <w:r>
        <w:rPr>
          <w:rFonts w:ascii="Arial" w:hAnsi="Arial" w:cs="Arial"/>
          <w:color w:val="222222"/>
          <w:sz w:val="24"/>
          <w:szCs w:val="24"/>
        </w:rPr>
        <w:t>Data Analysis</w:t>
      </w:r>
      <w:bookmarkEnd w:id="33"/>
    </w:p>
    <w:p w:rsidR="008D11AF" w:rsidRPr="00901439" w:rsidRDefault="008D11AF" w:rsidP="008D11AF"/>
    <w:p w:rsidR="008D11AF" w:rsidRDefault="008D11AF" w:rsidP="008D11AF">
      <w:pPr>
        <w:pStyle w:val="Heading3"/>
      </w:pPr>
      <w:bookmarkStart w:id="34" w:name="_Toc481554653"/>
      <w:r>
        <w:t>Hive Table that Uses ORC File Format</w:t>
      </w:r>
      <w:bookmarkEnd w:id="34"/>
    </w:p>
    <w:p w:rsidR="00AE113D" w:rsidRDefault="00AE113D" w:rsidP="00002725">
      <w:pPr>
        <w:spacing w:before="0" w:after="0"/>
      </w:pPr>
    </w:p>
    <w:p w:rsidR="00002725" w:rsidRDefault="00002725" w:rsidP="00002725">
      <w:pPr>
        <w:spacing w:before="0" w:after="0"/>
      </w:pPr>
      <w:r>
        <w:t>The upcoming Hive 0.12 is set to bring some great new advancements in the storage layer in the forms of higher compression and better query performance.</w:t>
      </w:r>
    </w:p>
    <w:p w:rsidR="00002725" w:rsidRDefault="00002725" w:rsidP="00002725">
      <w:pPr>
        <w:spacing w:before="0" w:after="0"/>
      </w:pPr>
    </w:p>
    <w:p w:rsidR="00AE113D" w:rsidRDefault="00002725" w:rsidP="00002725">
      <w:pPr>
        <w:pStyle w:val="ListParagraph"/>
        <w:numPr>
          <w:ilvl w:val="0"/>
          <w:numId w:val="127"/>
        </w:numPr>
        <w:spacing w:before="0" w:after="0"/>
      </w:pPr>
      <w:r>
        <w:t>HIGHER COMPRESSION-- save 78% of text file size.</w:t>
      </w:r>
    </w:p>
    <w:p w:rsidR="00002725" w:rsidRDefault="00002725" w:rsidP="00002725">
      <w:pPr>
        <w:pStyle w:val="ListParagraph"/>
        <w:numPr>
          <w:ilvl w:val="0"/>
          <w:numId w:val="127"/>
        </w:numPr>
        <w:spacing w:before="0" w:after="0"/>
      </w:pPr>
      <w:r>
        <w:t>PREDICATE PUSHDOWN-- where clause condition is pushed to storage layer.</w:t>
      </w:r>
    </w:p>
    <w:p w:rsidR="00002725" w:rsidRDefault="00002725" w:rsidP="00002725">
      <w:pPr>
        <w:spacing w:before="0" w:after="0"/>
      </w:pPr>
    </w:p>
    <w:p w:rsidR="00002725" w:rsidRDefault="00002725" w:rsidP="00002725">
      <w:pPr>
        <w:spacing w:before="0" w:after="0"/>
      </w:pPr>
      <w:r>
        <w:t>ORCFile breaks rows into row groups and applies columnar compression and indexing within these row groups.</w:t>
      </w:r>
    </w:p>
    <w:p w:rsidR="00002725" w:rsidRPr="00002725" w:rsidRDefault="00002725" w:rsidP="00002725">
      <w:pPr>
        <w:spacing w:before="0" w:after="0"/>
        <w:rPr>
          <w:i/>
          <w:color w:val="00B0F0"/>
        </w:rPr>
      </w:pPr>
      <w:r w:rsidRPr="00002725">
        <w:rPr>
          <w:i/>
          <w:color w:val="00B0F0"/>
        </w:rPr>
        <w:t>CREATE TABLE mytable (</w:t>
      </w:r>
    </w:p>
    <w:p w:rsidR="00002725" w:rsidRPr="00002725" w:rsidRDefault="00002725" w:rsidP="00002725">
      <w:pPr>
        <w:spacing w:before="0" w:after="0"/>
        <w:rPr>
          <w:i/>
          <w:color w:val="00B0F0"/>
        </w:rPr>
      </w:pPr>
      <w:r w:rsidRPr="00002725">
        <w:rPr>
          <w:i/>
          <w:color w:val="00B0F0"/>
        </w:rPr>
        <w:t>...</w:t>
      </w:r>
    </w:p>
    <w:p w:rsidR="00002725" w:rsidRPr="00002725" w:rsidRDefault="00002725" w:rsidP="00002725">
      <w:pPr>
        <w:spacing w:before="0" w:after="0"/>
        <w:rPr>
          <w:i/>
          <w:color w:val="00B0F0"/>
        </w:rPr>
      </w:pPr>
      <w:r w:rsidRPr="00002725">
        <w:rPr>
          <w:i/>
          <w:color w:val="00B0F0"/>
        </w:rPr>
        <w:t>) STORED AS orc;</w:t>
      </w:r>
    </w:p>
    <w:p w:rsidR="00002725" w:rsidRDefault="00002725" w:rsidP="00002725">
      <w:pPr>
        <w:spacing w:before="0" w:after="0"/>
      </w:pPr>
    </w:p>
    <w:p w:rsidR="00002725" w:rsidRDefault="00002725" w:rsidP="00002725">
      <w:pPr>
        <w:spacing w:before="0" w:after="0"/>
      </w:pPr>
      <w:r w:rsidRPr="00002725">
        <w:t>To convert existing data to ORCFile create a table with the same schema as the source table plus stored as orc, then you can use issue a query like:</w:t>
      </w:r>
    </w:p>
    <w:p w:rsidR="001B2425" w:rsidRDefault="00002725" w:rsidP="00AE113D">
      <w:pPr>
        <w:spacing w:before="0" w:after="0"/>
        <w:rPr>
          <w:i/>
          <w:color w:val="00B0F0"/>
        </w:rPr>
      </w:pPr>
      <w:r w:rsidRPr="00002725">
        <w:rPr>
          <w:i/>
          <w:color w:val="00B0F0"/>
        </w:rPr>
        <w:t>INSERT INTO TABLE orctable SELECT * FROM oldtable;</w:t>
      </w:r>
    </w:p>
    <w:p w:rsidR="00AE113D" w:rsidRPr="00AE113D" w:rsidRDefault="00AE113D" w:rsidP="00AE113D">
      <w:pPr>
        <w:spacing w:before="0" w:after="0"/>
        <w:rPr>
          <w:i/>
          <w:color w:val="00B0F0"/>
        </w:rPr>
      </w:pPr>
    </w:p>
    <w:tbl>
      <w:tblPr>
        <w:tblW w:w="5000" w:type="pct"/>
        <w:tblLook w:val="04A0"/>
      </w:tblPr>
      <w:tblGrid>
        <w:gridCol w:w="2202"/>
        <w:gridCol w:w="3142"/>
        <w:gridCol w:w="3898"/>
      </w:tblGrid>
      <w:tr w:rsidR="0013147B" w:rsidRPr="0013147B" w:rsidTr="0013147B">
        <w:trPr>
          <w:trHeight w:val="315"/>
        </w:trPr>
        <w:tc>
          <w:tcPr>
            <w:tcW w:w="1191"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ind w:firstLineChars="200" w:firstLine="402"/>
              <w:rPr>
                <w:rFonts w:asciiTheme="minorHAnsi" w:hAnsiTheme="minorHAnsi" w:cs="Arial"/>
                <w:b/>
                <w:bCs/>
                <w:color w:val="404041"/>
                <w:lang w:bidi="ar-SA"/>
              </w:rPr>
            </w:pPr>
            <w:r w:rsidRPr="0013147B">
              <w:rPr>
                <w:rFonts w:asciiTheme="minorHAnsi" w:hAnsiTheme="minorHAnsi" w:cs="Arial"/>
                <w:b/>
                <w:bCs/>
                <w:color w:val="404041"/>
                <w:lang w:bidi="ar-SA"/>
              </w:rPr>
              <w:t>Key</w:t>
            </w:r>
          </w:p>
        </w:tc>
        <w:tc>
          <w:tcPr>
            <w:tcW w:w="1700" w:type="pct"/>
            <w:tcBorders>
              <w:top w:val="single" w:sz="4" w:space="0" w:color="auto"/>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ind w:firstLineChars="200" w:firstLine="402"/>
              <w:rPr>
                <w:rFonts w:asciiTheme="minorHAnsi" w:hAnsiTheme="minorHAnsi" w:cs="Arial"/>
                <w:b/>
                <w:bCs/>
                <w:color w:val="404041"/>
                <w:lang w:bidi="ar-SA"/>
              </w:rPr>
            </w:pPr>
            <w:r w:rsidRPr="0013147B">
              <w:rPr>
                <w:rFonts w:asciiTheme="minorHAnsi" w:hAnsiTheme="minorHAnsi" w:cs="Arial"/>
                <w:b/>
                <w:bCs/>
                <w:color w:val="404041"/>
                <w:lang w:bidi="ar-SA"/>
              </w:rPr>
              <w:t>Default</w:t>
            </w:r>
          </w:p>
        </w:tc>
        <w:tc>
          <w:tcPr>
            <w:tcW w:w="2109" w:type="pct"/>
            <w:tcBorders>
              <w:top w:val="single" w:sz="4" w:space="0" w:color="auto"/>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ind w:firstLineChars="200" w:firstLine="402"/>
              <w:rPr>
                <w:rFonts w:asciiTheme="minorHAnsi" w:hAnsiTheme="minorHAnsi" w:cs="Arial"/>
                <w:b/>
                <w:bCs/>
                <w:color w:val="404041"/>
                <w:lang w:bidi="ar-SA"/>
              </w:rPr>
            </w:pPr>
            <w:r w:rsidRPr="0013147B">
              <w:rPr>
                <w:rFonts w:asciiTheme="minorHAnsi" w:hAnsiTheme="minorHAnsi" w:cs="Arial"/>
                <w:b/>
                <w:bCs/>
                <w:color w:val="404041"/>
                <w:lang w:bidi="ar-SA"/>
              </w:rPr>
              <w:t>Notes</w:t>
            </w:r>
          </w:p>
        </w:tc>
      </w:tr>
      <w:tr w:rsidR="0013147B" w:rsidRPr="0013147B" w:rsidTr="0013147B">
        <w:trPr>
          <w:trHeight w:val="799"/>
        </w:trPr>
        <w:tc>
          <w:tcPr>
            <w:tcW w:w="1191" w:type="pct"/>
            <w:tcBorders>
              <w:top w:val="nil"/>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00"/>
                <w:lang w:bidi="ar-SA"/>
              </w:rPr>
            </w:pPr>
            <w:r w:rsidRPr="0013147B">
              <w:rPr>
                <w:rFonts w:asciiTheme="minorHAnsi" w:eastAsia="Arial Unicode MS" w:hAnsiTheme="minorHAnsi" w:cs="Arial Unicode MS"/>
                <w:b/>
                <w:bCs/>
                <w:color w:val="000000"/>
                <w:lang w:bidi="ar-SA"/>
              </w:rPr>
              <w:lastRenderedPageBreak/>
              <w:t>orc</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compress</w:t>
            </w:r>
          </w:p>
        </w:tc>
        <w:tc>
          <w:tcPr>
            <w:tcW w:w="1700"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00"/>
                <w:lang w:bidi="ar-SA"/>
              </w:rPr>
            </w:pPr>
            <w:r w:rsidRPr="0013147B">
              <w:rPr>
                <w:rFonts w:asciiTheme="minorHAnsi" w:eastAsia="Arial Unicode MS" w:hAnsiTheme="minorHAnsi" w:cs="Arial Unicode MS"/>
                <w:b/>
                <w:bCs/>
                <w:color w:val="000000"/>
                <w:lang w:bidi="ar-SA"/>
              </w:rPr>
              <w:t>ZLIB</w:t>
            </w:r>
          </w:p>
        </w:tc>
        <w:tc>
          <w:tcPr>
            <w:tcW w:w="2109"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color w:val="404041"/>
                <w:lang w:bidi="ar-SA"/>
              </w:rPr>
            </w:pPr>
            <w:r w:rsidRPr="0013147B">
              <w:rPr>
                <w:rFonts w:asciiTheme="minorHAnsi" w:hAnsiTheme="minorHAnsi" w:cs="Arial"/>
                <w:color w:val="404041"/>
                <w:lang w:bidi="ar-SA"/>
              </w:rPr>
              <w:t xml:space="preserve">Compression to use in addition to columnar </w:t>
            </w:r>
            <w:r w:rsidRPr="0013147B">
              <w:rPr>
                <w:rFonts w:asciiTheme="minorHAnsi" w:hAnsiTheme="minorHAnsi" w:cs="Arial"/>
                <w:color w:val="404041"/>
                <w:lang w:bidi="ar-SA"/>
              </w:rPr>
              <w:br/>
              <w:t>compression (one of NONE, ZLIB, SNAPPY)</w:t>
            </w:r>
          </w:p>
        </w:tc>
      </w:tr>
      <w:tr w:rsidR="0013147B" w:rsidRPr="0013147B" w:rsidTr="0013147B">
        <w:trPr>
          <w:trHeight w:val="799"/>
        </w:trPr>
        <w:tc>
          <w:tcPr>
            <w:tcW w:w="1191" w:type="pct"/>
            <w:tcBorders>
              <w:top w:val="nil"/>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00"/>
                <w:lang w:bidi="ar-SA"/>
              </w:rPr>
            </w:pPr>
            <w:r w:rsidRPr="0013147B">
              <w:rPr>
                <w:rFonts w:asciiTheme="minorHAnsi" w:eastAsia="Arial Unicode MS" w:hAnsiTheme="minorHAnsi" w:cs="Arial Unicode MS"/>
                <w:b/>
                <w:bCs/>
                <w:color w:val="000000"/>
                <w:lang w:bidi="ar-SA"/>
              </w:rPr>
              <w:t>orc</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compress</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size</w:t>
            </w:r>
          </w:p>
        </w:tc>
        <w:tc>
          <w:tcPr>
            <w:tcW w:w="1700"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6666"/>
                <w:lang w:bidi="ar-SA"/>
              </w:rPr>
            </w:pPr>
            <w:r w:rsidRPr="0013147B">
              <w:rPr>
                <w:rFonts w:asciiTheme="minorHAnsi" w:eastAsia="Arial Unicode MS" w:hAnsiTheme="minorHAnsi" w:cs="Arial Unicode MS"/>
                <w:b/>
                <w:bCs/>
                <w:color w:val="006666"/>
                <w:lang w:bidi="ar-SA"/>
              </w:rPr>
              <w:t>262</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6666"/>
                <w:lang w:bidi="ar-SA"/>
              </w:rPr>
              <w:t>144</w:t>
            </w:r>
            <w:r w:rsidRPr="0013147B">
              <w:rPr>
                <w:rFonts w:asciiTheme="minorHAnsi" w:eastAsia="Arial Unicode MS" w:hAnsiTheme="minorHAnsi" w:cs="Arial Unicode MS"/>
                <w:b/>
                <w:bCs/>
                <w:color w:val="000000"/>
                <w:lang w:bidi="ar-SA"/>
              </w:rPr>
              <w:t> </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 </w:t>
            </w:r>
            <w:r w:rsidRPr="0013147B">
              <w:rPr>
                <w:rFonts w:asciiTheme="minorHAnsi" w:eastAsia="Arial Unicode MS" w:hAnsiTheme="minorHAnsi" w:cs="Arial Unicode MS"/>
                <w:b/>
                <w:bCs/>
                <w:color w:val="006666"/>
                <w:lang w:bidi="ar-SA"/>
              </w:rPr>
              <w:t>256</w:t>
            </w:r>
            <w:r w:rsidRPr="0013147B">
              <w:rPr>
                <w:rFonts w:asciiTheme="minorHAnsi" w:eastAsia="Arial Unicode MS" w:hAnsiTheme="minorHAnsi" w:cs="Arial Unicode MS"/>
                <w:b/>
                <w:bCs/>
                <w:color w:val="660066"/>
                <w:lang w:bidi="ar-SA"/>
              </w:rPr>
              <w:t>KiB</w:t>
            </w:r>
            <w:r w:rsidRPr="0013147B">
              <w:rPr>
                <w:rFonts w:asciiTheme="minorHAnsi" w:eastAsia="Arial Unicode MS" w:hAnsiTheme="minorHAnsi" w:cs="Arial Unicode MS"/>
                <w:b/>
                <w:bCs/>
                <w:color w:val="666600"/>
                <w:lang w:bidi="ar-SA"/>
              </w:rPr>
              <w:t>)</w:t>
            </w:r>
          </w:p>
        </w:tc>
        <w:tc>
          <w:tcPr>
            <w:tcW w:w="2109"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color w:val="404041"/>
                <w:lang w:bidi="ar-SA"/>
              </w:rPr>
            </w:pPr>
            <w:r w:rsidRPr="0013147B">
              <w:rPr>
                <w:rFonts w:asciiTheme="minorHAnsi" w:hAnsiTheme="minorHAnsi" w:cs="Arial"/>
                <w:color w:val="404041"/>
                <w:lang w:bidi="ar-SA"/>
              </w:rPr>
              <w:t>Number of bytes in each compression chunk</w:t>
            </w:r>
          </w:p>
        </w:tc>
      </w:tr>
      <w:tr w:rsidR="0013147B" w:rsidRPr="0013147B" w:rsidTr="0013147B">
        <w:trPr>
          <w:trHeight w:val="799"/>
        </w:trPr>
        <w:tc>
          <w:tcPr>
            <w:tcW w:w="1191" w:type="pct"/>
            <w:tcBorders>
              <w:top w:val="nil"/>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b/>
                <w:bCs/>
                <w:color w:val="404041"/>
                <w:lang w:bidi="ar-SA"/>
              </w:rPr>
            </w:pPr>
            <w:r w:rsidRPr="0013147B">
              <w:rPr>
                <w:rFonts w:asciiTheme="minorHAnsi" w:hAnsiTheme="minorHAnsi" w:cs="Arial"/>
                <w:b/>
                <w:bCs/>
                <w:color w:val="404041"/>
                <w:lang w:bidi="ar-SA"/>
              </w:rPr>
              <w:t>orc.stripe.size</w:t>
            </w:r>
          </w:p>
        </w:tc>
        <w:tc>
          <w:tcPr>
            <w:tcW w:w="1700"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6666"/>
                <w:lang w:bidi="ar-SA"/>
              </w:rPr>
            </w:pPr>
            <w:r w:rsidRPr="0013147B">
              <w:rPr>
                <w:rFonts w:asciiTheme="minorHAnsi" w:eastAsia="Arial Unicode MS" w:hAnsiTheme="minorHAnsi" w:cs="Arial Unicode MS"/>
                <w:b/>
                <w:bCs/>
                <w:color w:val="006666"/>
                <w:lang w:bidi="ar-SA"/>
              </w:rPr>
              <w:t>268</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6666"/>
                <w:lang w:bidi="ar-SA"/>
              </w:rPr>
              <w:t>435</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6666"/>
                <w:lang w:bidi="ar-SA"/>
              </w:rPr>
              <w:t>456</w:t>
            </w:r>
            <w:r w:rsidRPr="0013147B">
              <w:rPr>
                <w:rFonts w:asciiTheme="minorHAnsi" w:eastAsia="Arial Unicode MS" w:hAnsiTheme="minorHAnsi" w:cs="Arial Unicode MS"/>
                <w:b/>
                <w:bCs/>
                <w:color w:val="000000"/>
                <w:lang w:bidi="ar-SA"/>
              </w:rPr>
              <w:t> </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6666"/>
                <w:lang w:bidi="ar-SA"/>
              </w:rPr>
              <w:t>256</w:t>
            </w:r>
            <w:r w:rsidRPr="0013147B">
              <w:rPr>
                <w:rFonts w:asciiTheme="minorHAnsi" w:eastAsia="Arial Unicode MS" w:hAnsiTheme="minorHAnsi" w:cs="Arial Unicode MS"/>
                <w:b/>
                <w:bCs/>
                <w:color w:val="000000"/>
                <w:lang w:bidi="ar-SA"/>
              </w:rPr>
              <w:t> </w:t>
            </w:r>
            <w:r w:rsidRPr="0013147B">
              <w:rPr>
                <w:rFonts w:asciiTheme="minorHAnsi" w:eastAsia="Arial Unicode MS" w:hAnsiTheme="minorHAnsi" w:cs="Arial Unicode MS"/>
                <w:b/>
                <w:bCs/>
                <w:color w:val="660066"/>
                <w:lang w:bidi="ar-SA"/>
              </w:rPr>
              <w:t>MiB</w:t>
            </w:r>
            <w:r w:rsidRPr="0013147B">
              <w:rPr>
                <w:rFonts w:asciiTheme="minorHAnsi" w:eastAsia="Arial Unicode MS" w:hAnsiTheme="minorHAnsi" w:cs="Arial Unicode MS"/>
                <w:b/>
                <w:bCs/>
                <w:color w:val="666600"/>
                <w:lang w:bidi="ar-SA"/>
              </w:rPr>
              <w:t>)</w:t>
            </w:r>
          </w:p>
        </w:tc>
        <w:tc>
          <w:tcPr>
            <w:tcW w:w="2109"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color w:val="404041"/>
                <w:lang w:bidi="ar-SA"/>
              </w:rPr>
            </w:pPr>
            <w:r w:rsidRPr="0013147B">
              <w:rPr>
                <w:rFonts w:asciiTheme="minorHAnsi" w:hAnsiTheme="minorHAnsi" w:cs="Arial"/>
                <w:color w:val="404041"/>
                <w:lang w:bidi="ar-SA"/>
              </w:rPr>
              <w:t>Number of bytes in each stripe</w:t>
            </w:r>
          </w:p>
        </w:tc>
      </w:tr>
      <w:tr w:rsidR="0013147B" w:rsidRPr="0013147B" w:rsidTr="0013147B">
        <w:trPr>
          <w:trHeight w:val="799"/>
        </w:trPr>
        <w:tc>
          <w:tcPr>
            <w:tcW w:w="1191" w:type="pct"/>
            <w:tcBorders>
              <w:top w:val="nil"/>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00"/>
                <w:lang w:bidi="ar-SA"/>
              </w:rPr>
            </w:pPr>
            <w:r w:rsidRPr="0013147B">
              <w:rPr>
                <w:rFonts w:asciiTheme="minorHAnsi" w:eastAsia="Arial Unicode MS" w:hAnsiTheme="minorHAnsi" w:cs="Arial Unicode MS"/>
                <w:b/>
                <w:bCs/>
                <w:color w:val="000000"/>
                <w:lang w:bidi="ar-SA"/>
              </w:rPr>
              <w:t>orc</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row</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index</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stride</w:t>
            </w:r>
          </w:p>
        </w:tc>
        <w:tc>
          <w:tcPr>
            <w:tcW w:w="1700"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6666"/>
                <w:lang w:bidi="ar-SA"/>
              </w:rPr>
            </w:pPr>
            <w:r w:rsidRPr="0013147B">
              <w:rPr>
                <w:rFonts w:asciiTheme="minorHAnsi" w:eastAsia="Arial Unicode MS" w:hAnsiTheme="minorHAnsi" w:cs="Arial Unicode MS"/>
                <w:b/>
                <w:bCs/>
                <w:color w:val="006666"/>
                <w:lang w:bidi="ar-SA"/>
              </w:rPr>
              <w:t>10,000</w:t>
            </w:r>
          </w:p>
        </w:tc>
        <w:tc>
          <w:tcPr>
            <w:tcW w:w="2109"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color w:val="404041"/>
                <w:lang w:bidi="ar-SA"/>
              </w:rPr>
            </w:pPr>
            <w:r w:rsidRPr="0013147B">
              <w:rPr>
                <w:rFonts w:asciiTheme="minorHAnsi" w:hAnsiTheme="minorHAnsi" w:cs="Arial"/>
                <w:color w:val="404041"/>
                <w:lang w:bidi="ar-SA"/>
              </w:rPr>
              <w:t>Number of ro</w:t>
            </w:r>
            <w:r w:rsidR="00002725">
              <w:rPr>
                <w:rFonts w:asciiTheme="minorHAnsi" w:hAnsiTheme="minorHAnsi" w:cs="Arial"/>
                <w:color w:val="404041"/>
                <w:lang w:bidi="ar-SA"/>
              </w:rPr>
              <w:t xml:space="preserve">ws between index entries (must </w:t>
            </w:r>
            <w:r w:rsidRPr="0013147B">
              <w:rPr>
                <w:rFonts w:asciiTheme="minorHAnsi" w:hAnsiTheme="minorHAnsi" w:cs="Arial"/>
                <w:color w:val="404041"/>
                <w:lang w:bidi="ar-SA"/>
              </w:rPr>
              <w:t>be &gt;= 1,000)</w:t>
            </w:r>
          </w:p>
        </w:tc>
      </w:tr>
      <w:tr w:rsidR="0013147B" w:rsidRPr="0013147B" w:rsidTr="0013147B">
        <w:trPr>
          <w:trHeight w:val="799"/>
        </w:trPr>
        <w:tc>
          <w:tcPr>
            <w:tcW w:w="1191" w:type="pct"/>
            <w:tcBorders>
              <w:top w:val="nil"/>
              <w:left w:val="single" w:sz="4" w:space="0" w:color="auto"/>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00"/>
                <w:lang w:bidi="ar-SA"/>
              </w:rPr>
            </w:pPr>
            <w:r w:rsidRPr="0013147B">
              <w:rPr>
                <w:rFonts w:asciiTheme="minorHAnsi" w:eastAsia="Arial Unicode MS" w:hAnsiTheme="minorHAnsi" w:cs="Arial Unicode MS"/>
                <w:b/>
                <w:bCs/>
                <w:color w:val="000000"/>
                <w:lang w:bidi="ar-SA"/>
              </w:rPr>
              <w:t>orc</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create</w:t>
            </w:r>
            <w:r w:rsidRPr="0013147B">
              <w:rPr>
                <w:rFonts w:asciiTheme="minorHAnsi" w:eastAsia="Arial Unicode MS" w:hAnsiTheme="minorHAnsi" w:cs="Arial Unicode MS"/>
                <w:b/>
                <w:bCs/>
                <w:color w:val="666600"/>
                <w:lang w:bidi="ar-SA"/>
              </w:rPr>
              <w:t>.</w:t>
            </w:r>
            <w:r w:rsidRPr="0013147B">
              <w:rPr>
                <w:rFonts w:asciiTheme="minorHAnsi" w:eastAsia="Arial Unicode MS" w:hAnsiTheme="minorHAnsi" w:cs="Arial Unicode MS"/>
                <w:b/>
                <w:bCs/>
                <w:color w:val="000000"/>
                <w:lang w:bidi="ar-SA"/>
              </w:rPr>
              <w:t>index</w:t>
            </w:r>
          </w:p>
        </w:tc>
        <w:tc>
          <w:tcPr>
            <w:tcW w:w="1700"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eastAsia="Arial Unicode MS" w:hAnsiTheme="minorHAnsi" w:cs="Arial Unicode MS"/>
                <w:b/>
                <w:bCs/>
                <w:color w:val="000088"/>
                <w:lang w:bidi="ar-SA"/>
              </w:rPr>
            </w:pPr>
            <w:r w:rsidRPr="0013147B">
              <w:rPr>
                <w:rFonts w:asciiTheme="minorHAnsi" w:eastAsia="Arial Unicode MS" w:hAnsiTheme="minorHAnsi" w:cs="Arial Unicode MS"/>
                <w:b/>
                <w:bCs/>
                <w:color w:val="000088"/>
                <w:lang w:bidi="ar-SA"/>
              </w:rPr>
              <w:t>TRUE</w:t>
            </w:r>
          </w:p>
        </w:tc>
        <w:tc>
          <w:tcPr>
            <w:tcW w:w="2109" w:type="pct"/>
            <w:tcBorders>
              <w:top w:val="nil"/>
              <w:left w:val="nil"/>
              <w:bottom w:val="single" w:sz="4" w:space="0" w:color="auto"/>
              <w:right w:val="single" w:sz="4" w:space="0" w:color="auto"/>
            </w:tcBorders>
            <w:shd w:val="clear" w:color="000000" w:fill="FFFFFF"/>
            <w:vAlign w:val="center"/>
            <w:hideMark/>
          </w:tcPr>
          <w:p w:rsidR="0013147B" w:rsidRPr="0013147B" w:rsidRDefault="0013147B" w:rsidP="00DB1E7B">
            <w:pPr>
              <w:spacing w:before="0" w:after="0" w:line="240" w:lineRule="auto"/>
              <w:rPr>
                <w:rFonts w:asciiTheme="minorHAnsi" w:hAnsiTheme="minorHAnsi" w:cs="Arial"/>
                <w:color w:val="404041"/>
                <w:lang w:bidi="ar-SA"/>
              </w:rPr>
            </w:pPr>
            <w:r w:rsidRPr="0013147B">
              <w:rPr>
                <w:rFonts w:asciiTheme="minorHAnsi" w:hAnsiTheme="minorHAnsi" w:cs="Arial"/>
                <w:color w:val="404041"/>
                <w:lang w:bidi="ar-SA"/>
              </w:rPr>
              <w:t>Whether to create inline indexes</w:t>
            </w:r>
          </w:p>
        </w:tc>
      </w:tr>
    </w:tbl>
    <w:p w:rsidR="007E69E4" w:rsidRPr="00D84851" w:rsidRDefault="007E69E4" w:rsidP="002D4755">
      <w:pPr>
        <w:spacing w:before="0" w:after="0"/>
        <w:rPr>
          <w:i/>
          <w:color w:val="00B0F0"/>
        </w:rPr>
      </w:pPr>
    </w:p>
    <w:p w:rsidR="002D4755" w:rsidRDefault="002D4755" w:rsidP="002D4755">
      <w:pPr>
        <w:spacing w:before="0" w:after="0"/>
      </w:pPr>
    </w:p>
    <w:p w:rsidR="00002725" w:rsidRDefault="00002725" w:rsidP="00002725">
      <w:pPr>
        <w:spacing w:before="0" w:after="0"/>
      </w:pPr>
      <w:r>
        <w:t>For example let’s say you wanted to use snappy compression instead of zlib compression. Here’s how:</w:t>
      </w:r>
    </w:p>
    <w:p w:rsidR="00002725" w:rsidRPr="00002725" w:rsidRDefault="00002725" w:rsidP="00002725">
      <w:pPr>
        <w:spacing w:before="0" w:after="0"/>
        <w:rPr>
          <w:i/>
          <w:color w:val="00B0F0"/>
        </w:rPr>
      </w:pPr>
      <w:r w:rsidRPr="00002725">
        <w:rPr>
          <w:i/>
          <w:color w:val="00B0F0"/>
        </w:rPr>
        <w:t>CREATE TABLE mytable (</w:t>
      </w:r>
    </w:p>
    <w:p w:rsidR="00002725" w:rsidRPr="00002725" w:rsidRDefault="00002725" w:rsidP="00002725">
      <w:pPr>
        <w:spacing w:before="0" w:after="0"/>
        <w:rPr>
          <w:i/>
          <w:color w:val="00B0F0"/>
        </w:rPr>
      </w:pPr>
      <w:r w:rsidRPr="00002725">
        <w:rPr>
          <w:i/>
          <w:color w:val="00B0F0"/>
        </w:rPr>
        <w:t>...</w:t>
      </w:r>
    </w:p>
    <w:p w:rsidR="00002725" w:rsidRDefault="00002725" w:rsidP="00002725">
      <w:pPr>
        <w:spacing w:before="0" w:after="0"/>
        <w:rPr>
          <w:i/>
          <w:color w:val="00B0F0"/>
        </w:rPr>
      </w:pPr>
      <w:r w:rsidRPr="00002725">
        <w:rPr>
          <w:i/>
          <w:color w:val="00B0F0"/>
        </w:rPr>
        <w:t>) STORED AS orc tblproperties ("orc.compress"="SNAPPY");</w:t>
      </w:r>
    </w:p>
    <w:p w:rsidR="00C84AF7" w:rsidRDefault="00C84AF7" w:rsidP="00002725">
      <w:pPr>
        <w:spacing w:before="0" w:after="0"/>
        <w:rPr>
          <w:i/>
          <w:color w:val="00B0F0"/>
        </w:rPr>
      </w:pPr>
    </w:p>
    <w:p w:rsidR="00C84AF7" w:rsidRDefault="00C84AF7" w:rsidP="00002725">
      <w:pPr>
        <w:spacing w:before="0" w:after="0"/>
      </w:pPr>
      <w:r>
        <w:t>CTAS (Create AS)</w:t>
      </w:r>
      <w:r w:rsidR="00661554">
        <w:t xml:space="preserve"> with ORC format:</w:t>
      </w:r>
    </w:p>
    <w:p w:rsidR="002E78F8" w:rsidRDefault="002E78F8" w:rsidP="00002725">
      <w:pPr>
        <w:spacing w:before="0" w:after="0"/>
      </w:pPr>
    </w:p>
    <w:p w:rsidR="00661554" w:rsidRPr="00661554" w:rsidRDefault="00661554" w:rsidP="00661554">
      <w:pPr>
        <w:spacing w:before="0" w:after="0"/>
        <w:rPr>
          <w:i/>
          <w:color w:val="00B0F0"/>
        </w:rPr>
      </w:pPr>
      <w:r w:rsidRPr="00661554">
        <w:rPr>
          <w:i/>
          <w:color w:val="00B0F0"/>
        </w:rPr>
        <w:t xml:space="preserve">create table orders_orc </w:t>
      </w:r>
    </w:p>
    <w:p w:rsidR="00661554" w:rsidRPr="00661554" w:rsidRDefault="00661554" w:rsidP="00661554">
      <w:pPr>
        <w:spacing w:before="0" w:after="0"/>
        <w:rPr>
          <w:i/>
          <w:color w:val="00B0F0"/>
        </w:rPr>
      </w:pPr>
      <w:r w:rsidRPr="00661554">
        <w:rPr>
          <w:i/>
          <w:color w:val="00B0F0"/>
        </w:rPr>
        <w:t>row format delimited fields terminated by ':'</w:t>
      </w:r>
    </w:p>
    <w:p w:rsidR="00661554" w:rsidRPr="00661554" w:rsidRDefault="00661554" w:rsidP="00661554">
      <w:pPr>
        <w:spacing w:before="0" w:after="0"/>
        <w:rPr>
          <w:i/>
          <w:color w:val="00B0F0"/>
        </w:rPr>
      </w:pPr>
      <w:r w:rsidRPr="00661554">
        <w:rPr>
          <w:i/>
          <w:color w:val="00B0F0"/>
        </w:rPr>
        <w:t>stored as orc</w:t>
      </w:r>
    </w:p>
    <w:p w:rsidR="00661554" w:rsidRPr="00661554" w:rsidRDefault="00661554" w:rsidP="00661554">
      <w:pPr>
        <w:spacing w:before="0" w:after="0"/>
        <w:rPr>
          <w:i/>
          <w:color w:val="00B0F0"/>
        </w:rPr>
      </w:pPr>
      <w:r w:rsidRPr="00661554">
        <w:rPr>
          <w:i/>
          <w:color w:val="00B0F0"/>
        </w:rPr>
        <w:t>as</w:t>
      </w:r>
    </w:p>
    <w:p w:rsidR="00661554" w:rsidRPr="00661554" w:rsidRDefault="00661554" w:rsidP="00661554">
      <w:pPr>
        <w:spacing w:before="0" w:after="0"/>
        <w:rPr>
          <w:i/>
          <w:color w:val="00B0F0"/>
        </w:rPr>
      </w:pPr>
      <w:r w:rsidRPr="00661554">
        <w:rPr>
          <w:i/>
          <w:color w:val="00B0F0"/>
        </w:rPr>
        <w:t>select * from retail_stage.orders;</w:t>
      </w:r>
    </w:p>
    <w:p w:rsidR="00661554" w:rsidRPr="00661554" w:rsidRDefault="00661554" w:rsidP="00661554">
      <w:pPr>
        <w:spacing w:before="0" w:after="0"/>
        <w:rPr>
          <w:i/>
          <w:color w:val="00B0F0"/>
        </w:rPr>
      </w:pPr>
    </w:p>
    <w:p w:rsidR="00661554" w:rsidRPr="00661554" w:rsidRDefault="00661554" w:rsidP="00661554">
      <w:pPr>
        <w:spacing w:before="0" w:after="0"/>
        <w:rPr>
          <w:i/>
          <w:color w:val="00B0F0"/>
        </w:rPr>
      </w:pPr>
      <w:r w:rsidRPr="00661554">
        <w:rPr>
          <w:i/>
          <w:color w:val="00B0F0"/>
        </w:rPr>
        <w:t>describe formatted orders_orc;</w:t>
      </w:r>
    </w:p>
    <w:p w:rsidR="00661554" w:rsidRPr="00661554" w:rsidRDefault="00661554" w:rsidP="00661554">
      <w:pPr>
        <w:spacing w:before="0" w:after="0"/>
        <w:rPr>
          <w:i/>
          <w:color w:val="00B0F0"/>
        </w:rPr>
      </w:pPr>
      <w:r w:rsidRPr="00661554">
        <w:rPr>
          <w:i/>
          <w:color w:val="00B0F0"/>
        </w:rPr>
        <w:t>show create table orders_orc;</w:t>
      </w:r>
    </w:p>
    <w:p w:rsidR="00661554" w:rsidRPr="00661554" w:rsidRDefault="00661554" w:rsidP="00661554">
      <w:pPr>
        <w:spacing w:before="0" w:after="0"/>
        <w:rPr>
          <w:i/>
          <w:color w:val="00B0F0"/>
        </w:rPr>
      </w:pPr>
    </w:p>
    <w:p w:rsidR="00661554" w:rsidRPr="00661554" w:rsidRDefault="00661554" w:rsidP="00661554">
      <w:pPr>
        <w:spacing w:before="0" w:after="0"/>
        <w:rPr>
          <w:i/>
          <w:color w:val="00B0F0"/>
        </w:rPr>
      </w:pPr>
      <w:r w:rsidRPr="00661554">
        <w:rPr>
          <w:i/>
          <w:color w:val="00B0F0"/>
        </w:rPr>
        <w:t>create table orders_default_serde(</w:t>
      </w:r>
    </w:p>
    <w:p w:rsidR="00661554" w:rsidRPr="00661554" w:rsidRDefault="00661554" w:rsidP="00661554">
      <w:pPr>
        <w:spacing w:before="0" w:after="0"/>
        <w:rPr>
          <w:i/>
          <w:color w:val="00B0F0"/>
        </w:rPr>
      </w:pPr>
      <w:r w:rsidRPr="00661554">
        <w:rPr>
          <w:i/>
          <w:color w:val="00B0F0"/>
        </w:rPr>
        <w:t>order_id int,</w:t>
      </w:r>
    </w:p>
    <w:p w:rsidR="00661554" w:rsidRPr="00661554" w:rsidRDefault="00661554" w:rsidP="00661554">
      <w:pPr>
        <w:spacing w:before="0" w:after="0"/>
        <w:rPr>
          <w:i/>
          <w:color w:val="00B0F0"/>
        </w:rPr>
      </w:pPr>
      <w:r w:rsidRPr="00661554">
        <w:rPr>
          <w:i/>
          <w:color w:val="00B0F0"/>
        </w:rPr>
        <w:t>order_date bigint,</w:t>
      </w:r>
    </w:p>
    <w:p w:rsidR="00661554" w:rsidRPr="00661554" w:rsidRDefault="00661554" w:rsidP="00661554">
      <w:pPr>
        <w:spacing w:before="0" w:after="0"/>
        <w:rPr>
          <w:i/>
          <w:color w:val="00B0F0"/>
        </w:rPr>
      </w:pPr>
      <w:r w:rsidRPr="00661554">
        <w:rPr>
          <w:i/>
          <w:color w:val="00B0F0"/>
        </w:rPr>
        <w:t>order_customer_id int,</w:t>
      </w:r>
    </w:p>
    <w:p w:rsidR="00661554" w:rsidRPr="00661554" w:rsidRDefault="00661554" w:rsidP="00661554">
      <w:pPr>
        <w:spacing w:before="0" w:after="0"/>
        <w:rPr>
          <w:i/>
          <w:color w:val="00B0F0"/>
        </w:rPr>
      </w:pPr>
      <w:r w:rsidRPr="00661554">
        <w:rPr>
          <w:i/>
          <w:color w:val="00B0F0"/>
        </w:rPr>
        <w:t>order_status strig)</w:t>
      </w:r>
    </w:p>
    <w:p w:rsidR="00661554" w:rsidRPr="00661554" w:rsidRDefault="00661554" w:rsidP="00661554">
      <w:pPr>
        <w:spacing w:before="0" w:after="0"/>
        <w:rPr>
          <w:i/>
          <w:color w:val="00B0F0"/>
        </w:rPr>
      </w:pPr>
      <w:r w:rsidRPr="00661554">
        <w:rPr>
          <w:i/>
          <w:color w:val="00B0F0"/>
        </w:rPr>
        <w:t>stored as orc;</w:t>
      </w:r>
    </w:p>
    <w:p w:rsidR="00661554" w:rsidRPr="00661554" w:rsidRDefault="00661554" w:rsidP="00661554">
      <w:pPr>
        <w:spacing w:before="0" w:after="0"/>
        <w:rPr>
          <w:i/>
          <w:color w:val="00B0F0"/>
        </w:rPr>
      </w:pPr>
    </w:p>
    <w:p w:rsidR="00661554" w:rsidRPr="00661554" w:rsidRDefault="00661554" w:rsidP="00661554">
      <w:pPr>
        <w:spacing w:before="0" w:after="0"/>
        <w:rPr>
          <w:i/>
          <w:color w:val="00B0F0"/>
        </w:rPr>
      </w:pPr>
      <w:r w:rsidRPr="00661554">
        <w:rPr>
          <w:i/>
          <w:color w:val="00B0F0"/>
        </w:rPr>
        <w:t>show create table orders_default_serde</w:t>
      </w:r>
    </w:p>
    <w:p w:rsidR="00661554" w:rsidRPr="00661554" w:rsidRDefault="00661554" w:rsidP="00661554">
      <w:pPr>
        <w:spacing w:before="0" w:after="0"/>
        <w:rPr>
          <w:i/>
          <w:color w:val="00B0F0"/>
        </w:rPr>
      </w:pPr>
    </w:p>
    <w:p w:rsidR="00661554" w:rsidRDefault="00007344" w:rsidP="00661554">
      <w:pPr>
        <w:spacing w:before="0" w:after="0"/>
      </w:pPr>
      <w:r w:rsidRPr="00424865">
        <w:t>Except</w:t>
      </w:r>
      <w:r w:rsidR="00661554" w:rsidRPr="00424865">
        <w:t xml:space="preserve"> for the text file there is no requirement to specify the "row format"</w:t>
      </w:r>
    </w:p>
    <w:p w:rsidR="006F4459" w:rsidRDefault="006F4459" w:rsidP="00661554">
      <w:pPr>
        <w:spacing w:before="0" w:after="0"/>
      </w:pPr>
    </w:p>
    <w:p w:rsidR="006F4459" w:rsidRPr="00901439" w:rsidRDefault="006F4459" w:rsidP="006F4459"/>
    <w:p w:rsidR="006F4459" w:rsidRDefault="006F4459" w:rsidP="00661554">
      <w:pPr>
        <w:pStyle w:val="Heading3"/>
        <w:spacing w:before="0"/>
      </w:pPr>
      <w:bookmarkStart w:id="35" w:name="_Toc481554654"/>
      <w:r>
        <w:t>Hive Table Storage Format and Delimiters</w:t>
      </w:r>
      <w:bookmarkEnd w:id="35"/>
    </w:p>
    <w:p w:rsidR="006F4459" w:rsidRDefault="006107FA" w:rsidP="006F4459">
      <w:r>
        <w:t>Hive&gt;</w:t>
      </w:r>
      <w:r w:rsidR="00F71661">
        <w:t>nulls defined as -1</w:t>
      </w:r>
    </w:p>
    <w:p w:rsidR="006107FA" w:rsidRPr="006F4459" w:rsidRDefault="006107FA" w:rsidP="006F4459"/>
    <w:p w:rsidR="00AE113D" w:rsidRDefault="00AE113D" w:rsidP="00002725">
      <w:pPr>
        <w:spacing w:before="0" w:after="0"/>
        <w:rPr>
          <w:i/>
          <w:color w:val="00B0F0"/>
        </w:rPr>
      </w:pPr>
    </w:p>
    <w:p w:rsidR="00002725" w:rsidRDefault="00AE113D" w:rsidP="00002725">
      <w:pPr>
        <w:pStyle w:val="Heading3"/>
        <w:spacing w:before="0"/>
      </w:pPr>
      <w:bookmarkStart w:id="36" w:name="_Toc481554655"/>
      <w:r>
        <w:t>Hive DML</w:t>
      </w:r>
      <w:bookmarkEnd w:id="36"/>
      <w:r>
        <w:t xml:space="preserve"> </w:t>
      </w:r>
    </w:p>
    <w:p w:rsidR="0038096C" w:rsidRDefault="0038096C" w:rsidP="0038096C">
      <w:pPr>
        <w:spacing w:before="0" w:after="0"/>
        <w:rPr>
          <w:b/>
        </w:rPr>
      </w:pPr>
    </w:p>
    <w:p w:rsidR="005639D2" w:rsidRDefault="0038096C" w:rsidP="0038096C">
      <w:pPr>
        <w:spacing w:before="0" w:after="0"/>
        <w:rPr>
          <w:b/>
        </w:rPr>
      </w:pPr>
      <w:r w:rsidRPr="0038096C">
        <w:rPr>
          <w:b/>
        </w:rPr>
        <w:t xml:space="preserve">Insert </w:t>
      </w:r>
    </w:p>
    <w:p w:rsidR="006A6385" w:rsidRPr="006A6385" w:rsidRDefault="006A6385" w:rsidP="006A6385">
      <w:pPr>
        <w:spacing w:before="0" w:after="0"/>
        <w:rPr>
          <w:i/>
          <w:color w:val="00B0F0"/>
        </w:rPr>
      </w:pPr>
    </w:p>
    <w:p w:rsidR="006A6385" w:rsidRPr="006A6385" w:rsidRDefault="006A6385" w:rsidP="006A6385">
      <w:pPr>
        <w:spacing w:before="0" w:after="0"/>
        <w:rPr>
          <w:i/>
          <w:color w:val="00B0F0"/>
        </w:rPr>
      </w:pPr>
      <w:r w:rsidRPr="006A6385">
        <w:rPr>
          <w:i/>
          <w:color w:val="00B0F0"/>
        </w:rPr>
        <w:t>CREATE TABLE students (name VARCHAR(64), age INT, gpa DECIMAL(3, 2))</w:t>
      </w:r>
    </w:p>
    <w:p w:rsidR="006A6385" w:rsidRPr="006A6385" w:rsidRDefault="006A6385" w:rsidP="006A6385">
      <w:pPr>
        <w:spacing w:before="0" w:after="0"/>
        <w:rPr>
          <w:i/>
          <w:color w:val="00B0F0"/>
        </w:rPr>
      </w:pPr>
      <w:r w:rsidRPr="006A6385">
        <w:rPr>
          <w:i/>
          <w:color w:val="00B0F0"/>
        </w:rPr>
        <w:t xml:space="preserve">  CLUSTERED BY (age) INTO 2 BUCKETS STORED AS ORC;</w:t>
      </w:r>
    </w:p>
    <w:p w:rsidR="006A6385" w:rsidRDefault="006A6385" w:rsidP="006A6385">
      <w:pPr>
        <w:spacing w:before="0" w:after="0"/>
        <w:rPr>
          <w:i/>
          <w:color w:val="00B0F0"/>
        </w:rPr>
      </w:pPr>
    </w:p>
    <w:p w:rsidR="006A6385" w:rsidRPr="006A6385" w:rsidRDefault="006A6385" w:rsidP="006A6385">
      <w:pPr>
        <w:spacing w:before="0" w:after="0"/>
        <w:rPr>
          <w:i/>
          <w:color w:val="00B0F0"/>
        </w:rPr>
      </w:pPr>
      <w:r w:rsidRPr="006A6385">
        <w:rPr>
          <w:i/>
          <w:color w:val="00B0F0"/>
        </w:rPr>
        <w:t>INSERT INTO TABLE students</w:t>
      </w:r>
    </w:p>
    <w:p w:rsidR="006A6385" w:rsidRPr="006A6385" w:rsidRDefault="006A6385" w:rsidP="006A6385">
      <w:pPr>
        <w:spacing w:before="0" w:after="0"/>
        <w:rPr>
          <w:i/>
          <w:color w:val="00B0F0"/>
        </w:rPr>
      </w:pPr>
      <w:r w:rsidRPr="006A6385">
        <w:rPr>
          <w:i/>
          <w:color w:val="00B0F0"/>
        </w:rPr>
        <w:t xml:space="preserve">  VALUES ('fred flintstone', 35, 1.28), ('barney rubble', 32, 2.32);</w:t>
      </w:r>
    </w:p>
    <w:p w:rsidR="006A6385" w:rsidRPr="006A6385" w:rsidRDefault="006A6385" w:rsidP="006A6385">
      <w:pPr>
        <w:spacing w:before="0" w:after="0"/>
        <w:rPr>
          <w:i/>
          <w:color w:val="00B0F0"/>
        </w:rPr>
      </w:pPr>
    </w:p>
    <w:p w:rsidR="006A6385" w:rsidRPr="006A6385" w:rsidRDefault="006A6385" w:rsidP="006A6385">
      <w:pPr>
        <w:spacing w:before="0" w:after="0"/>
        <w:rPr>
          <w:i/>
          <w:color w:val="00B0F0"/>
        </w:rPr>
      </w:pPr>
      <w:r w:rsidRPr="006A6385">
        <w:rPr>
          <w:i/>
          <w:color w:val="00B0F0"/>
        </w:rPr>
        <w:t xml:space="preserve"> CREATE TABLE pageviews (userid VARCHAR(64), link STRING, came_from STRING)</w:t>
      </w:r>
    </w:p>
    <w:p w:rsidR="006A6385" w:rsidRPr="006A6385" w:rsidRDefault="006A6385" w:rsidP="006A6385">
      <w:pPr>
        <w:spacing w:before="0" w:after="0"/>
        <w:rPr>
          <w:i/>
          <w:color w:val="00B0F0"/>
        </w:rPr>
      </w:pPr>
      <w:r w:rsidRPr="006A6385">
        <w:rPr>
          <w:i/>
          <w:color w:val="00B0F0"/>
        </w:rPr>
        <w:t xml:space="preserve">  PARTITIONED BY (datestamp STRING) CLUSTERED BY (userid) INTO 256 BUCKETS STORED AS ORC;</w:t>
      </w:r>
    </w:p>
    <w:p w:rsidR="006A6385" w:rsidRPr="006A6385" w:rsidRDefault="006A6385" w:rsidP="006A6385">
      <w:pPr>
        <w:spacing w:before="0" w:after="0"/>
        <w:rPr>
          <w:i/>
          <w:color w:val="00B0F0"/>
        </w:rPr>
      </w:pPr>
    </w:p>
    <w:p w:rsidR="006A6385" w:rsidRPr="006A6385" w:rsidRDefault="006A6385" w:rsidP="006A6385">
      <w:pPr>
        <w:spacing w:before="0" w:after="0"/>
        <w:rPr>
          <w:i/>
          <w:color w:val="00B0F0"/>
        </w:rPr>
      </w:pPr>
      <w:r w:rsidRPr="006A6385">
        <w:rPr>
          <w:i/>
          <w:color w:val="00B0F0"/>
        </w:rPr>
        <w:t>INSERT INTO TABLE pageviews PARTITION (datestamp = '2014-09-23')</w:t>
      </w:r>
    </w:p>
    <w:p w:rsidR="006A6385" w:rsidRDefault="006A6385" w:rsidP="006A6385">
      <w:pPr>
        <w:spacing w:before="0" w:after="0"/>
        <w:rPr>
          <w:i/>
          <w:color w:val="00B0F0"/>
        </w:rPr>
      </w:pPr>
      <w:r w:rsidRPr="006A6385">
        <w:rPr>
          <w:i/>
          <w:color w:val="00B0F0"/>
        </w:rPr>
        <w:t xml:space="preserve">  VALUES ('jsmith', 'mail.com', 'sports.com'), ('jdoe', 'mail.com', null);</w:t>
      </w:r>
    </w:p>
    <w:p w:rsidR="006A6385" w:rsidRPr="006A6385" w:rsidRDefault="006A6385" w:rsidP="006A6385">
      <w:pPr>
        <w:spacing w:before="0" w:after="0"/>
        <w:rPr>
          <w:i/>
          <w:color w:val="00B0F0"/>
        </w:rPr>
      </w:pPr>
      <w:r w:rsidRPr="006A6385">
        <w:rPr>
          <w:i/>
          <w:color w:val="00B0F0"/>
        </w:rPr>
        <w:t>INSERT INTO TABLE pageviews PARTITION (datestamp)</w:t>
      </w:r>
    </w:p>
    <w:p w:rsidR="006A6385" w:rsidRPr="006A6385" w:rsidRDefault="006A6385" w:rsidP="006A6385">
      <w:pPr>
        <w:spacing w:before="0" w:after="0"/>
        <w:rPr>
          <w:i/>
          <w:color w:val="00B0F0"/>
        </w:rPr>
      </w:pPr>
      <w:r w:rsidRPr="006A6385">
        <w:rPr>
          <w:i/>
          <w:color w:val="00B0F0"/>
        </w:rPr>
        <w:t xml:space="preserve">  VALUES ('tjohnson', 'sports.com', 'finance.com', '2014-09-23'), ('tlee', 'finance.com', null, '2014-09-21');</w:t>
      </w:r>
    </w:p>
    <w:p w:rsidR="005639D2" w:rsidRDefault="005639D2" w:rsidP="005639D2">
      <w:pPr>
        <w:spacing w:before="0" w:after="0"/>
      </w:pPr>
    </w:p>
    <w:p w:rsidR="005639D2" w:rsidRPr="0038096C" w:rsidRDefault="005639D2" w:rsidP="005639D2">
      <w:pPr>
        <w:spacing w:before="0" w:after="0"/>
        <w:rPr>
          <w:b/>
        </w:rPr>
      </w:pPr>
      <w:r w:rsidRPr="0038096C">
        <w:rPr>
          <w:b/>
        </w:rPr>
        <w:t>Synopsis</w:t>
      </w:r>
    </w:p>
    <w:p w:rsidR="005639D2" w:rsidRPr="0038096C" w:rsidRDefault="005639D2" w:rsidP="005639D2">
      <w:pPr>
        <w:pStyle w:val="ListParagraph"/>
        <w:numPr>
          <w:ilvl w:val="0"/>
          <w:numId w:val="128"/>
        </w:numPr>
        <w:spacing w:before="0" w:after="0"/>
      </w:pPr>
      <w:r w:rsidRPr="0038096C">
        <w:t>Each row listed in the VALUES clause is inserted into table tablename.</w:t>
      </w:r>
    </w:p>
    <w:p w:rsidR="005639D2" w:rsidRPr="0038096C" w:rsidRDefault="005639D2" w:rsidP="005639D2">
      <w:pPr>
        <w:pStyle w:val="ListParagraph"/>
        <w:numPr>
          <w:ilvl w:val="0"/>
          <w:numId w:val="128"/>
        </w:numPr>
        <w:spacing w:before="0" w:after="0"/>
      </w:pPr>
      <w:r w:rsidRPr="0038096C">
        <w:t>Values must be provided for every column in the table. The standard SQL syntax that allows the user to insert values into only some columns is not yet supported. To mimic the standard SQL, nulls can be provided for columns the user does not wish to assign a value to.</w:t>
      </w:r>
    </w:p>
    <w:p w:rsidR="005639D2" w:rsidRPr="0038096C" w:rsidRDefault="005639D2" w:rsidP="005639D2">
      <w:pPr>
        <w:pStyle w:val="ListParagraph"/>
        <w:numPr>
          <w:ilvl w:val="0"/>
          <w:numId w:val="128"/>
        </w:numPr>
        <w:spacing w:before="0" w:after="0"/>
      </w:pPr>
      <w:r w:rsidRPr="0038096C">
        <w:t>Dynamic partitioning is supported in the same way as for INSERT...SELECT.</w:t>
      </w:r>
    </w:p>
    <w:p w:rsidR="005639D2" w:rsidRPr="0038096C" w:rsidRDefault="005639D2" w:rsidP="005639D2">
      <w:pPr>
        <w:pStyle w:val="ListParagraph"/>
        <w:numPr>
          <w:ilvl w:val="0"/>
          <w:numId w:val="128"/>
        </w:numPr>
        <w:spacing w:before="0" w:after="0"/>
      </w:pPr>
      <w:r w:rsidRPr="0038096C">
        <w:t>If the table being inserted into supports ACID and a transaction manager that supports ACID is in use, this operation will be auto-committed upon successful completion.</w:t>
      </w:r>
    </w:p>
    <w:p w:rsidR="005639D2" w:rsidRPr="0038096C" w:rsidRDefault="005639D2" w:rsidP="005639D2">
      <w:pPr>
        <w:pStyle w:val="ListParagraph"/>
        <w:numPr>
          <w:ilvl w:val="0"/>
          <w:numId w:val="128"/>
        </w:numPr>
        <w:spacing w:before="0" w:after="0"/>
      </w:pPr>
      <w:r w:rsidRPr="0038096C">
        <w:t>Hive does not support literals for complex types (array, map, struct, union), so it is not possible to use them in INSERT INTO...VALUES clauses. This means that the user cannot insert data into a complex datatype column using the INSERT INTO...VALUES clause.</w:t>
      </w:r>
    </w:p>
    <w:p w:rsidR="005639D2" w:rsidRDefault="005639D2" w:rsidP="005639D2">
      <w:pPr>
        <w:spacing w:before="0" w:after="0"/>
      </w:pPr>
    </w:p>
    <w:p w:rsidR="005639D2" w:rsidRPr="005639D2" w:rsidRDefault="005639D2" w:rsidP="005639D2">
      <w:pPr>
        <w:spacing w:before="0" w:after="0"/>
        <w:rPr>
          <w:b/>
        </w:rPr>
      </w:pPr>
      <w:r w:rsidRPr="005639D2">
        <w:rPr>
          <w:b/>
        </w:rPr>
        <w:t>Update:</w:t>
      </w:r>
    </w:p>
    <w:p w:rsidR="005639D2" w:rsidRDefault="005639D2" w:rsidP="005639D2">
      <w:pPr>
        <w:spacing w:before="0" w:after="0"/>
      </w:pPr>
      <w:r>
        <w:t>Updates can only be performed on tables that support ACID. See Hive Transactions for details.</w:t>
      </w:r>
    </w:p>
    <w:p w:rsidR="005639D2" w:rsidRDefault="005639D2" w:rsidP="005639D2">
      <w:pPr>
        <w:spacing w:before="0" w:after="0"/>
      </w:pPr>
    </w:p>
    <w:p w:rsidR="005639D2" w:rsidRDefault="005639D2" w:rsidP="005639D2">
      <w:pPr>
        <w:spacing w:before="0" w:after="0"/>
      </w:pPr>
      <w:r>
        <w:t>Standard Syntax:</w:t>
      </w:r>
    </w:p>
    <w:p w:rsidR="005639D2" w:rsidRPr="005639D2" w:rsidRDefault="005639D2" w:rsidP="005639D2">
      <w:pPr>
        <w:spacing w:before="0" w:after="0"/>
        <w:rPr>
          <w:i/>
          <w:color w:val="00B0F0"/>
        </w:rPr>
      </w:pPr>
      <w:r w:rsidRPr="005639D2">
        <w:rPr>
          <w:i/>
          <w:color w:val="00B0F0"/>
        </w:rPr>
        <w:t>UPDATE tablename SET column = value [, column = value ...] [WHERE expression]</w:t>
      </w:r>
    </w:p>
    <w:p w:rsidR="005639D2" w:rsidRDefault="005639D2" w:rsidP="005639D2">
      <w:pPr>
        <w:spacing w:before="0" w:after="0"/>
      </w:pPr>
    </w:p>
    <w:p w:rsidR="005639D2" w:rsidRDefault="005639D2" w:rsidP="005639D2">
      <w:pPr>
        <w:pStyle w:val="ListParagraph"/>
        <w:numPr>
          <w:ilvl w:val="0"/>
          <w:numId w:val="129"/>
        </w:numPr>
        <w:spacing w:before="0" w:after="0"/>
      </w:pPr>
      <w:r>
        <w:t>The referenced column must be a column of the table being updated.</w:t>
      </w:r>
    </w:p>
    <w:p w:rsidR="005639D2" w:rsidRDefault="005639D2" w:rsidP="005639D2">
      <w:pPr>
        <w:pStyle w:val="ListParagraph"/>
        <w:numPr>
          <w:ilvl w:val="0"/>
          <w:numId w:val="129"/>
        </w:numPr>
        <w:spacing w:before="0" w:after="0"/>
      </w:pPr>
      <w:r>
        <w:t>The value assigned must be an expression that Hive supports in the select clause.  Thus arithmetic operators, UDFs, casts, literals, etc. are supported.  Subqueries are not supported.</w:t>
      </w:r>
    </w:p>
    <w:p w:rsidR="005639D2" w:rsidRDefault="005639D2" w:rsidP="005639D2">
      <w:pPr>
        <w:pStyle w:val="ListParagraph"/>
        <w:numPr>
          <w:ilvl w:val="0"/>
          <w:numId w:val="129"/>
        </w:numPr>
        <w:spacing w:before="0" w:after="0"/>
      </w:pPr>
      <w:r>
        <w:t>Only rows that match the WHERE clause will be updated.</w:t>
      </w:r>
    </w:p>
    <w:p w:rsidR="005639D2" w:rsidRDefault="005639D2" w:rsidP="005639D2">
      <w:pPr>
        <w:pStyle w:val="ListParagraph"/>
        <w:numPr>
          <w:ilvl w:val="0"/>
          <w:numId w:val="129"/>
        </w:numPr>
        <w:spacing w:before="0" w:after="0"/>
      </w:pPr>
      <w:r>
        <w:t>Partitioning columns cannot be updated.</w:t>
      </w:r>
    </w:p>
    <w:p w:rsidR="005639D2" w:rsidRDefault="005639D2" w:rsidP="005639D2">
      <w:pPr>
        <w:pStyle w:val="ListParagraph"/>
        <w:numPr>
          <w:ilvl w:val="0"/>
          <w:numId w:val="129"/>
        </w:numPr>
        <w:spacing w:before="0" w:after="0"/>
      </w:pPr>
      <w:r>
        <w:t>Bucketing columns cannot be updated.</w:t>
      </w:r>
    </w:p>
    <w:p w:rsidR="006A6385" w:rsidRDefault="005639D2" w:rsidP="005639D2">
      <w:pPr>
        <w:pStyle w:val="ListParagraph"/>
        <w:numPr>
          <w:ilvl w:val="0"/>
          <w:numId w:val="129"/>
        </w:numPr>
        <w:spacing w:before="0" w:after="0"/>
      </w:pPr>
      <w:r>
        <w:t>In Hive 0.14, upon successful completion of this operation the changes will be auto-committed.</w:t>
      </w:r>
    </w:p>
    <w:p w:rsidR="005639D2" w:rsidRDefault="005639D2" w:rsidP="005639D2">
      <w:pPr>
        <w:spacing w:before="0" w:after="0"/>
      </w:pPr>
    </w:p>
    <w:p w:rsidR="005639D2" w:rsidRPr="005639D2" w:rsidRDefault="005639D2" w:rsidP="005639D2">
      <w:pPr>
        <w:spacing w:before="0" w:after="0"/>
        <w:rPr>
          <w:b/>
        </w:rPr>
      </w:pPr>
      <w:r w:rsidRPr="005639D2">
        <w:rPr>
          <w:b/>
        </w:rPr>
        <w:t>Delete:</w:t>
      </w:r>
    </w:p>
    <w:p w:rsidR="005639D2" w:rsidRDefault="005639D2" w:rsidP="005639D2">
      <w:pPr>
        <w:spacing w:before="0" w:after="0"/>
      </w:pPr>
      <w:r>
        <w:t>Deletes can only be performed on tables that support ACID. See Hive Transactions for details.</w:t>
      </w:r>
    </w:p>
    <w:p w:rsidR="005639D2" w:rsidRDefault="005639D2" w:rsidP="005639D2">
      <w:pPr>
        <w:spacing w:before="0" w:after="0"/>
      </w:pPr>
    </w:p>
    <w:p w:rsidR="005639D2" w:rsidRDefault="005639D2" w:rsidP="005639D2">
      <w:pPr>
        <w:spacing w:before="0" w:after="0"/>
      </w:pPr>
      <w:r>
        <w:t>Standard Syntax:</w:t>
      </w:r>
    </w:p>
    <w:p w:rsidR="005639D2" w:rsidRDefault="005639D2" w:rsidP="005639D2">
      <w:pPr>
        <w:spacing w:before="0" w:after="0"/>
        <w:rPr>
          <w:i/>
          <w:color w:val="00B0F0"/>
        </w:rPr>
      </w:pPr>
      <w:r w:rsidRPr="005639D2">
        <w:rPr>
          <w:i/>
          <w:color w:val="00B0F0"/>
        </w:rPr>
        <w:t>DELETE FROM tablename [WHERE expression]</w:t>
      </w:r>
    </w:p>
    <w:p w:rsidR="005639D2" w:rsidRDefault="005639D2" w:rsidP="005639D2">
      <w:pPr>
        <w:spacing w:before="0" w:after="0"/>
        <w:rPr>
          <w:i/>
          <w:color w:val="00B0F0"/>
        </w:rPr>
      </w:pPr>
    </w:p>
    <w:p w:rsidR="005639D2" w:rsidRPr="005639D2" w:rsidRDefault="005639D2" w:rsidP="005639D2">
      <w:pPr>
        <w:pStyle w:val="ListParagraph"/>
        <w:numPr>
          <w:ilvl w:val="0"/>
          <w:numId w:val="129"/>
        </w:numPr>
        <w:spacing w:before="0" w:after="0"/>
      </w:pPr>
      <w:r w:rsidRPr="005639D2">
        <w:t>Only rows that match the WHERE clause will be deleted.</w:t>
      </w:r>
    </w:p>
    <w:p w:rsidR="005639D2" w:rsidRDefault="005639D2" w:rsidP="005639D2">
      <w:pPr>
        <w:pStyle w:val="ListParagraph"/>
        <w:numPr>
          <w:ilvl w:val="0"/>
          <w:numId w:val="129"/>
        </w:numPr>
        <w:spacing w:before="0" w:after="0"/>
      </w:pPr>
      <w:r w:rsidRPr="005639D2">
        <w:t>In Hive 0.14, upon successful completion of this operation the changes will be auto-committed.</w:t>
      </w:r>
    </w:p>
    <w:p w:rsidR="00774CC2" w:rsidRDefault="00774CC2" w:rsidP="00774CC2">
      <w:pPr>
        <w:spacing w:before="0" w:after="0"/>
      </w:pPr>
    </w:p>
    <w:p w:rsidR="00774CC2" w:rsidRDefault="00774CC2" w:rsidP="00774CC2">
      <w:pPr>
        <w:spacing w:before="0" w:after="0"/>
        <w:rPr>
          <w:i/>
          <w:color w:val="00B0F0"/>
        </w:rPr>
      </w:pPr>
    </w:p>
    <w:p w:rsidR="00774CC2" w:rsidRDefault="00774CC2" w:rsidP="00774CC2">
      <w:pPr>
        <w:pStyle w:val="Heading3"/>
        <w:spacing w:before="0"/>
      </w:pPr>
      <w:bookmarkStart w:id="37" w:name="_Toc481554656"/>
      <w:r>
        <w:t>Hive SubQuery (in From and Where)</w:t>
      </w:r>
      <w:bookmarkEnd w:id="37"/>
    </w:p>
    <w:p w:rsidR="00774CC2" w:rsidRDefault="00774CC2" w:rsidP="00774CC2">
      <w:pPr>
        <w:spacing w:before="0" w:after="0"/>
      </w:pPr>
    </w:p>
    <w:p w:rsidR="00774CC2" w:rsidRPr="00E94EA9" w:rsidRDefault="00774CC2" w:rsidP="00E94EA9">
      <w:pPr>
        <w:spacing w:before="0" w:after="0"/>
        <w:ind w:firstLine="709"/>
        <w:rPr>
          <w:i/>
          <w:color w:val="00B0F0"/>
        </w:rPr>
      </w:pPr>
      <w:r w:rsidRPr="00E94EA9">
        <w:rPr>
          <w:i/>
          <w:color w:val="00B0F0"/>
        </w:rPr>
        <w:t>SELECT col FROM (SELECT a+b AS col FROM t1) t2</w:t>
      </w:r>
    </w:p>
    <w:p w:rsidR="00774CC2" w:rsidRPr="00E94EA9" w:rsidRDefault="00774CC2" w:rsidP="00E94EA9">
      <w:pPr>
        <w:spacing w:before="0" w:after="0"/>
        <w:ind w:firstLine="709"/>
        <w:rPr>
          <w:i/>
          <w:color w:val="00B0F0"/>
        </w:rPr>
      </w:pPr>
    </w:p>
    <w:p w:rsidR="00774CC2" w:rsidRPr="00E94EA9" w:rsidRDefault="00774CC2" w:rsidP="00E94EA9">
      <w:pPr>
        <w:spacing w:before="0" w:after="0"/>
        <w:ind w:firstLine="709"/>
        <w:rPr>
          <w:i/>
          <w:color w:val="00B0F0"/>
        </w:rPr>
      </w:pPr>
      <w:r w:rsidRPr="00E94EA9">
        <w:rPr>
          <w:i/>
          <w:color w:val="00B0F0"/>
        </w:rPr>
        <w:t>SELECT t3.col FROM (</w:t>
      </w:r>
    </w:p>
    <w:p w:rsidR="00774CC2" w:rsidRPr="00E94EA9" w:rsidRDefault="00774CC2" w:rsidP="00E94EA9">
      <w:pPr>
        <w:spacing w:before="0" w:after="0"/>
        <w:ind w:firstLine="709"/>
        <w:rPr>
          <w:i/>
          <w:color w:val="00B0F0"/>
        </w:rPr>
      </w:pPr>
      <w:r w:rsidRPr="00E94EA9">
        <w:rPr>
          <w:i/>
          <w:color w:val="00B0F0"/>
        </w:rPr>
        <w:t xml:space="preserve">  SELECT a+b AS col FROM t1</w:t>
      </w:r>
    </w:p>
    <w:p w:rsidR="00774CC2" w:rsidRPr="00E94EA9" w:rsidRDefault="00774CC2" w:rsidP="00E94EA9">
      <w:pPr>
        <w:spacing w:before="0" w:after="0"/>
        <w:ind w:firstLine="709"/>
        <w:rPr>
          <w:i/>
          <w:color w:val="00B0F0"/>
        </w:rPr>
      </w:pPr>
      <w:r w:rsidRPr="00E94EA9">
        <w:rPr>
          <w:i/>
          <w:color w:val="00B0F0"/>
        </w:rPr>
        <w:t xml:space="preserve">  UNION ALL</w:t>
      </w:r>
    </w:p>
    <w:p w:rsidR="00774CC2" w:rsidRPr="00E94EA9" w:rsidRDefault="00774CC2" w:rsidP="00E94EA9">
      <w:pPr>
        <w:spacing w:before="0" w:after="0"/>
        <w:ind w:firstLine="709"/>
        <w:rPr>
          <w:i/>
          <w:color w:val="00B0F0"/>
        </w:rPr>
      </w:pPr>
      <w:r w:rsidRPr="00E94EA9">
        <w:rPr>
          <w:i/>
          <w:color w:val="00B0F0"/>
        </w:rPr>
        <w:t xml:space="preserve">  SELECT c+d AS col FROM t2) t3</w:t>
      </w:r>
    </w:p>
    <w:p w:rsidR="00774CC2" w:rsidRPr="00E94EA9" w:rsidRDefault="00774CC2" w:rsidP="00E94EA9">
      <w:pPr>
        <w:spacing w:before="0" w:after="0"/>
        <w:ind w:firstLine="709"/>
        <w:rPr>
          <w:i/>
          <w:color w:val="00B0F0"/>
        </w:rPr>
      </w:pPr>
    </w:p>
    <w:p w:rsidR="00774CC2" w:rsidRPr="00E94EA9" w:rsidRDefault="00774CC2" w:rsidP="00E94EA9">
      <w:pPr>
        <w:spacing w:before="0" w:after="0"/>
        <w:ind w:firstLine="709"/>
        <w:rPr>
          <w:i/>
          <w:color w:val="00B0F0"/>
        </w:rPr>
      </w:pPr>
      <w:r w:rsidRPr="00E94EA9">
        <w:rPr>
          <w:i/>
          <w:color w:val="00B0F0"/>
        </w:rPr>
        <w:t>SELECT * FROM A</w:t>
      </w:r>
    </w:p>
    <w:p w:rsidR="00774CC2" w:rsidRPr="00E94EA9" w:rsidRDefault="00774CC2" w:rsidP="00E94EA9">
      <w:pPr>
        <w:spacing w:before="0" w:after="0"/>
        <w:ind w:firstLine="709"/>
        <w:rPr>
          <w:i/>
          <w:color w:val="00B0F0"/>
        </w:rPr>
      </w:pPr>
      <w:r w:rsidRPr="00E94EA9">
        <w:rPr>
          <w:i/>
          <w:color w:val="00B0F0"/>
        </w:rPr>
        <w:t>WHERE A.a IN (SELECT foo FROM B);</w:t>
      </w:r>
    </w:p>
    <w:p w:rsidR="00774CC2" w:rsidRPr="00E94EA9" w:rsidRDefault="00774CC2" w:rsidP="00E94EA9">
      <w:pPr>
        <w:spacing w:before="0" w:after="0"/>
        <w:ind w:firstLine="709"/>
        <w:rPr>
          <w:i/>
          <w:color w:val="00B0F0"/>
        </w:rPr>
      </w:pPr>
    </w:p>
    <w:p w:rsidR="00774CC2" w:rsidRPr="00E94EA9" w:rsidRDefault="00774CC2" w:rsidP="00E94EA9">
      <w:pPr>
        <w:spacing w:before="0" w:after="0"/>
        <w:ind w:firstLine="709"/>
        <w:rPr>
          <w:i/>
          <w:color w:val="00B0F0"/>
        </w:rPr>
      </w:pPr>
      <w:r w:rsidRPr="00E94EA9">
        <w:rPr>
          <w:i/>
          <w:color w:val="00B0F0"/>
        </w:rPr>
        <w:t>SELECT A FROM T1</w:t>
      </w:r>
    </w:p>
    <w:p w:rsidR="00774CC2" w:rsidRPr="00E94EA9" w:rsidRDefault="00774CC2" w:rsidP="00E94EA9">
      <w:pPr>
        <w:spacing w:before="0" w:after="0"/>
        <w:ind w:firstLine="709"/>
        <w:rPr>
          <w:i/>
          <w:color w:val="00B0F0"/>
        </w:rPr>
      </w:pPr>
      <w:r w:rsidRPr="00E94EA9">
        <w:rPr>
          <w:i/>
          <w:color w:val="00B0F0"/>
        </w:rPr>
        <w:t>WHERE EXISTS (SELECT B FROM T2 WHERE T1.X = T2.Y)</w:t>
      </w:r>
    </w:p>
    <w:p w:rsidR="00556678" w:rsidRDefault="00556678" w:rsidP="00774CC2">
      <w:pPr>
        <w:spacing w:before="0" w:after="0"/>
      </w:pPr>
    </w:p>
    <w:p w:rsidR="00556678" w:rsidRDefault="00556678" w:rsidP="00556678">
      <w:pPr>
        <w:pStyle w:val="Heading3"/>
        <w:spacing w:before="0"/>
      </w:pPr>
      <w:bookmarkStart w:id="38" w:name="_Toc481554657"/>
      <w:r>
        <w:t>Hive Compressed File</w:t>
      </w:r>
      <w:bookmarkEnd w:id="38"/>
    </w:p>
    <w:p w:rsidR="00F423FC" w:rsidRDefault="00F423FC" w:rsidP="00A4597A">
      <w:pPr>
        <w:spacing w:before="0" w:after="0"/>
      </w:pPr>
    </w:p>
    <w:p w:rsidR="004B61DF" w:rsidRDefault="004B61DF" w:rsidP="004B61DF">
      <w:pPr>
        <w:spacing w:before="0" w:after="0"/>
      </w:pPr>
      <w:r>
        <w:t>Compression works on top of file foramt, if the file is text than compression is also in text.</w:t>
      </w:r>
    </w:p>
    <w:p w:rsidR="004B61DF" w:rsidRDefault="004B61DF" w:rsidP="004B61DF">
      <w:pPr>
        <w:spacing w:before="0" w:after="0"/>
      </w:pPr>
    </w:p>
    <w:p w:rsidR="004B61DF" w:rsidRDefault="004B61DF" w:rsidP="004B61DF">
      <w:pPr>
        <w:spacing w:before="0" w:after="0"/>
      </w:pPr>
      <w:r>
        <w:t>How to load the compressed data into Hive table</w:t>
      </w:r>
    </w:p>
    <w:p w:rsidR="004B61DF" w:rsidRDefault="004B61DF" w:rsidP="004B61DF">
      <w:pPr>
        <w:spacing w:before="0" w:after="0"/>
      </w:pPr>
      <w:r>
        <w:t>file name to Load: large.deck.txt.gz</w:t>
      </w:r>
    </w:p>
    <w:p w:rsidR="004B61DF" w:rsidRPr="004B61DF" w:rsidRDefault="004B61DF" w:rsidP="004B61DF">
      <w:pPr>
        <w:spacing w:before="0" w:after="0"/>
        <w:rPr>
          <w:i/>
          <w:color w:val="00B0F0"/>
        </w:rPr>
      </w:pPr>
      <w:r w:rsidRPr="004B61DF">
        <w:rPr>
          <w:i/>
          <w:color w:val="00B0F0"/>
        </w:rPr>
        <w:t>hive&gt;LOAD DATA LOCAL INPATH '/root/largedeck.txt.gz' INTO TABLE deck_of_cards;</w:t>
      </w:r>
    </w:p>
    <w:p w:rsidR="004B61DF" w:rsidRDefault="004B61DF" w:rsidP="004B61DF">
      <w:pPr>
        <w:spacing w:before="0" w:after="0"/>
      </w:pPr>
      <w:r>
        <w:t>// it will hvae compressed file (with extension s_01/00000_0.deflate) and non compressed(if exists)</w:t>
      </w:r>
    </w:p>
    <w:p w:rsidR="004B61DF" w:rsidRPr="004B61DF" w:rsidRDefault="004B61DF" w:rsidP="004B61DF">
      <w:pPr>
        <w:spacing w:before="0" w:after="0"/>
        <w:rPr>
          <w:i/>
          <w:color w:val="00B0F0"/>
        </w:rPr>
      </w:pPr>
      <w:r w:rsidRPr="004B61DF">
        <w:rPr>
          <w:i/>
          <w:color w:val="00B0F0"/>
        </w:rPr>
        <w:t>hive&gt;desribe formatted deck_of_cards</w:t>
      </w:r>
    </w:p>
    <w:p w:rsidR="004B61DF" w:rsidRDefault="004B61DF" w:rsidP="004B61DF">
      <w:pPr>
        <w:spacing w:before="0" w:after="0"/>
      </w:pPr>
    </w:p>
    <w:p w:rsidR="004B61DF" w:rsidRPr="004B61DF" w:rsidRDefault="004B61DF" w:rsidP="004B61DF">
      <w:pPr>
        <w:spacing w:before="0" w:after="0"/>
        <w:rPr>
          <w:i/>
          <w:color w:val="00B0F0"/>
        </w:rPr>
      </w:pPr>
      <w:r w:rsidRPr="004B61DF">
        <w:rPr>
          <w:i/>
          <w:color w:val="00B0F0"/>
        </w:rPr>
        <w:t>set hive.exec.compress.output;</w:t>
      </w:r>
    </w:p>
    <w:p w:rsidR="004B61DF" w:rsidRPr="004B61DF" w:rsidRDefault="004B61DF" w:rsidP="004B61DF">
      <w:pPr>
        <w:spacing w:before="0" w:after="0"/>
        <w:rPr>
          <w:i/>
          <w:color w:val="00B0F0"/>
        </w:rPr>
      </w:pPr>
      <w:r w:rsidRPr="004B61DF">
        <w:rPr>
          <w:i/>
          <w:color w:val="00B0F0"/>
        </w:rPr>
        <w:t>set hive.exec.compress.output = true;</w:t>
      </w:r>
    </w:p>
    <w:p w:rsidR="004B61DF" w:rsidRPr="004B61DF" w:rsidRDefault="004B61DF" w:rsidP="004B61DF">
      <w:pPr>
        <w:spacing w:before="0" w:after="0"/>
        <w:rPr>
          <w:i/>
          <w:color w:val="00B0F0"/>
        </w:rPr>
      </w:pPr>
      <w:r w:rsidRPr="004B61DF">
        <w:rPr>
          <w:i/>
          <w:color w:val="00B0F0"/>
        </w:rPr>
        <w:t>set io.seqfile.compression.type = BLOCK; --NONE/RECORD/BLOCK</w:t>
      </w:r>
    </w:p>
    <w:p w:rsidR="004B61DF" w:rsidRDefault="004B61DF" w:rsidP="004B61DF">
      <w:pPr>
        <w:spacing w:before="0" w:after="0"/>
      </w:pPr>
    </w:p>
    <w:p w:rsidR="00F423FC" w:rsidRDefault="004B61DF" w:rsidP="004B61DF">
      <w:pPr>
        <w:spacing w:before="0" w:after="0"/>
      </w:pPr>
      <w:r>
        <w:t>Note:  if the data is pre-transformed than you can use LOAD command because you can't enforce any transformations, INSERT Command is slower than LOAD and uses MapReduce and support transformations.</w:t>
      </w:r>
    </w:p>
    <w:p w:rsidR="004B61DF" w:rsidRDefault="004B61DF" w:rsidP="00A4597A">
      <w:pPr>
        <w:spacing w:before="0" w:after="0"/>
      </w:pPr>
    </w:p>
    <w:p w:rsidR="00A4597A" w:rsidRDefault="00A4597A" w:rsidP="00A4597A">
      <w:pPr>
        <w:spacing w:before="0" w:after="0"/>
      </w:pPr>
      <w:r>
        <w:t>Compressed Data Storage</w:t>
      </w:r>
    </w:p>
    <w:p w:rsidR="00A4597A" w:rsidRDefault="00A4597A" w:rsidP="00A4597A">
      <w:pPr>
        <w:spacing w:before="0" w:after="0"/>
      </w:pPr>
      <w:r>
        <w:t>Keeping data compressed in Hive tables has, in some cases, been known to give better performance than uncompressed storage; both in terms of disk usage and query performance. You can import text files compressed with Gzip or Bzip2 directly into a table stored as TextFile. The compression will be detected automatically and the file will be decompressed on-the-fly during query execution. For example:</w:t>
      </w:r>
    </w:p>
    <w:p w:rsidR="00A4597A" w:rsidRDefault="00A4597A" w:rsidP="00A4597A">
      <w:pPr>
        <w:spacing w:before="0" w:after="0"/>
      </w:pPr>
    </w:p>
    <w:p w:rsidR="00A4597A" w:rsidRPr="00E94EA9" w:rsidRDefault="00A4597A" w:rsidP="00A4597A">
      <w:pPr>
        <w:spacing w:before="0" w:after="0"/>
        <w:ind w:firstLine="709"/>
        <w:rPr>
          <w:i/>
          <w:color w:val="00B0F0"/>
        </w:rPr>
      </w:pPr>
      <w:r w:rsidRPr="00E94EA9">
        <w:rPr>
          <w:i/>
          <w:color w:val="00B0F0"/>
        </w:rPr>
        <w:t>CREATE TABLE raw (line STRING)</w:t>
      </w:r>
    </w:p>
    <w:p w:rsidR="00A4597A" w:rsidRPr="00E94EA9" w:rsidRDefault="00A4597A" w:rsidP="00A4597A">
      <w:pPr>
        <w:spacing w:before="0" w:after="0"/>
        <w:rPr>
          <w:i/>
          <w:color w:val="00B0F0"/>
        </w:rPr>
      </w:pPr>
      <w:r w:rsidRPr="00E94EA9">
        <w:rPr>
          <w:i/>
          <w:color w:val="00B0F0"/>
        </w:rPr>
        <w:tab/>
        <w:t>ROW FORMAT DELIMITED FIELDS TERMINATED BY '\t' LINES TERMINATED BY '\n';</w:t>
      </w:r>
    </w:p>
    <w:p w:rsidR="00A4597A" w:rsidRPr="00E94EA9" w:rsidRDefault="00A4597A" w:rsidP="00A4597A">
      <w:pPr>
        <w:spacing w:before="0" w:after="0"/>
        <w:rPr>
          <w:i/>
          <w:color w:val="00B0F0"/>
        </w:rPr>
      </w:pPr>
      <w:r w:rsidRPr="00E94EA9">
        <w:rPr>
          <w:i/>
          <w:color w:val="00B0F0"/>
        </w:rPr>
        <w:tab/>
        <w:t>LOAD DATA LOCAL INPATH '/tmp/weblogs/20090603-access.log.gz' INTO TABLE raw;</w:t>
      </w:r>
    </w:p>
    <w:p w:rsidR="00A4597A" w:rsidRDefault="00A4597A" w:rsidP="00A4597A">
      <w:pPr>
        <w:spacing w:before="0" w:after="0"/>
      </w:pPr>
    </w:p>
    <w:p w:rsidR="00A4597A" w:rsidRDefault="00A4597A" w:rsidP="00A4597A">
      <w:pPr>
        <w:spacing w:before="0" w:after="0"/>
      </w:pPr>
      <w:r>
        <w:t>The table 'raw' is stored as a TextFile, which is the default storage. However, in this case Hadoop will not be able to split your file into chunks/blocks and run multiple maps in parallel. This can cause underutilization of your cluster's 'mapping' power. The recommended practice is to insert data into another table, which is stored as a SequenceFile. A SequenceFile can be split by Hadoop and distributed across map jobs whereas a GZIP file cannot be. For example:</w:t>
      </w:r>
    </w:p>
    <w:p w:rsidR="00A4597A" w:rsidRPr="00A4597A" w:rsidRDefault="00A4597A" w:rsidP="00A4597A">
      <w:pPr>
        <w:spacing w:before="0" w:after="0"/>
        <w:rPr>
          <w:i/>
          <w:color w:val="00B0F0"/>
        </w:rPr>
      </w:pPr>
    </w:p>
    <w:p w:rsidR="00A4597A" w:rsidRPr="00A4597A" w:rsidRDefault="00A4597A" w:rsidP="00A4597A">
      <w:pPr>
        <w:spacing w:before="0" w:after="0"/>
        <w:ind w:firstLine="709"/>
        <w:rPr>
          <w:i/>
          <w:color w:val="00B0F0"/>
        </w:rPr>
      </w:pPr>
      <w:r w:rsidRPr="00A4597A">
        <w:rPr>
          <w:i/>
          <w:color w:val="00B0F0"/>
        </w:rPr>
        <w:t>CREATE TABLE raw (line STRING)</w:t>
      </w:r>
    </w:p>
    <w:p w:rsidR="00A4597A" w:rsidRPr="00A4597A" w:rsidRDefault="00A4597A" w:rsidP="00A4597A">
      <w:pPr>
        <w:spacing w:before="0" w:after="0"/>
        <w:rPr>
          <w:i/>
          <w:color w:val="00B0F0"/>
        </w:rPr>
      </w:pPr>
      <w:r w:rsidRPr="00A4597A">
        <w:rPr>
          <w:i/>
          <w:color w:val="00B0F0"/>
        </w:rPr>
        <w:tab/>
        <w:t>ROW FORMAT DELIMITED FIELDS TERMINATED BY '\t' LINES TERMINATED BY '\n';</w:t>
      </w:r>
    </w:p>
    <w:p w:rsidR="00A4597A" w:rsidRPr="00A4597A" w:rsidRDefault="00A4597A" w:rsidP="00A4597A">
      <w:pPr>
        <w:spacing w:before="0" w:after="0"/>
        <w:rPr>
          <w:i/>
          <w:color w:val="00B0F0"/>
        </w:rPr>
      </w:pPr>
    </w:p>
    <w:p w:rsidR="00A4597A" w:rsidRPr="00A4597A" w:rsidRDefault="00A4597A" w:rsidP="00A4597A">
      <w:pPr>
        <w:spacing w:before="0" w:after="0"/>
        <w:ind w:firstLine="709"/>
        <w:rPr>
          <w:i/>
          <w:color w:val="00B0F0"/>
        </w:rPr>
      </w:pPr>
      <w:r w:rsidRPr="00A4597A">
        <w:rPr>
          <w:i/>
          <w:color w:val="00B0F0"/>
        </w:rPr>
        <w:t>CREATE TABLE raw_sequence (line STRING)</w:t>
      </w:r>
    </w:p>
    <w:p w:rsidR="00A4597A" w:rsidRPr="00A4597A" w:rsidRDefault="00A4597A" w:rsidP="00A4597A">
      <w:pPr>
        <w:spacing w:before="0" w:after="0"/>
        <w:rPr>
          <w:i/>
          <w:color w:val="00B0F0"/>
        </w:rPr>
      </w:pPr>
      <w:r w:rsidRPr="00A4597A">
        <w:rPr>
          <w:i/>
          <w:color w:val="00B0F0"/>
        </w:rPr>
        <w:tab/>
        <w:t>STORED AS SEQUENCEFILE;</w:t>
      </w:r>
    </w:p>
    <w:p w:rsidR="00A4597A" w:rsidRPr="00A4597A" w:rsidRDefault="00A4597A" w:rsidP="00A4597A">
      <w:pPr>
        <w:spacing w:before="0" w:after="0"/>
        <w:rPr>
          <w:i/>
          <w:color w:val="00B0F0"/>
        </w:rPr>
      </w:pPr>
      <w:r w:rsidRPr="00A4597A">
        <w:rPr>
          <w:i/>
          <w:color w:val="00B0F0"/>
        </w:rPr>
        <w:tab/>
        <w:t>LOAD DATA LOCAL INPATH '/tmp/weblogs/20090603-access.log.gz' INTO TABLE raw;</w:t>
      </w:r>
    </w:p>
    <w:p w:rsidR="00A4597A" w:rsidRPr="00A4597A" w:rsidRDefault="00A4597A" w:rsidP="00A4597A">
      <w:pPr>
        <w:spacing w:before="0" w:after="0"/>
        <w:rPr>
          <w:i/>
          <w:color w:val="00B0F0"/>
        </w:rPr>
      </w:pPr>
    </w:p>
    <w:p w:rsidR="00A4597A" w:rsidRPr="00A4597A" w:rsidRDefault="00A4597A" w:rsidP="00A4597A">
      <w:pPr>
        <w:spacing w:before="0" w:after="0"/>
        <w:rPr>
          <w:i/>
          <w:color w:val="00B0F0"/>
        </w:rPr>
      </w:pPr>
      <w:r w:rsidRPr="00A4597A">
        <w:rPr>
          <w:i/>
          <w:color w:val="00B0F0"/>
        </w:rPr>
        <w:t>SET hive.exec.compress.output=true;</w:t>
      </w:r>
    </w:p>
    <w:p w:rsidR="00A4597A" w:rsidRPr="00A4597A" w:rsidRDefault="00A4597A" w:rsidP="00A4597A">
      <w:pPr>
        <w:spacing w:before="0" w:after="0"/>
        <w:rPr>
          <w:i/>
          <w:color w:val="00B0F0"/>
        </w:rPr>
      </w:pPr>
      <w:r w:rsidRPr="00A4597A">
        <w:rPr>
          <w:i/>
          <w:color w:val="00B0F0"/>
        </w:rPr>
        <w:t>SET io.seqfile.compression.type=BLOCK; -- NONE/RECORD/BLOCK (see below)</w:t>
      </w:r>
    </w:p>
    <w:p w:rsidR="00A4597A" w:rsidRPr="00A4597A" w:rsidRDefault="00A4597A" w:rsidP="00A4597A">
      <w:pPr>
        <w:spacing w:before="0" w:after="0"/>
        <w:rPr>
          <w:i/>
          <w:color w:val="00B0F0"/>
        </w:rPr>
      </w:pPr>
      <w:r w:rsidRPr="00A4597A">
        <w:rPr>
          <w:i/>
          <w:color w:val="00B0F0"/>
        </w:rPr>
        <w:t>INSERT OVERWRITE TABLE raw_sequence SELECT * FROM raw;</w:t>
      </w:r>
    </w:p>
    <w:p w:rsidR="00556678" w:rsidRPr="005639D2" w:rsidRDefault="00556678" w:rsidP="00774CC2">
      <w:pPr>
        <w:spacing w:before="0" w:after="0"/>
      </w:pPr>
    </w:p>
    <w:p w:rsidR="005639D2" w:rsidRDefault="005639D2" w:rsidP="005639D2">
      <w:pPr>
        <w:spacing w:before="0" w:after="0"/>
        <w:rPr>
          <w:i/>
          <w:color w:val="00B0F0"/>
        </w:rPr>
      </w:pPr>
    </w:p>
    <w:p w:rsidR="00CB2BB7" w:rsidRDefault="00CB2BB7" w:rsidP="00CB2BB7">
      <w:pPr>
        <w:pStyle w:val="Heading3"/>
        <w:spacing w:before="0"/>
      </w:pPr>
      <w:bookmarkStart w:id="39" w:name="_Toc481554658"/>
      <w:r>
        <w:t>Hive Through Vectorization</w:t>
      </w:r>
      <w:bookmarkEnd w:id="39"/>
    </w:p>
    <w:p w:rsidR="007F77E3" w:rsidRDefault="007F77E3" w:rsidP="007F77E3">
      <w:pPr>
        <w:spacing w:before="0" w:after="0"/>
        <w:rPr>
          <w:i/>
          <w:color w:val="00B0F0"/>
        </w:rPr>
      </w:pPr>
    </w:p>
    <w:p w:rsidR="006107FA" w:rsidRDefault="006107FA" w:rsidP="007F77E3">
      <w:pPr>
        <w:spacing w:before="0" w:after="0"/>
        <w:rPr>
          <w:i/>
          <w:color w:val="00B0F0"/>
        </w:rPr>
      </w:pPr>
    </w:p>
    <w:p w:rsidR="006107FA" w:rsidRDefault="006107FA" w:rsidP="007F77E3">
      <w:pPr>
        <w:spacing w:before="0" w:after="0"/>
        <w:rPr>
          <w:i/>
          <w:color w:val="00B0F0"/>
        </w:rPr>
      </w:pPr>
    </w:p>
    <w:p w:rsidR="007F77E3" w:rsidRDefault="007F77E3" w:rsidP="007F77E3">
      <w:pPr>
        <w:pStyle w:val="Heading3"/>
        <w:spacing w:before="0"/>
      </w:pPr>
      <w:bookmarkStart w:id="40" w:name="_Toc481554659"/>
      <w:r>
        <w:t>Hive Explain Plan</w:t>
      </w:r>
      <w:bookmarkEnd w:id="40"/>
    </w:p>
    <w:p w:rsidR="00416D27" w:rsidRDefault="00416D27" w:rsidP="00416D27"/>
    <w:p w:rsidR="00416D27" w:rsidRPr="00416D27" w:rsidRDefault="00416D27" w:rsidP="00416D27">
      <w:pPr>
        <w:spacing w:before="0" w:after="0"/>
        <w:rPr>
          <w:i/>
          <w:color w:val="00B0F0"/>
        </w:rPr>
      </w:pPr>
      <w:r w:rsidRPr="00416D27">
        <w:rPr>
          <w:i/>
          <w:color w:val="00B0F0"/>
        </w:rPr>
        <w:t>hive&gt;set hive.execution.engine;</w:t>
      </w:r>
    </w:p>
    <w:p w:rsidR="00416D27" w:rsidRPr="00416D27" w:rsidRDefault="00416D27" w:rsidP="00416D27">
      <w:pPr>
        <w:spacing w:before="0" w:after="0"/>
        <w:rPr>
          <w:i/>
          <w:color w:val="00B0F0"/>
        </w:rPr>
      </w:pPr>
      <w:r w:rsidRPr="00416D27">
        <w:rPr>
          <w:i/>
          <w:color w:val="00B0F0"/>
        </w:rPr>
        <w:t>hive&gt;set hive.execution.engine = tez;</w:t>
      </w:r>
    </w:p>
    <w:p w:rsidR="00416D27" w:rsidRDefault="00416D27" w:rsidP="00416D27">
      <w:pPr>
        <w:spacing w:before="0" w:after="0"/>
      </w:pPr>
    </w:p>
    <w:p w:rsidR="00416D27" w:rsidRDefault="00416D27" w:rsidP="00416D27">
      <w:pPr>
        <w:spacing w:before="0" w:after="0"/>
      </w:pPr>
      <w:r>
        <w:t>Join: When you impor the date(order_date) through sqoop it will be in bigint.</w:t>
      </w:r>
    </w:p>
    <w:p w:rsidR="00416D27" w:rsidRDefault="00416D27" w:rsidP="00416D27">
      <w:pPr>
        <w:spacing w:before="0" w:after="0"/>
      </w:pPr>
    </w:p>
    <w:p w:rsidR="00416D27" w:rsidRPr="00416D27" w:rsidRDefault="00416D27" w:rsidP="00416D27">
      <w:pPr>
        <w:spacing w:before="0" w:after="0"/>
        <w:rPr>
          <w:i/>
          <w:color w:val="00B0F0"/>
        </w:rPr>
      </w:pPr>
      <w:r w:rsidRPr="00416D27">
        <w:rPr>
          <w:i/>
          <w:color w:val="00B0F0"/>
        </w:rPr>
        <w:t>select from_unixtime(cast(substr(order_date,1,10) as bigint)) orderdtae,sum(oi.order_item_subtotal) revenue_per_day from orders o join order_items oi</w:t>
      </w:r>
    </w:p>
    <w:p w:rsidR="00416D27" w:rsidRPr="00416D27" w:rsidRDefault="00416D27" w:rsidP="00416D27">
      <w:pPr>
        <w:spacing w:before="0" w:after="0"/>
        <w:rPr>
          <w:i/>
          <w:color w:val="00B0F0"/>
        </w:rPr>
      </w:pPr>
      <w:r w:rsidRPr="00416D27">
        <w:rPr>
          <w:i/>
          <w:color w:val="00B0F0"/>
        </w:rPr>
        <w:t>on 0.order_id=oi.order_item_order_id</w:t>
      </w:r>
    </w:p>
    <w:p w:rsidR="00416D27" w:rsidRPr="00416D27" w:rsidRDefault="00416D27" w:rsidP="00416D27">
      <w:pPr>
        <w:spacing w:before="0" w:after="0"/>
        <w:rPr>
          <w:i/>
          <w:color w:val="00B0F0"/>
        </w:rPr>
      </w:pPr>
      <w:r w:rsidRPr="00416D27">
        <w:rPr>
          <w:i/>
          <w:color w:val="00B0F0"/>
        </w:rPr>
        <w:t>group by from_unixtime(cast(substr(order_date,1,10) as bigint))</w:t>
      </w:r>
    </w:p>
    <w:p w:rsidR="00416D27" w:rsidRDefault="00416D27" w:rsidP="00416D27">
      <w:pPr>
        <w:spacing w:before="0" w:after="0"/>
      </w:pPr>
    </w:p>
    <w:p w:rsidR="00416D27" w:rsidRPr="00416D27" w:rsidRDefault="00416D27" w:rsidP="00416D27">
      <w:pPr>
        <w:spacing w:before="0" w:after="0"/>
        <w:rPr>
          <w:i/>
          <w:color w:val="00B0F0"/>
        </w:rPr>
      </w:pPr>
      <w:r w:rsidRPr="00416D27">
        <w:rPr>
          <w:i/>
          <w:color w:val="00B0F0"/>
        </w:rPr>
        <w:t>hive&gt;set hive.execution.engine = mr;</w:t>
      </w:r>
    </w:p>
    <w:p w:rsidR="00416D27" w:rsidRDefault="00416D27" w:rsidP="00416D27">
      <w:pPr>
        <w:spacing w:before="0" w:after="0"/>
      </w:pPr>
    </w:p>
    <w:p w:rsidR="00416D27" w:rsidRPr="00416D27" w:rsidRDefault="00416D27" w:rsidP="00416D27">
      <w:pPr>
        <w:spacing w:before="0" w:after="0"/>
        <w:rPr>
          <w:i/>
          <w:color w:val="00B0F0"/>
        </w:rPr>
      </w:pPr>
      <w:r w:rsidRPr="00416D27">
        <w:rPr>
          <w:i/>
          <w:color w:val="00B0F0"/>
        </w:rPr>
        <w:t>select from_unixtime(cast(substr(order_date,1,10) as bigint)) orderdtae,sum(oi.order_item_subtotal) revenue_per_day from orders o join order_items oi</w:t>
      </w:r>
    </w:p>
    <w:p w:rsidR="00416D27" w:rsidRPr="00416D27" w:rsidRDefault="00416D27" w:rsidP="00416D27">
      <w:pPr>
        <w:spacing w:before="0" w:after="0"/>
        <w:rPr>
          <w:i/>
          <w:color w:val="00B0F0"/>
        </w:rPr>
      </w:pPr>
      <w:r w:rsidRPr="00416D27">
        <w:rPr>
          <w:i/>
          <w:color w:val="00B0F0"/>
        </w:rPr>
        <w:t>on 0.order_id=oi.order_item_order_id</w:t>
      </w:r>
    </w:p>
    <w:p w:rsidR="00416D27" w:rsidRPr="00416D27" w:rsidRDefault="00416D27" w:rsidP="00416D27">
      <w:pPr>
        <w:spacing w:before="0" w:after="0"/>
        <w:rPr>
          <w:i/>
          <w:color w:val="00B0F0"/>
        </w:rPr>
      </w:pPr>
      <w:r w:rsidRPr="00416D27">
        <w:rPr>
          <w:i/>
          <w:color w:val="00B0F0"/>
        </w:rPr>
        <w:t>group by from_unixtime(cast(substr(order_date,1,10) as bigint))</w:t>
      </w:r>
    </w:p>
    <w:p w:rsidR="00416D27" w:rsidRDefault="00416D27" w:rsidP="00416D27">
      <w:pPr>
        <w:spacing w:before="0" w:after="0"/>
      </w:pPr>
    </w:p>
    <w:p w:rsidR="00416D27" w:rsidRDefault="00416D27" w:rsidP="00416D27">
      <w:pPr>
        <w:spacing w:before="0" w:after="0"/>
      </w:pPr>
      <w:r>
        <w:t xml:space="preserve"># get the explain plan </w:t>
      </w:r>
    </w:p>
    <w:p w:rsidR="00416D27" w:rsidRDefault="00416D27" w:rsidP="00416D27">
      <w:pPr>
        <w:spacing w:before="0" w:after="0"/>
      </w:pPr>
    </w:p>
    <w:p w:rsidR="00416D27" w:rsidRPr="00416D27" w:rsidRDefault="00416D27" w:rsidP="00416D27">
      <w:pPr>
        <w:spacing w:before="0" w:after="0"/>
        <w:rPr>
          <w:i/>
          <w:color w:val="00B0F0"/>
        </w:rPr>
      </w:pPr>
      <w:r>
        <w:rPr>
          <w:i/>
          <w:color w:val="00B0F0"/>
        </w:rPr>
        <w:t>Hive&gt;</w:t>
      </w:r>
      <w:r w:rsidRPr="00416D27">
        <w:rPr>
          <w:i/>
          <w:color w:val="00B0F0"/>
        </w:rPr>
        <w:t>explain select from_unixtime(cast(substr(order_date,1,10) as bigint)) orderdtae,sum(oi.order_item_subtotal) revenue_per_day from orders o join order_items oi</w:t>
      </w:r>
    </w:p>
    <w:p w:rsidR="00416D27" w:rsidRPr="00416D27" w:rsidRDefault="00416D27" w:rsidP="00416D27">
      <w:pPr>
        <w:spacing w:before="0" w:after="0"/>
        <w:rPr>
          <w:i/>
          <w:color w:val="00B0F0"/>
        </w:rPr>
      </w:pPr>
      <w:r w:rsidRPr="00416D27">
        <w:rPr>
          <w:i/>
          <w:color w:val="00B0F0"/>
        </w:rPr>
        <w:t>on 0.order_id=oi.order_item_order_id</w:t>
      </w:r>
    </w:p>
    <w:p w:rsidR="00806170" w:rsidRPr="00416D27" w:rsidRDefault="00416D27" w:rsidP="00416D27">
      <w:pPr>
        <w:spacing w:before="0" w:after="0"/>
        <w:rPr>
          <w:i/>
          <w:color w:val="00B0F0"/>
        </w:rPr>
      </w:pPr>
      <w:r w:rsidRPr="00416D27">
        <w:rPr>
          <w:i/>
          <w:color w:val="00B0F0"/>
        </w:rPr>
        <w:lastRenderedPageBreak/>
        <w:t>group by from_unixtime(cast(substr(order_date,1,10) as bigint))</w:t>
      </w:r>
    </w:p>
    <w:p w:rsidR="0023275F" w:rsidRDefault="0023275F" w:rsidP="0023275F">
      <w:r>
        <w:t>EXPLAIN [EXTENDED|DEPENDENCY|AUTHORIZATION] query</w:t>
      </w:r>
    </w:p>
    <w:p w:rsidR="0023275F" w:rsidRDefault="0023275F" w:rsidP="0023275F"/>
    <w:p w:rsidR="00207762" w:rsidRDefault="00207762" w:rsidP="00207762">
      <w:pPr>
        <w:spacing w:before="0" w:after="0"/>
        <w:rPr>
          <w:i/>
          <w:color w:val="00B0F0"/>
        </w:rPr>
      </w:pPr>
    </w:p>
    <w:p w:rsidR="00207762" w:rsidRDefault="00806170" w:rsidP="00207762">
      <w:pPr>
        <w:pStyle w:val="Heading3"/>
        <w:spacing w:before="0"/>
      </w:pPr>
      <w:bookmarkStart w:id="41" w:name="_Toc481554660"/>
      <w:r>
        <w:t>Hive Property file Configuration</w:t>
      </w:r>
      <w:bookmarkEnd w:id="41"/>
    </w:p>
    <w:p w:rsidR="00806170" w:rsidRPr="000027F8" w:rsidRDefault="00806170" w:rsidP="00806170">
      <w:r>
        <w:t>See the vedio</w:t>
      </w:r>
    </w:p>
    <w:p w:rsidR="00D34618" w:rsidRDefault="00D34618" w:rsidP="00D34618">
      <w:pPr>
        <w:spacing w:before="0" w:after="0"/>
        <w:rPr>
          <w:i/>
          <w:color w:val="00B0F0"/>
        </w:rPr>
      </w:pPr>
    </w:p>
    <w:p w:rsidR="00D34618" w:rsidRDefault="00D34618" w:rsidP="00D34618">
      <w:pPr>
        <w:pStyle w:val="Heading3"/>
        <w:spacing w:before="0"/>
      </w:pPr>
      <w:bookmarkStart w:id="42" w:name="_Toc481554661"/>
      <w:r>
        <w:t>Hive Query Ordered across Multiple Reducers</w:t>
      </w:r>
      <w:bookmarkEnd w:id="42"/>
    </w:p>
    <w:p w:rsidR="00C40FA9" w:rsidRDefault="00C40FA9" w:rsidP="0023275F">
      <w:r>
        <w:t>Order by is Total Ordering</w:t>
      </w:r>
      <w:r w:rsidR="001E5DE1">
        <w:t xml:space="preserve"> (single reducer)</w:t>
      </w:r>
      <w:r>
        <w:t>, Sort by is not</w:t>
      </w:r>
      <w:r w:rsidR="001E5DE1">
        <w:t>(multiple reducers),</w:t>
      </w:r>
    </w:p>
    <w:p w:rsidR="00061036" w:rsidRDefault="00061036" w:rsidP="00061036">
      <w:pPr>
        <w:spacing w:before="0" w:after="0"/>
      </w:pPr>
    </w:p>
    <w:p w:rsidR="00061036" w:rsidRDefault="00061036" w:rsidP="00061036">
      <w:pPr>
        <w:pStyle w:val="Heading3"/>
        <w:spacing w:before="0"/>
      </w:pPr>
      <w:bookmarkStart w:id="43" w:name="_Toc481554662"/>
      <w:r>
        <w:t>Hive Load Data using Select Statement</w:t>
      </w:r>
      <w:bookmarkEnd w:id="43"/>
    </w:p>
    <w:p w:rsidR="00F423FC" w:rsidRDefault="00F423FC" w:rsidP="00F423FC">
      <w:pPr>
        <w:spacing w:before="0" w:after="0"/>
      </w:pPr>
    </w:p>
    <w:p w:rsidR="00F423FC" w:rsidRDefault="00C924D3" w:rsidP="00F423FC">
      <w:pPr>
        <w:spacing w:before="0" w:after="0"/>
      </w:pPr>
      <w:r>
        <w:t>You can’t select the columns in Insert in Hive</w:t>
      </w:r>
      <w:r w:rsidR="00F423FC">
        <w:t xml:space="preserve"> meaning,</w:t>
      </w:r>
    </w:p>
    <w:p w:rsidR="00F423FC" w:rsidRDefault="00F423FC" w:rsidP="00F423FC">
      <w:pPr>
        <w:spacing w:before="0" w:after="0"/>
      </w:pPr>
      <w:r>
        <w:t>Insert into table table_name (col1, col2,col5) values (val1,val2,val5); is not poassible.</w:t>
      </w:r>
    </w:p>
    <w:p w:rsidR="00F423FC" w:rsidRPr="00F423FC" w:rsidRDefault="00F423FC" w:rsidP="00F423FC">
      <w:pPr>
        <w:spacing w:before="0" w:after="0"/>
        <w:rPr>
          <w:i/>
          <w:color w:val="00B0F0"/>
        </w:rPr>
      </w:pPr>
      <w:r w:rsidRPr="00F423FC">
        <w:rPr>
          <w:i/>
          <w:color w:val="00B0F0"/>
        </w:rPr>
        <w:t>hive&gt;describe orders;</w:t>
      </w:r>
    </w:p>
    <w:p w:rsidR="00F423FC" w:rsidRPr="00F423FC" w:rsidRDefault="00F423FC" w:rsidP="00F423FC">
      <w:pPr>
        <w:spacing w:before="0" w:after="0"/>
        <w:rPr>
          <w:i/>
          <w:color w:val="00B0F0"/>
        </w:rPr>
      </w:pPr>
      <w:r w:rsidRPr="00F423FC">
        <w:rPr>
          <w:i/>
          <w:color w:val="00B0F0"/>
        </w:rPr>
        <w:t>hive&gt;insert into table deck_cards_01 select * from deck_cards;</w:t>
      </w:r>
    </w:p>
    <w:p w:rsidR="00F423FC" w:rsidRPr="00F423FC" w:rsidRDefault="00F423FC" w:rsidP="00F423FC">
      <w:pPr>
        <w:spacing w:before="0" w:after="0"/>
        <w:rPr>
          <w:i/>
          <w:color w:val="00B0F0"/>
        </w:rPr>
      </w:pPr>
      <w:r w:rsidRPr="00F423FC">
        <w:rPr>
          <w:i/>
          <w:color w:val="00B0F0"/>
        </w:rPr>
        <w:t>hive&gt;insert overwrite table deck_cards_01 select * from deck_cards;</w:t>
      </w:r>
    </w:p>
    <w:p w:rsidR="0023275F" w:rsidRDefault="0023275F" w:rsidP="0023275F"/>
    <w:p w:rsidR="0023275F" w:rsidRDefault="0023275F" w:rsidP="0023275F"/>
    <w:p w:rsidR="0023275F" w:rsidRPr="0023275F" w:rsidRDefault="0023275F" w:rsidP="0023275F"/>
    <w:p w:rsidR="00CB2BB7" w:rsidRPr="005639D2" w:rsidRDefault="00CB2BB7" w:rsidP="005639D2">
      <w:pPr>
        <w:spacing w:before="0" w:after="0"/>
        <w:rPr>
          <w:i/>
          <w:color w:val="00B0F0"/>
        </w:rPr>
      </w:pPr>
    </w:p>
    <w:p w:rsidR="005639D2" w:rsidRDefault="005639D2" w:rsidP="005639D2">
      <w:pPr>
        <w:spacing w:before="0" w:after="0"/>
      </w:pPr>
    </w:p>
    <w:p w:rsidR="005639D2" w:rsidRPr="00AE113D" w:rsidRDefault="005639D2" w:rsidP="005639D2">
      <w:pPr>
        <w:spacing w:before="0" w:after="0"/>
      </w:pPr>
    </w:p>
    <w:p w:rsidR="004D32F1" w:rsidRPr="00901439" w:rsidRDefault="004D32F1" w:rsidP="004D32F1">
      <w:pPr>
        <w:pStyle w:val="Heading2"/>
        <w:shd w:val="clear" w:color="auto" w:fill="FFFFFF"/>
        <w:spacing w:before="0" w:line="360" w:lineRule="atLeast"/>
        <w:textAlignment w:val="baseline"/>
        <w:rPr>
          <w:rFonts w:ascii="Arial" w:hAnsi="Arial" w:cs="Arial"/>
          <w:color w:val="222222"/>
          <w:sz w:val="24"/>
          <w:szCs w:val="24"/>
        </w:rPr>
      </w:pPr>
      <w:bookmarkStart w:id="44" w:name="_Toc481554663"/>
      <w:r>
        <w:rPr>
          <w:rFonts w:ascii="Arial" w:hAnsi="Arial" w:cs="Arial"/>
          <w:color w:val="222222"/>
          <w:sz w:val="24"/>
          <w:szCs w:val="24"/>
        </w:rPr>
        <w:t>Hive</w:t>
      </w:r>
      <w:bookmarkEnd w:id="44"/>
    </w:p>
    <w:p w:rsidR="004D32F1" w:rsidRPr="00901439" w:rsidRDefault="004D32F1" w:rsidP="004D32F1"/>
    <w:p w:rsidR="00526FDB" w:rsidRPr="00901439" w:rsidRDefault="00526FDB" w:rsidP="00526FDB">
      <w:pPr>
        <w:pStyle w:val="Heading3"/>
      </w:pPr>
      <w:bookmarkStart w:id="45" w:name="_Toc481554664"/>
      <w:r>
        <w:t>Partition</w:t>
      </w:r>
      <w:bookmarkEnd w:id="45"/>
    </w:p>
    <w:p w:rsidR="00526FDB" w:rsidRDefault="00526FDB" w:rsidP="00526FDB">
      <w:r w:rsidRPr="006333CD">
        <w:t>http://hadooptutorial.info/partitioning-in-hive/</w:t>
      </w:r>
    </w:p>
    <w:p w:rsidR="00526FDB" w:rsidRDefault="00526FDB" w:rsidP="00526FDB">
      <w:r>
        <w:t>Let us explore partitions with the help of sample by loading User records into Hive table partitioned_user, partitioned by Country and State.</w:t>
      </w:r>
    </w:p>
    <w:p w:rsidR="00526FDB" w:rsidRPr="004B68CA" w:rsidRDefault="00526FDB" w:rsidP="00526FDB">
      <w:pPr>
        <w:spacing w:before="0" w:after="0" w:line="240" w:lineRule="auto"/>
        <w:rPr>
          <w:rFonts w:ascii="Courier New" w:hAnsi="Courier New" w:cs="Courier New"/>
          <w:b/>
          <w:color w:val="000000"/>
          <w:sz w:val="15"/>
          <w:szCs w:val="15"/>
          <w:lang w:bidi="ar-SA"/>
        </w:rPr>
      </w:pPr>
      <w:r w:rsidRPr="00FB2CF3">
        <w:rPr>
          <w:rFonts w:ascii="Courier New" w:hAnsi="Courier New" w:cs="Courier New"/>
          <w:b/>
          <w:color w:val="000000"/>
          <w:sz w:val="15"/>
          <w:szCs w:val="15"/>
          <w:lang w:bidi="ar-SA"/>
        </w:rPr>
        <w:t>first</w:t>
      </w:r>
      <w:r w:rsidRPr="004B68CA">
        <w:rPr>
          <w:rFonts w:ascii="inherit" w:hAnsi="inherit" w:cs="Courier New"/>
          <w:b/>
          <w:color w:val="000000"/>
          <w:sz w:val="15"/>
          <w:szCs w:val="15"/>
          <w:lang w:bidi="ar-SA"/>
        </w:rPr>
        <w:t>_</w:t>
      </w:r>
      <w:r w:rsidRPr="00FB2CF3">
        <w:rPr>
          <w:rFonts w:ascii="Courier New" w:hAnsi="Courier New" w:cs="Courier New"/>
          <w:b/>
          <w:color w:val="000000"/>
          <w:sz w:val="15"/>
          <w:szCs w:val="15"/>
          <w:lang w:bidi="ar-SA"/>
        </w:rPr>
        <w:t>name</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last</w:t>
      </w:r>
      <w:r w:rsidRPr="004B68CA">
        <w:rPr>
          <w:rFonts w:ascii="inherit" w:hAnsi="inherit" w:cs="Courier New"/>
          <w:b/>
          <w:color w:val="000000"/>
          <w:sz w:val="15"/>
          <w:szCs w:val="15"/>
          <w:lang w:bidi="ar-SA"/>
        </w:rPr>
        <w:t>_</w:t>
      </w:r>
      <w:r w:rsidRPr="00FB2CF3">
        <w:rPr>
          <w:rFonts w:ascii="Courier New" w:hAnsi="Courier New" w:cs="Courier New"/>
          <w:b/>
          <w:color w:val="000000"/>
          <w:sz w:val="15"/>
          <w:szCs w:val="15"/>
          <w:lang w:bidi="ar-SA"/>
        </w:rPr>
        <w:t>name</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address</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country</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city</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state</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post</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phone1</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phone2</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email</w:t>
      </w:r>
      <w:r w:rsidRPr="004B68CA">
        <w:rPr>
          <w:rFonts w:ascii="inherit" w:hAnsi="inherit" w:cs="Courier New"/>
          <w:b/>
          <w:color w:val="000000"/>
          <w:sz w:val="15"/>
          <w:szCs w:val="15"/>
          <w:lang w:bidi="ar-SA"/>
        </w:rPr>
        <w:t>,</w:t>
      </w:r>
      <w:r w:rsidRPr="00FB2CF3">
        <w:rPr>
          <w:rFonts w:ascii="Courier New" w:hAnsi="Courier New" w:cs="Courier New"/>
          <w:b/>
          <w:color w:val="000000"/>
          <w:sz w:val="15"/>
          <w:szCs w:val="15"/>
          <w:lang w:bidi="ar-SA"/>
        </w:rPr>
        <w:t>web</w:t>
      </w:r>
    </w:p>
    <w:p w:rsidR="00526FDB" w:rsidRDefault="00526FDB" w:rsidP="00526FDB">
      <w:pPr>
        <w:spacing w:before="0" w:after="0" w:line="240" w:lineRule="auto"/>
        <w:rPr>
          <w:rFonts w:ascii="Courier New" w:hAnsi="Courier New" w:cs="Courier New"/>
          <w:color w:val="000000"/>
          <w:sz w:val="15"/>
          <w:szCs w:val="15"/>
          <w:shd w:val="clear" w:color="auto" w:fill="FDFDFD"/>
        </w:rPr>
      </w:pPr>
      <w:r>
        <w:rPr>
          <w:rFonts w:ascii="Courier New" w:hAnsi="Courier New" w:cs="Courier New"/>
          <w:color w:val="000000"/>
          <w:sz w:val="15"/>
          <w:szCs w:val="15"/>
          <w:shd w:val="clear" w:color="auto" w:fill="FDFDFD"/>
        </w:rPr>
        <w:t>Rebbecca</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Didio</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171E24thSt</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AU</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Leith</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TA</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7315</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03</w:t>
      </w:r>
      <w:r>
        <w:rPr>
          <w:rStyle w:val="crayon-o"/>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8174</w:t>
      </w:r>
      <w:r>
        <w:rPr>
          <w:rStyle w:val="crayon-o"/>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9123</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0458</w:t>
      </w:r>
      <w:r>
        <w:rPr>
          <w:rStyle w:val="crayon-o"/>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665</w:t>
      </w:r>
      <w:r>
        <w:rPr>
          <w:rStyle w:val="crayon-o"/>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290</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rebbecca</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didio</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didio</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com</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au</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http</w:t>
      </w:r>
      <w:r>
        <w:rPr>
          <w:rStyle w:val="crayon-o"/>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www</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brandtjonathanfesq</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com</w:t>
      </w:r>
      <w:r>
        <w:rPr>
          <w:rStyle w:val="crayon-sy"/>
          <w:rFonts w:ascii="Courier New" w:hAnsi="Courier New" w:cs="Courier New"/>
          <w:color w:val="000000"/>
          <w:sz w:val="15"/>
          <w:szCs w:val="15"/>
          <w:shd w:val="clear" w:color="auto" w:fill="FDFDFD"/>
        </w:rPr>
        <w:t>.</w:t>
      </w:r>
      <w:r>
        <w:rPr>
          <w:rFonts w:ascii="Courier New" w:hAnsi="Courier New" w:cs="Courier New"/>
          <w:color w:val="000000"/>
          <w:sz w:val="15"/>
          <w:szCs w:val="15"/>
          <w:shd w:val="clear" w:color="auto" w:fill="FDFDFD"/>
        </w:rPr>
        <w:t>au</w:t>
      </w:r>
    </w:p>
    <w:p w:rsidR="00526FDB" w:rsidRPr="001A123B" w:rsidRDefault="00526FDB" w:rsidP="00526FDB">
      <w:p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Managed Partitioned Table:</w:t>
      </w:r>
    </w:p>
    <w:p w:rsidR="00526FDB" w:rsidRPr="001A123B"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CREATE TABLE partitioned_user(</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firstname VARCHAR(64),</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lastname  VARCHAR(64),</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lastRenderedPageBreak/>
        <w:tab/>
        <w:t>address   STRING,</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city </w:t>
      </w:r>
      <w:r w:rsidRPr="00D00527">
        <w:rPr>
          <w:rFonts w:asciiTheme="minorHAnsi" w:hAnsiTheme="minorHAnsi" w:cs="Courier New"/>
          <w:i/>
          <w:color w:val="00B0F0"/>
          <w:lang w:bidi="ar-SA"/>
        </w:rPr>
        <w:tab/>
        <w:t>  VARCHAR(64),</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post      STRING,</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phone1    VARCHAR(64),</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phone2    STRING,</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email     STRING,</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web       STRING</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PARTITIONED BY (country VARCHAR(64), state VARCHAR(64))</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STORED AS SEQUENCEFILE;</w:t>
      </w:r>
    </w:p>
    <w:p w:rsidR="00526FDB" w:rsidRPr="001A123B" w:rsidRDefault="00526FDB" w:rsidP="00526FDB">
      <w:pPr>
        <w:spacing w:before="0" w:after="0" w:line="240" w:lineRule="auto"/>
        <w:rPr>
          <w:rFonts w:asciiTheme="minorHAnsi" w:hAnsiTheme="minorHAnsi" w:cs="Courier New"/>
          <w:color w:val="000000"/>
          <w:lang w:bidi="ar-SA"/>
        </w:rPr>
      </w:pPr>
    </w:p>
    <w:p w:rsidR="00526FDB" w:rsidRPr="001A123B" w:rsidRDefault="00526FDB" w:rsidP="00526FDB">
      <w:pPr>
        <w:spacing w:before="0" w:after="0" w:line="240" w:lineRule="auto"/>
        <w:rPr>
          <w:rFonts w:asciiTheme="minorHAnsi" w:hAnsiTheme="minorHAnsi" w:cs="Courier New"/>
          <w:color w:val="000000"/>
          <w:shd w:val="clear" w:color="auto" w:fill="F7F7F7"/>
        </w:rPr>
      </w:pPr>
      <w:r w:rsidRPr="001A123B">
        <w:rPr>
          <w:rFonts w:asciiTheme="minorHAnsi" w:hAnsiTheme="minorHAnsi"/>
        </w:rPr>
        <w:br/>
      </w:r>
      <w:r w:rsidRPr="00D00527">
        <w:rPr>
          <w:rFonts w:asciiTheme="minorHAnsi" w:hAnsiTheme="minorHAnsi" w:cs="Courier New"/>
          <w:i/>
          <w:color w:val="00B0F0"/>
          <w:lang w:bidi="ar-SA"/>
        </w:rPr>
        <w:t>hive</w:t>
      </w:r>
      <w:r w:rsidRPr="00D00527">
        <w:rPr>
          <w:i/>
          <w:color w:val="00B0F0"/>
          <w:lang w:bidi="ar-SA"/>
        </w:rPr>
        <w:t xml:space="preserve">&gt; DESCRIBE </w:t>
      </w:r>
      <w:r w:rsidRPr="00D00527">
        <w:rPr>
          <w:rFonts w:asciiTheme="minorHAnsi" w:hAnsiTheme="minorHAnsi" w:cs="Courier New"/>
          <w:i/>
          <w:color w:val="00B0F0"/>
          <w:lang w:bidi="ar-SA"/>
        </w:rPr>
        <w:t>FORMATTEDpartitioned_user;</w:t>
      </w:r>
    </w:p>
    <w:p w:rsidR="00526FDB" w:rsidRPr="001A123B" w:rsidRDefault="00526FDB" w:rsidP="00526FDB">
      <w:p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ab/>
      </w:r>
    </w:p>
    <w:p w:rsidR="00526FDB" w:rsidRPr="001A123B" w:rsidRDefault="00526FDB" w:rsidP="00526FDB">
      <w:pPr>
        <w:pStyle w:val="ListParagraph"/>
        <w:numPr>
          <w:ilvl w:val="0"/>
          <w:numId w:val="125"/>
        </w:num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 xml:space="preserve">We don’t include country and state columns in table definition but include in partition definition. </w:t>
      </w:r>
    </w:p>
    <w:p w:rsidR="00526FDB" w:rsidRPr="001A123B" w:rsidRDefault="00526FDB" w:rsidP="00526FDB">
      <w:pPr>
        <w:pStyle w:val="ListParagraph"/>
        <w:numPr>
          <w:ilvl w:val="0"/>
          <w:numId w:val="125"/>
        </w:num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Partitioned columns country and state can be used in query statements “where” clause and can be treated regular column names even though there is no actual column inside the input file data.</w:t>
      </w:r>
    </w:p>
    <w:p w:rsidR="00526FDB" w:rsidRPr="001A123B" w:rsidRDefault="00526FDB" w:rsidP="00526FDB">
      <w:pPr>
        <w:spacing w:before="0" w:after="0" w:line="240" w:lineRule="auto"/>
        <w:rPr>
          <w:rFonts w:asciiTheme="minorHAnsi" w:hAnsiTheme="minorHAnsi" w:cs="Courier New"/>
          <w:color w:val="000000"/>
          <w:lang w:bidi="ar-SA"/>
        </w:rPr>
      </w:pPr>
    </w:p>
    <w:p w:rsidR="00526FDB" w:rsidRPr="001A123B" w:rsidRDefault="00526FDB" w:rsidP="00526FDB">
      <w:p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External Partitoned Table:</w:t>
      </w:r>
    </w:p>
    <w:p w:rsidR="00526FDB" w:rsidRPr="001A123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We can create external partitioned tables as well, just by using EXTERNAL keyword in the CREATE statement, but for creation of creation of external partitioned Tables, we don’t need to mention LOCATION clause as we will mention locations of each partitions separately while inserting data into the table.</w:t>
      </w:r>
    </w:p>
    <w:p w:rsidR="00526FD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Loading Data into External Partitioned Table From HDFS:</w:t>
      </w: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As data is already present in HDFS and should be made accessisble by Hive, we just need to mention the location of the HDFS files for each partition.</w:t>
      </w:r>
    </w:p>
    <w:p w:rsidR="00526FDB"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ALTER TABLE partitioned_user_ext ADD PARTITON (country = ‘US’ , state = ‘CA’) LOCATION '/hive/external/tables/user/country=us/state=ca'</w:t>
      </w:r>
    </w:p>
    <w:p w:rsidR="00526FDB" w:rsidRDefault="00526FDB" w:rsidP="00526FDB">
      <w:pPr>
        <w:spacing w:before="0" w:after="0" w:line="240" w:lineRule="auto"/>
        <w:rPr>
          <w:rFonts w:asciiTheme="minorHAnsi" w:hAnsiTheme="minorHAnsi" w:cs="Courier New"/>
          <w:color w:val="000000"/>
          <w:lang w:bidi="ar-SA"/>
        </w:rPr>
      </w:pPr>
    </w:p>
    <w:p w:rsidR="00526FDB" w:rsidRPr="001A123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Similarly we need to repeat the above alter command for all partition files in the directory so that a meta data entry will be created in metastore, mapping the partition and table.</w:t>
      </w:r>
    </w:p>
    <w:p w:rsidR="00526FDB" w:rsidRPr="001A123B" w:rsidRDefault="00526FDB" w:rsidP="00526FDB">
      <w:pPr>
        <w:spacing w:before="0" w:after="0" w:line="240" w:lineRule="auto"/>
        <w:rPr>
          <w:rFonts w:asciiTheme="minorHAnsi" w:hAnsiTheme="minorHAnsi" w:cs="Courier New"/>
          <w:color w:val="000000"/>
          <w:lang w:bidi="ar-SA"/>
        </w:rPr>
      </w:pPr>
    </w:p>
    <w:p w:rsidR="00526FDB" w:rsidRPr="001A123B" w:rsidRDefault="00526FDB" w:rsidP="00526FDB">
      <w:pPr>
        <w:spacing w:before="0" w:after="0" w:line="240" w:lineRule="auto"/>
        <w:rPr>
          <w:rFonts w:asciiTheme="minorHAnsi" w:hAnsiTheme="minorHAnsi" w:cs="Courier New"/>
          <w:b/>
          <w:color w:val="000000"/>
          <w:lang w:bidi="ar-SA"/>
        </w:rPr>
      </w:pPr>
      <w:r w:rsidRPr="001A123B">
        <w:rPr>
          <w:rFonts w:asciiTheme="minorHAnsi" w:hAnsiTheme="minorHAnsi" w:cs="Courier New"/>
          <w:b/>
          <w:color w:val="000000"/>
          <w:lang w:bidi="ar-SA"/>
        </w:rPr>
        <w:t>Inserting Data into Partitioned Tables:</w:t>
      </w:r>
    </w:p>
    <w:p w:rsidR="00526FDB" w:rsidRPr="001A123B" w:rsidRDefault="00526FDB" w:rsidP="00526FDB">
      <w:pPr>
        <w:pStyle w:val="ListParagraph"/>
        <w:numPr>
          <w:ilvl w:val="0"/>
          <w:numId w:val="126"/>
        </w:numPr>
        <w:spacing w:before="0" w:after="0" w:line="240" w:lineRule="auto"/>
        <w:rPr>
          <w:rFonts w:asciiTheme="minorHAnsi" w:hAnsiTheme="minorHAnsi" w:cs="Courier New"/>
          <w:color w:val="000000"/>
          <w:lang w:bidi="ar-SA"/>
        </w:rPr>
      </w:pPr>
      <w:r w:rsidRPr="001A123B">
        <w:rPr>
          <w:rFonts w:asciiTheme="minorHAnsi" w:hAnsiTheme="minorHAnsi" w:cs="Courier New"/>
          <w:color w:val="000000"/>
          <w:lang w:bidi="ar-SA"/>
        </w:rPr>
        <w:t>St</w:t>
      </w:r>
      <w:r>
        <w:rPr>
          <w:rFonts w:asciiTheme="minorHAnsi" w:hAnsiTheme="minorHAnsi" w:cs="Courier New"/>
          <w:color w:val="000000"/>
          <w:lang w:bidi="ar-SA"/>
        </w:rPr>
        <w:t>atic Partitioni</w:t>
      </w:r>
      <w:r w:rsidRPr="001A123B">
        <w:rPr>
          <w:rFonts w:asciiTheme="minorHAnsi" w:hAnsiTheme="minorHAnsi" w:cs="Courier New"/>
          <w:color w:val="000000"/>
          <w:lang w:bidi="ar-SA"/>
        </w:rPr>
        <w:t>ng</w:t>
      </w:r>
    </w:p>
    <w:p w:rsidR="00526FDB" w:rsidRPr="001A123B" w:rsidRDefault="00526FDB" w:rsidP="00526FDB">
      <w:pPr>
        <w:pStyle w:val="ListParagraph"/>
        <w:numPr>
          <w:ilvl w:val="0"/>
          <w:numId w:val="126"/>
        </w:numPr>
        <w:spacing w:before="0" w:after="0" w:line="240" w:lineRule="auto"/>
        <w:rPr>
          <w:rFonts w:ascii="Courier New" w:hAnsi="Courier New" w:cs="Courier New"/>
          <w:color w:val="000000"/>
          <w:sz w:val="15"/>
          <w:szCs w:val="15"/>
          <w:lang w:bidi="ar-SA"/>
        </w:rPr>
      </w:pPr>
      <w:r w:rsidRPr="001A123B">
        <w:rPr>
          <w:rFonts w:asciiTheme="minorHAnsi" w:hAnsiTheme="minorHAnsi" w:cs="Courier New"/>
          <w:color w:val="000000"/>
          <w:lang w:bidi="ar-SA"/>
        </w:rPr>
        <w:t>Dynamic Partitioning</w:t>
      </w:r>
    </w:p>
    <w:p w:rsidR="00526FDB" w:rsidRDefault="00526FDB" w:rsidP="00526FDB">
      <w:pPr>
        <w:spacing w:before="0" w:after="0" w:line="240" w:lineRule="auto"/>
        <w:rPr>
          <w:rFonts w:ascii="Courier New" w:hAnsi="Courier New" w:cs="Courier New"/>
          <w:color w:val="000000"/>
          <w:sz w:val="15"/>
          <w:szCs w:val="15"/>
          <w:lang w:bidi="ar-SA"/>
        </w:rPr>
      </w:pPr>
    </w:p>
    <w:p w:rsidR="00526FDB" w:rsidRPr="00901439" w:rsidRDefault="00526FDB" w:rsidP="00526FDB"/>
    <w:p w:rsidR="00526FDB" w:rsidRPr="00901439" w:rsidRDefault="00526FDB" w:rsidP="00526FDB">
      <w:pPr>
        <w:pStyle w:val="Heading3"/>
      </w:pPr>
      <w:bookmarkStart w:id="46" w:name="_Toc481554665"/>
      <w:r>
        <w:t>Static Partitioning</w:t>
      </w:r>
      <w:bookmarkEnd w:id="46"/>
    </w:p>
    <w:p w:rsidR="00526FDB" w:rsidRDefault="00526FDB" w:rsidP="00526FDB">
      <w:pPr>
        <w:spacing w:before="0" w:after="0" w:line="240" w:lineRule="auto"/>
        <w:rPr>
          <w:rFonts w:ascii="Courier New" w:hAnsi="Courier New" w:cs="Courier New"/>
          <w:color w:val="000000"/>
          <w:sz w:val="15"/>
          <w:szCs w:val="15"/>
          <w:lang w:bidi="ar-SA"/>
        </w:rPr>
      </w:pP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Static Partitioning:</w:t>
      </w: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In this mode, input data should contain the columns listed only in table definition but not the columns defined in partitioned by clause (country and state). If we have separate file for each combination of Country and State values, then there files can be easily loaded into partitioned tables with below syntax.</w:t>
      </w:r>
    </w:p>
    <w:p w:rsidR="00526FDB" w:rsidRDefault="00526FDB" w:rsidP="00526FDB">
      <w:pPr>
        <w:spacing w:before="0" w:after="0" w:line="240" w:lineRule="auto"/>
        <w:rPr>
          <w:rFonts w:asciiTheme="minorHAnsi" w:hAnsiTheme="minorHAnsi" w:cs="Courier New"/>
          <w:color w:val="000000"/>
          <w:lang w:bidi="ar-SA"/>
        </w:rPr>
      </w:pPr>
    </w:p>
    <w:p w:rsidR="00526FDB" w:rsidRPr="003C7C05" w:rsidRDefault="00526FDB" w:rsidP="00526FDB">
      <w:pPr>
        <w:spacing w:before="0" w:after="0" w:line="240" w:lineRule="auto"/>
        <w:rPr>
          <w:rFonts w:asciiTheme="minorHAnsi" w:hAnsiTheme="minorHAnsi" w:cs="Courier New"/>
          <w:b/>
          <w:color w:val="000000"/>
          <w:lang w:bidi="ar-SA"/>
        </w:rPr>
      </w:pPr>
      <w:r w:rsidRPr="003C7C05">
        <w:rPr>
          <w:rFonts w:asciiTheme="minorHAnsi" w:hAnsiTheme="minorHAnsi" w:cs="Courier New"/>
          <w:b/>
          <w:color w:val="000000"/>
          <w:lang w:bidi="ar-SA"/>
        </w:rPr>
        <w:t>Sample Data:</w:t>
      </w:r>
    </w:p>
    <w:p w:rsidR="00526FDB" w:rsidRDefault="00526FDB" w:rsidP="00526FDB">
      <w:pPr>
        <w:spacing w:before="0" w:after="0" w:line="240" w:lineRule="auto"/>
        <w:rPr>
          <w:rFonts w:asciiTheme="minorHAnsi" w:hAnsiTheme="minorHAnsi" w:cs="Courier New"/>
          <w:color w:val="000000"/>
          <w:lang w:bidi="ar-SA"/>
        </w:rPr>
      </w:pPr>
    </w:p>
    <w:tbl>
      <w:tblPr>
        <w:tblW w:w="0" w:type="auto"/>
        <w:tblCellSpacing w:w="15" w:type="dxa"/>
        <w:tblInd w:w="-270" w:type="dxa"/>
        <w:shd w:val="clear" w:color="auto" w:fill="FDFDFD"/>
        <w:tblCellMar>
          <w:top w:w="15" w:type="dxa"/>
          <w:left w:w="15" w:type="dxa"/>
          <w:bottom w:w="15" w:type="dxa"/>
          <w:right w:w="15" w:type="dxa"/>
        </w:tblCellMar>
        <w:tblLook w:val="04A0"/>
      </w:tblPr>
      <w:tblGrid>
        <w:gridCol w:w="81"/>
        <w:gridCol w:w="9305"/>
      </w:tblGrid>
      <w:tr w:rsidR="00526FDB" w:rsidRPr="00196148" w:rsidTr="00B331B0">
        <w:trPr>
          <w:tblCellSpacing w:w="15" w:type="dxa"/>
        </w:trPr>
        <w:tc>
          <w:tcPr>
            <w:tcW w:w="0" w:type="auto"/>
            <w:tcBorders>
              <w:top w:val="nil"/>
              <w:left w:val="nil"/>
              <w:bottom w:val="nil"/>
            </w:tcBorders>
            <w:shd w:val="clear" w:color="auto" w:fill="FDFDFD"/>
            <w:vAlign w:val="center"/>
          </w:tcPr>
          <w:p w:rsidR="00526FDB" w:rsidRPr="00196148" w:rsidRDefault="00526FDB" w:rsidP="00B331B0">
            <w:pPr>
              <w:spacing w:before="0" w:after="0" w:line="240" w:lineRule="auto"/>
              <w:jc w:val="center"/>
              <w:rPr>
                <w:rFonts w:ascii="inherit" w:hAnsi="inherit" w:cs="Courier New"/>
                <w:sz w:val="18"/>
                <w:szCs w:val="18"/>
                <w:lang w:bidi="ar-SA"/>
              </w:rPr>
            </w:pPr>
          </w:p>
        </w:tc>
        <w:tc>
          <w:tcPr>
            <w:tcW w:w="21600" w:type="dxa"/>
            <w:tcBorders>
              <w:top w:val="nil"/>
              <w:left w:val="nil"/>
              <w:bottom w:val="nil"/>
              <w:right w:val="nil"/>
            </w:tcBorders>
            <w:shd w:val="clear" w:color="auto" w:fill="FDFDFD"/>
            <w:vAlign w:val="center"/>
          </w:tcPr>
          <w:p w:rsidR="00526FDB" w:rsidRPr="003C7C05" w:rsidRDefault="00526FDB" w:rsidP="00B331B0">
            <w:pPr>
              <w:spacing w:before="0" w:after="0" w:line="240" w:lineRule="auto"/>
              <w:rPr>
                <w:rFonts w:ascii="inherit" w:hAnsi="inherit" w:cs="Courier New"/>
                <w:color w:val="000000"/>
                <w:sz w:val="18"/>
                <w:szCs w:val="18"/>
                <w:lang w:bidi="ar-SA"/>
              </w:rPr>
            </w:pPr>
            <w:r w:rsidRPr="003C7C05">
              <w:rPr>
                <w:rFonts w:ascii="inherit" w:hAnsi="inherit" w:cs="Courier New"/>
                <w:color w:val="000000"/>
                <w:sz w:val="18"/>
                <w:szCs w:val="18"/>
                <w:lang w:bidi="ar-SA"/>
              </w:rPr>
              <w:t>first_name,last_name,address,city,post,phone1,phone2,email,web</w:t>
            </w:r>
          </w:p>
          <w:p w:rsidR="00526FDB" w:rsidRPr="003C7C05" w:rsidRDefault="00526FDB" w:rsidP="00B331B0">
            <w:pPr>
              <w:spacing w:before="0" w:after="0" w:line="240" w:lineRule="auto"/>
              <w:rPr>
                <w:rFonts w:ascii="inherit" w:hAnsi="inherit" w:cs="Courier New"/>
                <w:color w:val="000000"/>
                <w:sz w:val="18"/>
                <w:szCs w:val="18"/>
                <w:lang w:bidi="ar-SA"/>
              </w:rPr>
            </w:pPr>
            <w:r w:rsidRPr="003C7C05">
              <w:rPr>
                <w:rFonts w:ascii="inherit" w:hAnsi="inherit" w:cs="Courier New"/>
                <w:color w:val="000000"/>
                <w:sz w:val="18"/>
                <w:szCs w:val="18"/>
                <w:lang w:bidi="ar-SA"/>
              </w:rPr>
              <w:t>Rebbecca,Didio,171 E 24th St,Leith,7315,03-8174-9123,0458-665-290,rebbecca.didio@didio.com.au,http://www.brandtjonathanfesq.com.au</w:t>
            </w:r>
          </w:p>
          <w:p w:rsidR="00526FDB" w:rsidRPr="003C7C05" w:rsidRDefault="00526FDB" w:rsidP="00B331B0">
            <w:pPr>
              <w:spacing w:before="0" w:after="0" w:line="240" w:lineRule="auto"/>
              <w:rPr>
                <w:rFonts w:ascii="inherit" w:hAnsi="inherit" w:cs="Courier New"/>
                <w:color w:val="000000"/>
                <w:sz w:val="18"/>
                <w:szCs w:val="18"/>
                <w:lang w:bidi="ar-SA"/>
              </w:rPr>
            </w:pPr>
            <w:r w:rsidRPr="003C7C05">
              <w:rPr>
                <w:rFonts w:ascii="inherit" w:hAnsi="inherit" w:cs="Courier New"/>
                <w:color w:val="000000"/>
                <w:sz w:val="18"/>
                <w:szCs w:val="18"/>
                <w:lang w:bidi="ar-SA"/>
              </w:rPr>
              <w:t>Stevie,Hallo,22222 Acoma St,Proston,4613,07-9997-3366,0497-622-620,stevie.hallo@hotmail.com,http://www.landrumtemporaryservices.com.au</w:t>
            </w:r>
          </w:p>
          <w:p w:rsidR="00526FDB" w:rsidRPr="003C7C05" w:rsidRDefault="00526FDB" w:rsidP="00B331B0">
            <w:pPr>
              <w:spacing w:before="0" w:after="0" w:line="240" w:lineRule="auto"/>
              <w:rPr>
                <w:rFonts w:ascii="inherit" w:hAnsi="inherit" w:cs="Courier New"/>
                <w:color w:val="000000"/>
                <w:sz w:val="18"/>
                <w:szCs w:val="18"/>
                <w:lang w:bidi="ar-SA"/>
              </w:rPr>
            </w:pPr>
            <w:r w:rsidRPr="003C7C05">
              <w:rPr>
                <w:rFonts w:ascii="inherit" w:hAnsi="inherit" w:cs="Courier New"/>
                <w:color w:val="000000"/>
                <w:sz w:val="18"/>
                <w:szCs w:val="18"/>
                <w:lang w:bidi="ar-SA"/>
              </w:rPr>
              <w:t>Mariko,Stayer,534 Schoenborn St #51,Hamel,6215,08-5558-9019,0427-885-282,mariko_stayer@hotmail.com,http://www.inabinetmacreesq.com.au</w:t>
            </w:r>
          </w:p>
          <w:p w:rsidR="00526FDB" w:rsidRPr="003C7C05" w:rsidRDefault="00526FDB" w:rsidP="00B331B0">
            <w:pPr>
              <w:spacing w:before="0" w:after="0" w:line="240" w:lineRule="auto"/>
              <w:rPr>
                <w:rFonts w:ascii="inherit" w:hAnsi="inherit" w:cs="Courier New"/>
                <w:color w:val="000000"/>
                <w:sz w:val="18"/>
                <w:szCs w:val="18"/>
                <w:lang w:bidi="ar-SA"/>
              </w:rPr>
            </w:pPr>
          </w:p>
          <w:p w:rsidR="00526FDB" w:rsidRPr="00196148" w:rsidRDefault="00526FDB" w:rsidP="00B331B0">
            <w:pPr>
              <w:spacing w:before="0" w:after="0" w:line="240" w:lineRule="auto"/>
              <w:rPr>
                <w:rFonts w:ascii="inherit" w:hAnsi="inherit" w:cs="Courier New"/>
                <w:color w:val="000000"/>
                <w:sz w:val="18"/>
                <w:szCs w:val="18"/>
                <w:lang w:bidi="ar-SA"/>
              </w:rPr>
            </w:pPr>
            <w:r w:rsidRPr="00D00527">
              <w:rPr>
                <w:rFonts w:asciiTheme="minorHAnsi" w:hAnsiTheme="minorHAnsi" w:cs="Courier New"/>
                <w:i/>
                <w:color w:val="00B0F0"/>
                <w:lang w:bidi="ar-SA"/>
              </w:rPr>
              <w:lastRenderedPageBreak/>
              <w:t>LOAD DATA LOCAL INPATH ‘…/staticinput.txt’ INTO TABLE partitioned_user PARTITION (country =’US’, state=’CA’)</w:t>
            </w:r>
          </w:p>
        </w:tc>
      </w:tr>
      <w:tr w:rsidR="00526FDB" w:rsidRPr="00196148" w:rsidTr="00B331B0">
        <w:trPr>
          <w:tblCellSpacing w:w="15" w:type="dxa"/>
        </w:trPr>
        <w:tc>
          <w:tcPr>
            <w:tcW w:w="0" w:type="auto"/>
            <w:tcBorders>
              <w:top w:val="nil"/>
              <w:left w:val="nil"/>
              <w:bottom w:val="nil"/>
            </w:tcBorders>
            <w:shd w:val="clear" w:color="auto" w:fill="FDFDFD"/>
            <w:vAlign w:val="center"/>
          </w:tcPr>
          <w:p w:rsidR="00526FDB" w:rsidRDefault="00526FDB" w:rsidP="00B331B0">
            <w:pPr>
              <w:spacing w:before="0" w:after="0" w:line="240" w:lineRule="auto"/>
              <w:rPr>
                <w:rFonts w:ascii="inherit" w:hAnsi="inherit" w:cs="Courier New"/>
                <w:sz w:val="18"/>
                <w:szCs w:val="18"/>
                <w:lang w:bidi="ar-SA"/>
              </w:rPr>
            </w:pPr>
          </w:p>
          <w:p w:rsidR="00526FDB" w:rsidRPr="00196148" w:rsidRDefault="00526FDB" w:rsidP="00B331B0">
            <w:pPr>
              <w:spacing w:before="0" w:after="0" w:line="240" w:lineRule="auto"/>
              <w:jc w:val="center"/>
              <w:rPr>
                <w:rFonts w:ascii="inherit" w:hAnsi="inherit" w:cs="Courier New"/>
                <w:sz w:val="18"/>
                <w:szCs w:val="18"/>
                <w:lang w:bidi="ar-SA"/>
              </w:rPr>
            </w:pPr>
          </w:p>
        </w:tc>
        <w:tc>
          <w:tcPr>
            <w:tcW w:w="21600" w:type="dxa"/>
            <w:tcBorders>
              <w:top w:val="nil"/>
              <w:left w:val="nil"/>
              <w:bottom w:val="nil"/>
              <w:right w:val="nil"/>
            </w:tcBorders>
            <w:shd w:val="clear" w:color="auto" w:fill="FDFDFD"/>
            <w:vAlign w:val="center"/>
          </w:tcPr>
          <w:p w:rsidR="00526FDB" w:rsidRDefault="00526FDB" w:rsidP="00B331B0">
            <w:pPr>
              <w:spacing w:before="0" w:after="0" w:line="240" w:lineRule="auto"/>
              <w:rPr>
                <w:rFonts w:ascii="inherit" w:hAnsi="inherit" w:cs="Courier New"/>
                <w:color w:val="000000"/>
                <w:sz w:val="18"/>
                <w:szCs w:val="18"/>
                <w:lang w:bidi="ar-SA"/>
              </w:rPr>
            </w:pPr>
            <w:r>
              <w:rPr>
                <w:rFonts w:ascii="inherit" w:hAnsi="inherit" w:cs="Courier New"/>
                <w:color w:val="000000"/>
                <w:sz w:val="18"/>
                <w:szCs w:val="18"/>
                <w:lang w:bidi="ar-SA"/>
              </w:rPr>
              <w:t>This will create separate directory under the default warehouse directory in HDFS</w:t>
            </w:r>
          </w:p>
          <w:p w:rsidR="00526FDB" w:rsidRDefault="00526FDB" w:rsidP="00B331B0">
            <w:pPr>
              <w:spacing w:before="0" w:after="0" w:line="240" w:lineRule="auto"/>
              <w:rPr>
                <w:rFonts w:ascii="inherit" w:hAnsi="inherit" w:cs="Courier New"/>
                <w:color w:val="000000"/>
                <w:sz w:val="18"/>
                <w:szCs w:val="18"/>
                <w:lang w:bidi="ar-SA"/>
              </w:rPr>
            </w:pPr>
          </w:p>
          <w:p w:rsidR="00526FDB" w:rsidRPr="00196148" w:rsidRDefault="00526FDB" w:rsidP="00B331B0">
            <w:pPr>
              <w:spacing w:before="0" w:after="0" w:line="240" w:lineRule="auto"/>
              <w:rPr>
                <w:rFonts w:ascii="inherit" w:hAnsi="inherit" w:cs="Courier New"/>
                <w:color w:val="000000"/>
                <w:sz w:val="18"/>
                <w:szCs w:val="18"/>
                <w:lang w:bidi="ar-SA"/>
              </w:rPr>
            </w:pPr>
            <w:r w:rsidRPr="00D00527">
              <w:rPr>
                <w:rFonts w:asciiTheme="minorHAnsi" w:hAnsiTheme="minorHAnsi" w:cs="Courier New"/>
                <w:i/>
                <w:color w:val="00B0F0"/>
                <w:lang w:bidi="ar-SA"/>
              </w:rPr>
              <w:t>Hadoop fs –ls /user/hive/warehouse/partitioned_user/country=US/state=CA</w:t>
            </w:r>
          </w:p>
        </w:tc>
      </w:tr>
    </w:tbl>
    <w:p w:rsidR="00526FD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We can load or add partitions with query results from another table as shown below.</w:t>
      </w:r>
    </w:p>
    <w:p w:rsidR="00526FDB"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INSERT OVERWRITE TABLE partitioned_user</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PARTITION (country=’US’, state=’AL’)</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SELECT * FROM another_user au</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WHERE au.country = ‘US’ AND au.store=’AL’</w:t>
      </w:r>
    </w:p>
    <w:p w:rsidR="00526FDB" w:rsidRDefault="00526FDB" w:rsidP="00526FDB">
      <w:pPr>
        <w:spacing w:before="0" w:after="0" w:line="240" w:lineRule="auto"/>
        <w:rPr>
          <w:rFonts w:asciiTheme="minorHAnsi" w:hAnsiTheme="minorHAnsi" w:cs="Courier New"/>
          <w:color w:val="000000"/>
          <w:lang w:bidi="ar-SA"/>
        </w:rPr>
      </w:pPr>
    </w:p>
    <w:p w:rsidR="00526FDB" w:rsidRPr="00417653"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We can Overwrite existing partition with help of “OVERWRITE INTO TABLE partitioned_table” clause.</w:t>
      </w:r>
    </w:p>
    <w:p w:rsidR="00526FDB" w:rsidRDefault="00526FDB" w:rsidP="00526FDB">
      <w:pPr>
        <w:spacing w:before="0" w:after="0" w:line="240" w:lineRule="auto"/>
        <w:rPr>
          <w:rFonts w:ascii="Courier New" w:hAnsi="Courier New" w:cs="Courier New"/>
          <w:color w:val="000000"/>
          <w:sz w:val="15"/>
          <w:szCs w:val="15"/>
          <w:lang w:bidi="ar-SA"/>
        </w:rPr>
      </w:pPr>
    </w:p>
    <w:p w:rsidR="00526FDB" w:rsidRPr="00901439" w:rsidRDefault="00526FDB" w:rsidP="00526FDB">
      <w:pPr>
        <w:pStyle w:val="Heading3"/>
      </w:pPr>
      <w:bookmarkStart w:id="47" w:name="_Toc481554666"/>
      <w:r>
        <w:t>Dynamic Partitioning</w:t>
      </w:r>
      <w:bookmarkEnd w:id="47"/>
    </w:p>
    <w:p w:rsidR="00526FDB" w:rsidRDefault="00526FDB" w:rsidP="00526FDB">
      <w:pPr>
        <w:spacing w:before="0" w:after="0" w:line="240" w:lineRule="auto"/>
        <w:rPr>
          <w:rFonts w:asciiTheme="minorHAnsi" w:hAnsiTheme="minorHAnsi" w:cs="Courier New"/>
          <w:color w:val="000000"/>
          <w:lang w:bidi="ar-SA"/>
        </w:rPr>
      </w:pPr>
    </w:p>
    <w:p w:rsidR="00526FDB" w:rsidRPr="004F14F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sidRPr="009D3FC1">
        <w:rPr>
          <w:rFonts w:asciiTheme="minorHAnsi" w:hAnsiTheme="minorHAnsi" w:cs="Courier New"/>
          <w:color w:val="000000"/>
          <w:lang w:bidi="ar-SA"/>
        </w:rPr>
        <w:t xml:space="preserve">Instead of loading </w:t>
      </w:r>
      <w:r>
        <w:rPr>
          <w:rFonts w:asciiTheme="minorHAnsi" w:hAnsiTheme="minorHAnsi" w:cs="Courier New"/>
          <w:color w:val="000000"/>
          <w:lang w:bidi="ar-SA"/>
        </w:rPr>
        <w:t>each partition with single SQL statement as shown above, which will result in writing lot of SQL statements for huge number of partitions, Hive supports dynamic partitioning with which we can add any number of partitions with single SQL execution. Hive will automatically splits our data into separate partition files based on the values of partition keys present in the input files.</w:t>
      </w:r>
    </w:p>
    <w:p w:rsidR="00526FDB" w:rsidRDefault="00526FDB" w:rsidP="00526FDB">
      <w:pPr>
        <w:spacing w:before="0" w:after="0" w:line="240" w:lineRule="auto"/>
        <w:rPr>
          <w:rFonts w:asciiTheme="minorHAnsi" w:hAnsiTheme="minorHAnsi" w:cs="Courier New"/>
          <w:color w:val="000000"/>
          <w:lang w:bidi="ar-SA"/>
        </w:rPr>
      </w:pP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INSERT INTO TABLE </w:t>
      </w:r>
      <w:r w:rsidRPr="009D3FC1">
        <w:rPr>
          <w:rFonts w:asciiTheme="minorHAnsi" w:hAnsiTheme="minorHAnsi" w:cs="Courier New"/>
          <w:i/>
          <w:color w:val="00B0F0"/>
          <w:lang w:bidi="ar-SA"/>
        </w:rPr>
        <w:t>partitioned_user</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PARTITION </w:t>
      </w:r>
      <w:r w:rsidRPr="009D3FC1">
        <w:rPr>
          <w:rFonts w:asciiTheme="minorHAnsi" w:hAnsiTheme="minorHAnsi" w:cs="Courier New"/>
          <w:i/>
          <w:color w:val="00B0F0"/>
          <w:lang w:bidi="ar-SA"/>
        </w:rPr>
        <w:t>(country,state)</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w:t>
      </w:r>
      <w:r w:rsidRPr="00D00527">
        <w:rPr>
          <w:rFonts w:asciiTheme="minorHAnsi" w:hAnsiTheme="minorHAnsi" w:cs="Courier New"/>
          <w:i/>
          <w:color w:val="00B0F0"/>
          <w:lang w:bidi="ar-SA"/>
        </w:rPr>
        <w:tab/>
        <w:t>SELECT  </w:t>
      </w:r>
      <w:r w:rsidRPr="009D3FC1">
        <w:rPr>
          <w:rFonts w:asciiTheme="minorHAnsi" w:hAnsiTheme="minorHAnsi" w:cs="Courier New"/>
          <w:i/>
          <w:color w:val="00B0F0"/>
          <w:lang w:bidi="ar-SA"/>
        </w:rPr>
        <w:t>firstname,</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lastname</w:t>
      </w:r>
      <w:r w:rsidRPr="00D00527">
        <w:rPr>
          <w:rFonts w:asciiTheme="minorHAnsi" w:hAnsiTheme="minorHAnsi" w:cs="Courier New"/>
          <w:i/>
          <w:color w:val="00B0F0"/>
          <w:lang w:bidi="ar-SA"/>
        </w:rPr>
        <w:t>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address</w:t>
      </w:r>
      <w:r w:rsidRPr="00D00527">
        <w:rPr>
          <w:rFonts w:asciiTheme="minorHAnsi" w:hAnsiTheme="minorHAnsi" w:cs="Courier New"/>
          <w:i/>
          <w:color w:val="00B0F0"/>
          <w:lang w:bidi="ar-SA"/>
        </w:rPr>
        <w:t xml:space="preserve">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w:t>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city</w:t>
      </w:r>
      <w:r w:rsidRPr="00D00527">
        <w:rPr>
          <w:rFonts w:asciiTheme="minorHAnsi" w:hAnsiTheme="minorHAnsi" w:cs="Courier New"/>
          <w:i/>
          <w:color w:val="00B0F0"/>
          <w:lang w:bidi="ar-SA"/>
        </w:rPr>
        <w:t>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post</w:t>
      </w:r>
      <w:r w:rsidRPr="00D00527">
        <w:rPr>
          <w:rFonts w:asciiTheme="minorHAnsi" w:hAnsiTheme="minorHAnsi" w:cs="Courier New"/>
          <w:i/>
          <w:color w:val="00B0F0"/>
          <w:lang w:bidi="ar-SA"/>
        </w:rPr>
        <w:t>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phone1</w:t>
      </w:r>
      <w:r w:rsidRPr="00D00527">
        <w:rPr>
          <w:rFonts w:asciiTheme="minorHAnsi" w:hAnsiTheme="minorHAnsi" w:cs="Courier New"/>
          <w:i/>
          <w:color w:val="00B0F0"/>
          <w:lang w:bidi="ar-SA"/>
        </w:rPr>
        <w:t>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phone2</w:t>
      </w:r>
      <w:r w:rsidRPr="00D00527">
        <w:rPr>
          <w:rFonts w:asciiTheme="minorHAnsi" w:hAnsiTheme="minorHAnsi" w:cs="Courier New"/>
          <w:i/>
          <w:color w:val="00B0F0"/>
          <w:lang w:bidi="ar-SA"/>
        </w:rPr>
        <w:t>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email</w:t>
      </w:r>
      <w:r w:rsidRPr="00D00527">
        <w:rPr>
          <w:rFonts w:asciiTheme="minorHAnsi" w:hAnsiTheme="minorHAnsi" w:cs="Courier New"/>
          <w:i/>
          <w:color w:val="00B0F0"/>
          <w:lang w:bidi="ar-SA"/>
        </w:rPr>
        <w:t xml:space="preserve">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web</w:t>
      </w:r>
      <w:r w:rsidRPr="00D00527">
        <w:rPr>
          <w:rFonts w:asciiTheme="minorHAnsi" w:hAnsiTheme="minorHAnsi" w:cs="Courier New"/>
          <w:i/>
          <w:color w:val="00B0F0"/>
          <w:lang w:bidi="ar-SA"/>
        </w:rPr>
        <w:t xml:space="preserve">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9D3FC1">
        <w:rPr>
          <w:rFonts w:asciiTheme="minorHAnsi" w:hAnsiTheme="minorHAnsi" w:cs="Courier New"/>
          <w:i/>
          <w:color w:val="00B0F0"/>
          <w:lang w:bidi="ar-SA"/>
        </w:rPr>
        <w:t>country</w:t>
      </w:r>
      <w:r w:rsidRPr="00D00527">
        <w:rPr>
          <w:rFonts w:asciiTheme="minorHAnsi" w:hAnsiTheme="minorHAnsi" w:cs="Courier New"/>
          <w:i/>
          <w:color w:val="00B0F0"/>
          <w:lang w:bidi="ar-SA"/>
        </w:rPr>
        <w:t xml:space="preserve">   </w:t>
      </w:r>
      <w:r w:rsidRPr="009D3FC1">
        <w:rPr>
          <w:rFonts w:asciiTheme="minorHAnsi" w:hAnsiTheme="minorHAnsi" w:cs="Courier New"/>
          <w:i/>
          <w:color w:val="00B0F0"/>
          <w:lang w:bidi="ar-SA"/>
        </w:rPr>
        <w:t>,</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w:t>
      </w:r>
      <w:r w:rsidRPr="00D00527">
        <w:rPr>
          <w:rFonts w:asciiTheme="minorHAnsi" w:hAnsiTheme="minorHAnsi" w:cs="Courier New"/>
          <w:i/>
          <w:color w:val="00B0F0"/>
          <w:lang w:bidi="ar-SA"/>
        </w:rPr>
        <w:tab/>
        <w:t> </w:t>
      </w:r>
      <w:r w:rsidRPr="009D3FC1">
        <w:rPr>
          <w:rFonts w:asciiTheme="minorHAnsi" w:hAnsiTheme="minorHAnsi" w:cs="Courier New"/>
          <w:i/>
          <w:color w:val="00B0F0"/>
          <w:lang w:bidi="ar-SA"/>
        </w:rPr>
        <w:t>state</w:t>
      </w:r>
      <w:r w:rsidRPr="00D00527">
        <w:rPr>
          <w:rFonts w:asciiTheme="minorHAnsi" w:hAnsiTheme="minorHAnsi" w:cs="Courier New"/>
          <w:i/>
          <w:color w:val="00B0F0"/>
          <w:lang w:bidi="ar-SA"/>
        </w:rPr>
        <w:t xml:space="preserve">     </w:t>
      </w:r>
    </w:p>
    <w:p w:rsidR="00526FDB" w:rsidRPr="009D3FC1"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FROM </w:t>
      </w:r>
      <w:r w:rsidRPr="009D3FC1">
        <w:rPr>
          <w:rFonts w:asciiTheme="minorHAnsi" w:hAnsiTheme="minorHAnsi" w:cs="Courier New"/>
          <w:i/>
          <w:color w:val="00B0F0"/>
          <w:lang w:bidi="ar-SA"/>
        </w:rPr>
        <w:t>temp_user;</w:t>
      </w:r>
    </w:p>
    <w:p w:rsidR="00526FD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We can also mix dynamic and static partitions by specifying it as PARTITION(country=’US’,state). But static partition keys must come before dynamic partition keys.</w:t>
      </w:r>
    </w:p>
    <w:p w:rsidR="00526FDB" w:rsidRDefault="00526FDB" w:rsidP="00526FDB">
      <w:pPr>
        <w:spacing w:before="0" w:after="0" w:line="240" w:lineRule="auto"/>
        <w:rPr>
          <w:rFonts w:asciiTheme="minorHAnsi" w:hAnsiTheme="minorHAnsi" w:cs="Courier New"/>
          <w:color w:val="000000"/>
          <w:lang w:bidi="ar-SA"/>
        </w:rPr>
      </w:pPr>
    </w:p>
    <w:p w:rsidR="00526FDB" w:rsidRPr="00B879C5"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set hive.exec.dynamic.partition=true;</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set hive.exec.dynamic.partition.mode=nonstrict;</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set hive.exec.max.dynamic.partitions=1000;</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set hive.exec.max.dynamic.partitions.pernode=1000;</w:t>
      </w:r>
    </w:p>
    <w:p w:rsidR="00526FDB" w:rsidRDefault="00526FDB" w:rsidP="00526FDB">
      <w:pPr>
        <w:spacing w:before="0" w:after="0" w:line="240" w:lineRule="auto"/>
        <w:rPr>
          <w:rFonts w:asciiTheme="minorHAnsi" w:hAnsiTheme="minorHAnsi" w:cs="Courier New"/>
          <w:color w:val="000000"/>
          <w:lang w:bidi="ar-SA"/>
        </w:rPr>
      </w:pPr>
    </w:p>
    <w:p w:rsidR="00526FDB"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Use Case for Dynamic partitioning</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set </w:t>
      </w:r>
      <w:r w:rsidRPr="008B57B3">
        <w:rPr>
          <w:rFonts w:asciiTheme="minorHAnsi" w:hAnsiTheme="minorHAnsi" w:cs="Courier New"/>
          <w:i/>
          <w:color w:val="00B0F0"/>
          <w:lang w:bidi="ar-SA"/>
        </w:rPr>
        <w:t>hive.exec.</w:t>
      </w:r>
      <w:r w:rsidRPr="00D00527">
        <w:rPr>
          <w:rFonts w:asciiTheme="minorHAnsi" w:hAnsiTheme="minorHAnsi" w:cs="Courier New"/>
          <w:i/>
          <w:color w:val="00B0F0"/>
          <w:lang w:bidi="ar-SA"/>
        </w:rPr>
        <w:t>dynamic</w:t>
      </w:r>
      <w:r w:rsidRPr="008B57B3">
        <w:rPr>
          <w:rFonts w:asciiTheme="minorHAnsi" w:hAnsiTheme="minorHAnsi" w:cs="Courier New"/>
          <w:i/>
          <w:color w:val="00B0F0"/>
          <w:lang w:bidi="ar-SA"/>
        </w:rPr>
        <w:t>.</w:t>
      </w:r>
      <w:r w:rsidRPr="00D00527">
        <w:rPr>
          <w:rFonts w:asciiTheme="minorHAnsi" w:hAnsiTheme="minorHAnsi" w:cs="Courier New"/>
          <w:i/>
          <w:color w:val="00B0F0"/>
          <w:lang w:bidi="ar-SA"/>
        </w:rPr>
        <w:t>partition=true</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set </w:t>
      </w:r>
      <w:r w:rsidRPr="008B57B3">
        <w:rPr>
          <w:rFonts w:asciiTheme="minorHAnsi" w:hAnsiTheme="minorHAnsi" w:cs="Courier New"/>
          <w:i/>
          <w:color w:val="00B0F0"/>
          <w:lang w:bidi="ar-SA"/>
        </w:rPr>
        <w:t>hive.exec.</w:t>
      </w:r>
      <w:r w:rsidRPr="00D00527">
        <w:rPr>
          <w:rFonts w:asciiTheme="minorHAnsi" w:hAnsiTheme="minorHAnsi" w:cs="Courier New"/>
          <w:i/>
          <w:color w:val="00B0F0"/>
          <w:lang w:bidi="ar-SA"/>
        </w:rPr>
        <w:t>dynamic</w:t>
      </w:r>
      <w:r w:rsidRPr="008B57B3">
        <w:rPr>
          <w:rFonts w:asciiTheme="minorHAnsi" w:hAnsiTheme="minorHAnsi" w:cs="Courier New"/>
          <w:i/>
          <w:color w:val="00B0F0"/>
          <w:lang w:bidi="ar-SA"/>
        </w:rPr>
        <w:t>.</w:t>
      </w:r>
      <w:r w:rsidRPr="00D00527">
        <w:rPr>
          <w:rFonts w:asciiTheme="minorHAnsi" w:hAnsiTheme="minorHAnsi" w:cs="Courier New"/>
          <w:i/>
          <w:color w:val="00B0F0"/>
          <w:lang w:bidi="ar-SA"/>
        </w:rPr>
        <w:t>partition</w:t>
      </w:r>
      <w:r w:rsidRPr="008B57B3">
        <w:rPr>
          <w:rFonts w:asciiTheme="minorHAnsi" w:hAnsiTheme="minorHAnsi" w:cs="Courier New"/>
          <w:i/>
          <w:color w:val="00B0F0"/>
          <w:lang w:bidi="ar-SA"/>
        </w:rPr>
        <w:t>.</w:t>
      </w:r>
      <w:r w:rsidRPr="00D00527">
        <w:rPr>
          <w:rFonts w:asciiTheme="minorHAnsi" w:hAnsiTheme="minorHAnsi" w:cs="Courier New"/>
          <w:i/>
          <w:color w:val="00B0F0"/>
          <w:lang w:bidi="ar-SA"/>
        </w:rPr>
        <w:t>mode=</w:t>
      </w:r>
      <w:r w:rsidRPr="008B57B3">
        <w:rPr>
          <w:rFonts w:asciiTheme="minorHAnsi" w:hAnsiTheme="minorHAnsi" w:cs="Courier New"/>
          <w:i/>
          <w:color w:val="00B0F0"/>
          <w:lang w:bidi="ar-SA"/>
        </w:rPr>
        <w:t>nonstrict;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set </w:t>
      </w:r>
      <w:r w:rsidRPr="008B57B3">
        <w:rPr>
          <w:rFonts w:asciiTheme="minorHAnsi" w:hAnsiTheme="minorHAnsi" w:cs="Courier New"/>
          <w:i/>
          <w:color w:val="00B0F0"/>
          <w:lang w:bidi="ar-SA"/>
        </w:rPr>
        <w:t>hive.exec.</w:t>
      </w:r>
      <w:r w:rsidRPr="00D00527">
        <w:rPr>
          <w:rFonts w:asciiTheme="minorHAnsi" w:hAnsiTheme="minorHAnsi" w:cs="Courier New"/>
          <w:i/>
          <w:color w:val="00B0F0"/>
          <w:lang w:bidi="ar-SA"/>
        </w:rPr>
        <w:t>max</w:t>
      </w:r>
      <w:r w:rsidRPr="008B57B3">
        <w:rPr>
          <w:rFonts w:asciiTheme="minorHAnsi" w:hAnsiTheme="minorHAnsi" w:cs="Courier New"/>
          <w:i/>
          <w:color w:val="00B0F0"/>
          <w:lang w:bidi="ar-SA"/>
        </w:rPr>
        <w:t>.</w:t>
      </w:r>
      <w:r w:rsidRPr="00D00527">
        <w:rPr>
          <w:rFonts w:asciiTheme="minorHAnsi" w:hAnsiTheme="minorHAnsi" w:cs="Courier New"/>
          <w:i/>
          <w:color w:val="00B0F0"/>
          <w:lang w:bidi="ar-SA"/>
        </w:rPr>
        <w:t>dynamic</w:t>
      </w:r>
      <w:r w:rsidRPr="008B57B3">
        <w:rPr>
          <w:rFonts w:asciiTheme="minorHAnsi" w:hAnsiTheme="minorHAnsi" w:cs="Courier New"/>
          <w:i/>
          <w:color w:val="00B0F0"/>
          <w:lang w:bidi="ar-SA"/>
        </w:rPr>
        <w:t>.</w:t>
      </w:r>
      <w:r w:rsidRPr="00D00527">
        <w:rPr>
          <w:rFonts w:asciiTheme="minorHAnsi" w:hAnsiTheme="minorHAnsi" w:cs="Courier New"/>
          <w:i/>
          <w:color w:val="00B0F0"/>
          <w:lang w:bidi="ar-SA"/>
        </w:rPr>
        <w:t>partitions</w:t>
      </w:r>
      <w:r w:rsidRPr="008B57B3">
        <w:rPr>
          <w:rFonts w:asciiTheme="minorHAnsi" w:hAnsiTheme="minorHAnsi" w:cs="Courier New"/>
          <w:i/>
          <w:color w:val="00B0F0"/>
          <w:lang w:bidi="ar-SA"/>
        </w:rPr>
        <w:t>.pernode</w:t>
      </w:r>
      <w:r w:rsidRPr="00D00527">
        <w:rPr>
          <w:rFonts w:asciiTheme="minorHAnsi" w:hAnsiTheme="minorHAnsi" w:cs="Courier New"/>
          <w:i/>
          <w:color w:val="00B0F0"/>
          <w:lang w:bidi="ar-SA"/>
        </w:rPr>
        <w:t>=</w:t>
      </w:r>
      <w:r w:rsidRPr="008B57B3">
        <w:rPr>
          <w:rFonts w:asciiTheme="minorHAnsi" w:hAnsiTheme="minorHAnsi" w:cs="Courier New"/>
          <w:i/>
          <w:color w:val="00B0F0"/>
          <w:lang w:bidi="ar-SA"/>
        </w:rPr>
        <w:t>1000;</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DROP TABLE IF EXISTS </w:t>
      </w:r>
      <w:r w:rsidRPr="008B57B3">
        <w:rPr>
          <w:rFonts w:asciiTheme="minorHAnsi" w:hAnsiTheme="minorHAnsi" w:cs="Courier New"/>
          <w:i/>
          <w:color w:val="00B0F0"/>
          <w:lang w:bidi="ar-SA"/>
        </w:rPr>
        <w:t>partitioned_user;</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CREATE TEMPORARY TABLE </w:t>
      </w:r>
      <w:r w:rsidRPr="008B57B3">
        <w:rPr>
          <w:rFonts w:asciiTheme="minorHAnsi" w:hAnsiTheme="minorHAnsi" w:cs="Courier New"/>
          <w:i/>
          <w:color w:val="00B0F0"/>
          <w:lang w:bidi="ar-SA"/>
        </w:rPr>
        <w:t>temp_user(</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firstname</w:t>
      </w:r>
      <w:r w:rsidRPr="00D00527">
        <w:rPr>
          <w:rFonts w:asciiTheme="minorHAnsi" w:hAnsiTheme="minorHAnsi" w:cs="Courier New"/>
          <w:i/>
          <w:color w:val="00B0F0"/>
          <w:lang w:bidi="ar-SA"/>
        </w:rPr>
        <w:t xml:space="preserve">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lastRenderedPageBreak/>
        <w:tab/>
      </w:r>
      <w:r w:rsidRPr="008B57B3">
        <w:rPr>
          <w:rFonts w:asciiTheme="minorHAnsi" w:hAnsiTheme="minorHAnsi" w:cs="Courier New"/>
          <w:i/>
          <w:color w:val="00B0F0"/>
          <w:lang w:bidi="ar-SA"/>
        </w:rPr>
        <w:t>lastname</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address</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country</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city</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state</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post</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phone1</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phone2</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email</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web</w:t>
      </w:r>
      <w:r w:rsidRPr="00D00527">
        <w:rPr>
          <w:rFonts w:asciiTheme="minorHAnsi" w:hAnsiTheme="minorHAnsi" w:cs="Courier New"/>
          <w:i/>
          <w:color w:val="00B0F0"/>
          <w:lang w:bidi="ar-SA"/>
        </w:rPr>
        <w:t>       STRING</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ROW FORMAT </w:t>
      </w:r>
      <w:r w:rsidRPr="008B57B3">
        <w:rPr>
          <w:rFonts w:asciiTheme="minorHAnsi" w:hAnsiTheme="minorHAnsi" w:cs="Courier New"/>
          <w:i/>
          <w:color w:val="00B0F0"/>
          <w:lang w:bidi="ar-SA"/>
        </w:rPr>
        <w:t>DELIMITED</w:t>
      </w:r>
    </w:p>
    <w:p w:rsidR="00526FDB" w:rsidRPr="008B57B3" w:rsidRDefault="00526FDB" w:rsidP="00526FDB">
      <w:pPr>
        <w:spacing w:before="0" w:after="0" w:line="240" w:lineRule="auto"/>
        <w:rPr>
          <w:rFonts w:asciiTheme="minorHAnsi" w:hAnsiTheme="minorHAnsi" w:cs="Courier New"/>
          <w:i/>
          <w:color w:val="00B0F0"/>
          <w:lang w:bidi="ar-SA"/>
        </w:rPr>
      </w:pPr>
      <w:r>
        <w:rPr>
          <w:rFonts w:asciiTheme="minorHAnsi" w:hAnsiTheme="minorHAnsi" w:cs="Courier New"/>
          <w:i/>
          <w:color w:val="00B0F0"/>
          <w:lang w:bidi="ar-SA"/>
        </w:rPr>
        <w:tab/>
      </w:r>
      <w:r w:rsidRPr="00D00527">
        <w:rPr>
          <w:rFonts w:asciiTheme="minorHAnsi" w:hAnsiTheme="minorHAnsi" w:cs="Courier New"/>
          <w:i/>
          <w:color w:val="00B0F0"/>
          <w:lang w:bidi="ar-SA"/>
        </w:rPr>
        <w:t>FIELDS TERMINATED BY ','</w:t>
      </w:r>
    </w:p>
    <w:p w:rsidR="00526FDB" w:rsidRPr="008B57B3" w:rsidRDefault="00526FDB" w:rsidP="00526FDB">
      <w:pPr>
        <w:spacing w:before="0" w:after="0" w:line="240" w:lineRule="auto"/>
        <w:rPr>
          <w:rFonts w:asciiTheme="minorHAnsi" w:hAnsiTheme="minorHAnsi" w:cs="Courier New"/>
          <w:i/>
          <w:color w:val="00B0F0"/>
          <w:lang w:bidi="ar-SA"/>
        </w:rPr>
      </w:pPr>
      <w:r>
        <w:rPr>
          <w:rFonts w:asciiTheme="minorHAnsi" w:hAnsiTheme="minorHAnsi" w:cs="Courier New"/>
          <w:i/>
          <w:color w:val="00B0F0"/>
          <w:lang w:bidi="ar-SA"/>
        </w:rPr>
        <w:tab/>
      </w:r>
      <w:r w:rsidRPr="00D00527">
        <w:rPr>
          <w:rFonts w:asciiTheme="minorHAnsi" w:hAnsiTheme="minorHAnsi" w:cs="Courier New"/>
          <w:i/>
          <w:color w:val="00B0F0"/>
          <w:lang w:bidi="ar-SA"/>
        </w:rPr>
        <w:t>LINES TERMINATED BY '\n'</w:t>
      </w:r>
    </w:p>
    <w:p w:rsidR="00526FDB" w:rsidRPr="008B57B3" w:rsidRDefault="00526FDB" w:rsidP="00526FDB">
      <w:pPr>
        <w:spacing w:before="0" w:after="0" w:line="240" w:lineRule="auto"/>
        <w:rPr>
          <w:rFonts w:asciiTheme="minorHAnsi" w:hAnsiTheme="minorHAnsi" w:cs="Courier New"/>
          <w:i/>
          <w:color w:val="00B0F0"/>
          <w:lang w:bidi="ar-SA"/>
        </w:rPr>
      </w:pPr>
      <w:r>
        <w:rPr>
          <w:rFonts w:asciiTheme="minorHAnsi" w:hAnsiTheme="minorHAnsi" w:cs="Courier New"/>
          <w:i/>
          <w:color w:val="00B0F0"/>
          <w:lang w:bidi="ar-SA"/>
        </w:rPr>
        <w:t>       </w:t>
      </w:r>
      <w:r>
        <w:rPr>
          <w:rFonts w:asciiTheme="minorHAnsi" w:hAnsiTheme="minorHAnsi" w:cs="Courier New"/>
          <w:i/>
          <w:color w:val="00B0F0"/>
          <w:lang w:bidi="ar-SA"/>
        </w:rPr>
        <w:tab/>
      </w:r>
      <w:r w:rsidRPr="008B57B3">
        <w:rPr>
          <w:rFonts w:asciiTheme="minorHAnsi" w:hAnsiTheme="minorHAnsi" w:cs="Courier New"/>
          <w:i/>
          <w:color w:val="00B0F0"/>
          <w:lang w:bidi="ar-SA"/>
        </w:rPr>
        <w:t>STORED</w:t>
      </w:r>
      <w:r w:rsidRPr="00D00527">
        <w:rPr>
          <w:rFonts w:asciiTheme="minorHAnsi" w:hAnsiTheme="minorHAnsi" w:cs="Courier New"/>
          <w:i/>
          <w:color w:val="00B0F0"/>
          <w:lang w:bidi="ar-SA"/>
        </w:rPr>
        <w:t xml:space="preserve"> AS </w:t>
      </w:r>
      <w:r w:rsidRPr="008B57B3">
        <w:rPr>
          <w:rFonts w:asciiTheme="minorHAnsi" w:hAnsiTheme="minorHAnsi" w:cs="Courier New"/>
          <w:i/>
          <w:color w:val="00B0F0"/>
          <w:lang w:bidi="ar-SA"/>
        </w:rPr>
        <w:t>TEXTFILE;</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LOAD DATA LOCAL </w:t>
      </w:r>
      <w:r w:rsidRPr="008B57B3">
        <w:rPr>
          <w:rFonts w:asciiTheme="minorHAnsi" w:hAnsiTheme="minorHAnsi" w:cs="Courier New"/>
          <w:i/>
          <w:color w:val="00B0F0"/>
          <w:lang w:bidi="ar-SA"/>
        </w:rPr>
        <w:t>INPATH</w:t>
      </w:r>
      <w:r w:rsidRPr="00D00527">
        <w:rPr>
          <w:rFonts w:asciiTheme="minorHAnsi" w:hAnsiTheme="minorHAnsi" w:cs="Courier New"/>
          <w:i/>
          <w:color w:val="00B0F0"/>
          <w:lang w:bidi="ar-SA"/>
        </w:rPr>
        <w:t xml:space="preserve"> '/home/siva/UserRecords.txt' INTO TABLE </w:t>
      </w:r>
      <w:r w:rsidRPr="008B57B3">
        <w:rPr>
          <w:rFonts w:asciiTheme="minorHAnsi" w:hAnsiTheme="minorHAnsi" w:cs="Courier New"/>
          <w:i/>
          <w:color w:val="00B0F0"/>
          <w:lang w:bidi="ar-SA"/>
        </w:rPr>
        <w:t>temp_user;</w:t>
      </w:r>
    </w:p>
    <w:p w:rsidR="00526FDB" w:rsidRPr="008B57B3" w:rsidRDefault="00526FDB" w:rsidP="00526FDB">
      <w:pPr>
        <w:spacing w:before="0" w:after="0" w:line="240" w:lineRule="auto"/>
        <w:rPr>
          <w:rFonts w:ascii="Courier New" w:hAnsi="Courier New" w:cs="Courier New"/>
          <w:color w:val="000000"/>
          <w:sz w:val="15"/>
          <w:szCs w:val="15"/>
          <w:lang w:bidi="ar-SA"/>
        </w:rPr>
      </w:pPr>
      <w:r w:rsidRPr="008B57B3">
        <w:rPr>
          <w:rFonts w:ascii="Courier New" w:hAnsi="Courier New" w:cs="Courier New"/>
          <w:color w:val="000000"/>
          <w:sz w:val="15"/>
          <w:szCs w:val="15"/>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SELECT </w:t>
      </w:r>
      <w:r w:rsidRPr="008B57B3">
        <w:rPr>
          <w:rFonts w:asciiTheme="minorHAnsi" w:hAnsiTheme="minorHAnsi" w:cs="Courier New"/>
          <w:i/>
          <w:color w:val="00B0F0"/>
          <w:lang w:bidi="ar-SA"/>
        </w:rPr>
        <w:t>firstname,phone1,city</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FROM </w:t>
      </w:r>
      <w:r w:rsidRPr="008B57B3">
        <w:rPr>
          <w:rFonts w:asciiTheme="minorHAnsi" w:hAnsiTheme="minorHAnsi" w:cs="Courier New"/>
          <w:i/>
          <w:color w:val="00B0F0"/>
          <w:lang w:bidi="ar-SA"/>
        </w:rPr>
        <w:t>temp_user</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WHERE </w:t>
      </w:r>
      <w:r w:rsidRPr="008B57B3">
        <w:rPr>
          <w:rFonts w:asciiTheme="minorHAnsi" w:hAnsiTheme="minorHAnsi" w:cs="Courier New"/>
          <w:i/>
          <w:color w:val="00B0F0"/>
          <w:lang w:bidi="ar-SA"/>
        </w:rPr>
        <w:t>country=</w:t>
      </w:r>
      <w:r w:rsidRPr="00D00527">
        <w:rPr>
          <w:rFonts w:asciiTheme="minorHAnsi" w:hAnsiTheme="minorHAnsi" w:cs="Courier New"/>
          <w:i/>
          <w:color w:val="00B0F0"/>
          <w:lang w:bidi="ar-SA"/>
        </w:rPr>
        <w:t xml:space="preserve">'US' AND </w:t>
      </w:r>
      <w:r w:rsidRPr="008B57B3">
        <w:rPr>
          <w:rFonts w:asciiTheme="minorHAnsi" w:hAnsiTheme="minorHAnsi" w:cs="Courier New"/>
          <w:i/>
          <w:color w:val="00B0F0"/>
          <w:lang w:bidi="ar-SA"/>
        </w:rPr>
        <w:t>state=</w:t>
      </w:r>
      <w:r w:rsidRPr="00D00527">
        <w:rPr>
          <w:rFonts w:asciiTheme="minorHAnsi" w:hAnsiTheme="minorHAnsi" w:cs="Courier New"/>
          <w:i/>
          <w:color w:val="00B0F0"/>
          <w:lang w:bidi="ar-SA"/>
        </w:rPr>
        <w:t xml:space="preserve">'CA'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ORDER BY </w:t>
      </w:r>
      <w:r w:rsidRPr="008B57B3">
        <w:rPr>
          <w:rFonts w:asciiTheme="minorHAnsi" w:hAnsiTheme="minorHAnsi" w:cs="Courier New"/>
          <w:i/>
          <w:color w:val="00B0F0"/>
          <w:lang w:bidi="ar-SA"/>
        </w:rPr>
        <w:t>city</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LIMIT </w:t>
      </w:r>
      <w:r w:rsidRPr="008B57B3">
        <w:rPr>
          <w:rFonts w:asciiTheme="minorHAnsi" w:hAnsiTheme="minorHAnsi" w:cs="Courier New"/>
          <w:i/>
          <w:color w:val="00B0F0"/>
          <w:lang w:bidi="ar-SA"/>
        </w:rPr>
        <w:t>5;</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CREATE TABLE </w:t>
      </w:r>
      <w:r w:rsidRPr="008B57B3">
        <w:rPr>
          <w:rFonts w:asciiTheme="minorHAnsi" w:hAnsiTheme="minorHAnsi" w:cs="Courier New"/>
          <w:i/>
          <w:color w:val="00B0F0"/>
          <w:lang w:bidi="ar-SA"/>
        </w:rPr>
        <w:t>partitioned_user(</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firstname</w:t>
      </w:r>
      <w:r w:rsidRPr="00D00527">
        <w:rPr>
          <w:rFonts w:asciiTheme="minorHAnsi" w:hAnsiTheme="minorHAnsi" w:cs="Courier New"/>
          <w:i/>
          <w:color w:val="00B0F0"/>
          <w:lang w:bidi="ar-SA"/>
        </w:rPr>
        <w:t xml:space="preserve">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lastname</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address</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city</w:t>
      </w:r>
      <w:r w:rsidRPr="00D00527">
        <w:rPr>
          <w:rFonts w:asciiTheme="minorHAnsi" w:hAnsiTheme="minorHAnsi" w:cs="Courier New"/>
          <w:i/>
          <w:color w:val="00B0F0"/>
          <w:lang w:bidi="ar-SA"/>
        </w:rPr>
        <w:tab/>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post</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phone1</w:t>
      </w:r>
      <w:r w:rsidRPr="00D00527">
        <w:rPr>
          <w:rFonts w:asciiTheme="minorHAnsi" w:hAnsiTheme="minorHAnsi" w:cs="Courier New"/>
          <w:i/>
          <w:color w:val="00B0F0"/>
          <w:lang w:bidi="ar-SA"/>
        </w:rPr>
        <w:t>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phone2</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email</w:t>
      </w:r>
      <w:r w:rsidRPr="00D00527">
        <w:rPr>
          <w:rFonts w:asciiTheme="minorHAnsi" w:hAnsiTheme="minorHAnsi" w:cs="Courier New"/>
          <w:i/>
          <w:color w:val="00B0F0"/>
          <w:lang w:bidi="ar-SA"/>
        </w:rPr>
        <w:t>     STRING</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web</w:t>
      </w:r>
      <w:r w:rsidRPr="00D00527">
        <w:rPr>
          <w:rFonts w:asciiTheme="minorHAnsi" w:hAnsiTheme="minorHAnsi" w:cs="Courier New"/>
          <w:i/>
          <w:color w:val="00B0F0"/>
          <w:lang w:bidi="ar-SA"/>
        </w:rPr>
        <w:t>       STRING</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PARTITIONED</w:t>
      </w:r>
      <w:r w:rsidRPr="00D00527">
        <w:rPr>
          <w:rFonts w:asciiTheme="minorHAnsi" w:hAnsiTheme="minorHAnsi" w:cs="Courier New"/>
          <w:i/>
          <w:color w:val="00B0F0"/>
          <w:lang w:bidi="ar-SA"/>
        </w:rPr>
        <w:t xml:space="preserve"> BY </w:t>
      </w:r>
      <w:r w:rsidRPr="008B57B3">
        <w:rPr>
          <w:rFonts w:asciiTheme="minorHAnsi" w:hAnsiTheme="minorHAnsi" w:cs="Courier New"/>
          <w:i/>
          <w:color w:val="00B0F0"/>
          <w:lang w:bidi="ar-SA"/>
        </w:rPr>
        <w:t>(country</w:t>
      </w:r>
      <w:r w:rsidRPr="00D00527">
        <w:rPr>
          <w:rFonts w:asciiTheme="minorHAnsi" w:hAnsiTheme="minorHAnsi" w:cs="Courier New"/>
          <w:i/>
          <w:color w:val="00B0F0"/>
          <w:lang w:bidi="ar-SA"/>
        </w:rPr>
        <w:t xml:space="preserve"> VARCHAR</w:t>
      </w:r>
      <w:r w:rsidRPr="008B57B3">
        <w:rPr>
          <w:rFonts w:asciiTheme="minorHAnsi" w:hAnsiTheme="minorHAnsi" w:cs="Courier New"/>
          <w:i/>
          <w:color w:val="00B0F0"/>
          <w:lang w:bidi="ar-SA"/>
        </w:rPr>
        <w:t>(64),state</w:t>
      </w:r>
      <w:r w:rsidRPr="00D00527">
        <w:rPr>
          <w:rFonts w:asciiTheme="minorHAnsi" w:hAnsiTheme="minorHAnsi" w:cs="Courier New"/>
          <w:i/>
          <w:color w:val="00B0F0"/>
          <w:lang w:bidi="ar-SA"/>
        </w:rPr>
        <w:t xml:space="preserve"> VARCHAR</w:t>
      </w:r>
      <w:r w:rsidRPr="008B57B3">
        <w:rPr>
          <w:rFonts w:asciiTheme="minorHAnsi" w:hAnsiTheme="minorHAnsi" w:cs="Courier New"/>
          <w:i/>
          <w:color w:val="00B0F0"/>
          <w:lang w:bidi="ar-SA"/>
        </w:rPr>
        <w:t>(64))</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STORED</w:t>
      </w:r>
      <w:r w:rsidRPr="00D00527">
        <w:rPr>
          <w:rFonts w:asciiTheme="minorHAnsi" w:hAnsiTheme="minorHAnsi" w:cs="Courier New"/>
          <w:i/>
          <w:color w:val="00B0F0"/>
          <w:lang w:bidi="ar-SA"/>
        </w:rPr>
        <w:t xml:space="preserve"> AS </w:t>
      </w:r>
      <w:r w:rsidRPr="008B57B3">
        <w:rPr>
          <w:rFonts w:asciiTheme="minorHAnsi" w:hAnsiTheme="minorHAnsi" w:cs="Courier New"/>
          <w:i/>
          <w:color w:val="00B0F0"/>
          <w:lang w:bidi="ar-SA"/>
        </w:rPr>
        <w:t>SEQUENCEFILE;</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INSERT INTO TABLE </w:t>
      </w:r>
      <w:r w:rsidRPr="008B57B3">
        <w:rPr>
          <w:rFonts w:asciiTheme="minorHAnsi" w:hAnsiTheme="minorHAnsi" w:cs="Courier New"/>
          <w:i/>
          <w:color w:val="00B0F0"/>
          <w:lang w:bidi="ar-SA"/>
        </w:rPr>
        <w:t>partitioned_user</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PARTITION </w:t>
      </w:r>
      <w:r w:rsidRPr="008B57B3">
        <w:rPr>
          <w:rFonts w:asciiTheme="minorHAnsi" w:hAnsiTheme="minorHAnsi" w:cs="Courier New"/>
          <w:i/>
          <w:color w:val="00B0F0"/>
          <w:lang w:bidi="ar-SA"/>
        </w:rPr>
        <w:t>(country,state)</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SELECT  </w:t>
      </w:r>
      <w:r w:rsidRPr="008B57B3">
        <w:rPr>
          <w:rFonts w:asciiTheme="minorHAnsi" w:hAnsiTheme="minorHAnsi" w:cs="Courier New"/>
          <w:i/>
          <w:color w:val="00B0F0"/>
          <w:lang w:bidi="ar-SA"/>
        </w:rPr>
        <w:t>firstname,</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lastname</w:t>
      </w:r>
      <w:r w:rsidRPr="00D00527">
        <w:rPr>
          <w:rFonts w:asciiTheme="minorHAnsi" w:hAnsiTheme="minorHAnsi" w:cs="Courier New"/>
          <w:i/>
          <w:color w:val="00B0F0"/>
          <w:lang w:bidi="ar-SA"/>
        </w:rPr>
        <w:t>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address</w:t>
      </w:r>
      <w:r w:rsidRPr="00D00527">
        <w:rPr>
          <w:rFonts w:asciiTheme="minorHAnsi" w:hAnsiTheme="minorHAnsi" w:cs="Courier New"/>
          <w:i/>
          <w:color w:val="00B0F0"/>
          <w:lang w:bidi="ar-SA"/>
        </w:rPr>
        <w:t xml:space="preserve">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Pr>
          <w:rFonts w:asciiTheme="minorHAnsi" w:hAnsiTheme="minorHAnsi" w:cs="Courier New"/>
          <w:i/>
          <w:color w:val="00B0F0"/>
          <w:lang w:bidi="ar-SA"/>
        </w:rPr>
        <w:tab/>
      </w:r>
      <w:r w:rsidRPr="008B57B3">
        <w:rPr>
          <w:rFonts w:asciiTheme="minorHAnsi" w:hAnsiTheme="minorHAnsi" w:cs="Courier New"/>
          <w:i/>
          <w:color w:val="00B0F0"/>
          <w:lang w:bidi="ar-SA"/>
        </w:rPr>
        <w:t>city</w:t>
      </w:r>
      <w:r w:rsidRPr="00D00527">
        <w:rPr>
          <w:rFonts w:asciiTheme="minorHAnsi" w:hAnsiTheme="minorHAnsi" w:cs="Courier New"/>
          <w:i/>
          <w:color w:val="00B0F0"/>
          <w:lang w:bidi="ar-SA"/>
        </w:rPr>
        <w:t>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post</w:t>
      </w:r>
      <w:r w:rsidRPr="00D00527">
        <w:rPr>
          <w:rFonts w:asciiTheme="minorHAnsi" w:hAnsiTheme="minorHAnsi" w:cs="Courier New"/>
          <w:i/>
          <w:color w:val="00B0F0"/>
          <w:lang w:bidi="ar-SA"/>
        </w:rPr>
        <w:t>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phone1</w:t>
      </w:r>
      <w:r w:rsidRPr="00D00527">
        <w:rPr>
          <w:rFonts w:asciiTheme="minorHAnsi" w:hAnsiTheme="minorHAnsi" w:cs="Courier New"/>
          <w:i/>
          <w:color w:val="00B0F0"/>
          <w:lang w:bidi="ar-SA"/>
        </w:rPr>
        <w:t>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phone2</w:t>
      </w:r>
      <w:r w:rsidRPr="00D00527">
        <w:rPr>
          <w:rFonts w:asciiTheme="minorHAnsi" w:hAnsiTheme="minorHAnsi" w:cs="Courier New"/>
          <w:i/>
          <w:color w:val="00B0F0"/>
          <w:lang w:bidi="ar-SA"/>
        </w:rPr>
        <w:t>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email</w:t>
      </w:r>
      <w:r w:rsidRPr="00D00527">
        <w:rPr>
          <w:rFonts w:asciiTheme="minorHAnsi" w:hAnsiTheme="minorHAnsi" w:cs="Courier New"/>
          <w:i/>
          <w:color w:val="00B0F0"/>
          <w:lang w:bidi="ar-SA"/>
        </w:rPr>
        <w:t xml:space="preserve">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web</w:t>
      </w:r>
      <w:r w:rsidRPr="00D00527">
        <w:rPr>
          <w:rFonts w:asciiTheme="minorHAnsi" w:hAnsiTheme="minorHAnsi" w:cs="Courier New"/>
          <w:i/>
          <w:color w:val="00B0F0"/>
          <w:lang w:bidi="ar-SA"/>
        </w:rPr>
        <w:t xml:space="preserve">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sidRPr="00D00527">
        <w:rPr>
          <w:rFonts w:asciiTheme="minorHAnsi" w:hAnsiTheme="minorHAnsi" w:cs="Courier New"/>
          <w:i/>
          <w:color w:val="00B0F0"/>
          <w:lang w:bidi="ar-SA"/>
        </w:rPr>
        <w:tab/>
      </w:r>
      <w:r w:rsidRPr="008B57B3">
        <w:rPr>
          <w:rFonts w:asciiTheme="minorHAnsi" w:hAnsiTheme="minorHAnsi" w:cs="Courier New"/>
          <w:i/>
          <w:color w:val="00B0F0"/>
          <w:lang w:bidi="ar-SA"/>
        </w:rPr>
        <w:t>country</w:t>
      </w:r>
      <w:r w:rsidRPr="00D00527">
        <w:rPr>
          <w:rFonts w:asciiTheme="minorHAnsi" w:hAnsiTheme="minorHAnsi" w:cs="Courier New"/>
          <w:i/>
          <w:color w:val="00B0F0"/>
          <w:lang w:bidi="ar-SA"/>
        </w:rPr>
        <w:t xml:space="preserve">   </w:t>
      </w:r>
      <w:r w:rsidRPr="008B57B3">
        <w:rPr>
          <w:rFonts w:asciiTheme="minorHAnsi" w:hAnsiTheme="minorHAnsi" w:cs="Courier New"/>
          <w:i/>
          <w:color w:val="00B0F0"/>
          <w:lang w:bidi="ar-SA"/>
        </w:rPr>
        <w:t>,</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r>
      <w:r>
        <w:rPr>
          <w:rFonts w:asciiTheme="minorHAnsi" w:hAnsiTheme="minorHAnsi" w:cs="Courier New"/>
          <w:i/>
          <w:color w:val="00B0F0"/>
          <w:lang w:bidi="ar-SA"/>
        </w:rPr>
        <w:tab/>
      </w:r>
      <w:r w:rsidRPr="008B57B3">
        <w:rPr>
          <w:rFonts w:asciiTheme="minorHAnsi" w:hAnsiTheme="minorHAnsi" w:cs="Courier New"/>
          <w:i/>
          <w:color w:val="00B0F0"/>
          <w:lang w:bidi="ar-SA"/>
        </w:rPr>
        <w:t>state</w:t>
      </w:r>
      <w:r w:rsidRPr="00D00527">
        <w:rPr>
          <w:rFonts w:asciiTheme="minorHAnsi" w:hAnsiTheme="minorHAnsi" w:cs="Courier New"/>
          <w:i/>
          <w:color w:val="00B0F0"/>
          <w:lang w:bidi="ar-SA"/>
        </w:rPr>
        <w:t xml:space="preserve">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FROM </w:t>
      </w:r>
      <w:r w:rsidRPr="008B57B3">
        <w:rPr>
          <w:rFonts w:asciiTheme="minorHAnsi" w:hAnsiTheme="minorHAnsi" w:cs="Courier New"/>
          <w:i/>
          <w:color w:val="00B0F0"/>
          <w:lang w:bidi="ar-SA"/>
        </w:rPr>
        <w:t>temp_user;</w:t>
      </w:r>
    </w:p>
    <w:p w:rsidR="00526FDB" w:rsidRPr="008B57B3" w:rsidRDefault="00526FDB" w:rsidP="00526FDB">
      <w:pPr>
        <w:spacing w:before="0" w:after="0" w:line="240" w:lineRule="auto"/>
        <w:rPr>
          <w:rFonts w:asciiTheme="minorHAnsi" w:hAnsiTheme="minorHAnsi" w:cs="Courier New"/>
          <w:i/>
          <w:color w:val="00B0F0"/>
          <w:lang w:bidi="ar-SA"/>
        </w:rPr>
      </w:pPr>
      <w:r w:rsidRPr="008B57B3">
        <w:rPr>
          <w:rFonts w:asciiTheme="minorHAnsi" w:hAnsiTheme="minorHAnsi" w:cs="Courier New"/>
          <w:i/>
          <w:color w:val="00B0F0"/>
          <w:lang w:bidi="ar-SA"/>
        </w:rPr>
        <w:t>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SELECT </w:t>
      </w:r>
      <w:r w:rsidRPr="008B57B3">
        <w:rPr>
          <w:rFonts w:asciiTheme="minorHAnsi" w:hAnsiTheme="minorHAnsi" w:cs="Courier New"/>
          <w:i/>
          <w:color w:val="00B0F0"/>
          <w:lang w:bidi="ar-SA"/>
        </w:rPr>
        <w:t>firstname,phone1,city</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FROM </w:t>
      </w:r>
      <w:r w:rsidRPr="008B57B3">
        <w:rPr>
          <w:rFonts w:asciiTheme="minorHAnsi" w:hAnsiTheme="minorHAnsi" w:cs="Courier New"/>
          <w:i/>
          <w:color w:val="00B0F0"/>
          <w:lang w:bidi="ar-SA"/>
        </w:rPr>
        <w:t>partitioned_user</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WHERE </w:t>
      </w:r>
      <w:r w:rsidRPr="008B57B3">
        <w:rPr>
          <w:rFonts w:asciiTheme="minorHAnsi" w:hAnsiTheme="minorHAnsi" w:cs="Courier New"/>
          <w:i/>
          <w:color w:val="00B0F0"/>
          <w:lang w:bidi="ar-SA"/>
        </w:rPr>
        <w:t>country=</w:t>
      </w:r>
      <w:r w:rsidRPr="00D00527">
        <w:rPr>
          <w:rFonts w:asciiTheme="minorHAnsi" w:hAnsiTheme="minorHAnsi" w:cs="Courier New"/>
          <w:i/>
          <w:color w:val="00B0F0"/>
          <w:lang w:bidi="ar-SA"/>
        </w:rPr>
        <w:t xml:space="preserve">'US' AND </w:t>
      </w:r>
      <w:r w:rsidRPr="008B57B3">
        <w:rPr>
          <w:rFonts w:asciiTheme="minorHAnsi" w:hAnsiTheme="minorHAnsi" w:cs="Courier New"/>
          <w:i/>
          <w:color w:val="00B0F0"/>
          <w:lang w:bidi="ar-SA"/>
        </w:rPr>
        <w:t>state=</w:t>
      </w:r>
      <w:r w:rsidRPr="00D00527">
        <w:rPr>
          <w:rFonts w:asciiTheme="minorHAnsi" w:hAnsiTheme="minorHAnsi" w:cs="Courier New"/>
          <w:i/>
          <w:color w:val="00B0F0"/>
          <w:lang w:bidi="ar-SA"/>
        </w:rPr>
        <w:t xml:space="preserve">'CA' </w:t>
      </w:r>
    </w:p>
    <w:p w:rsidR="00526FDB" w:rsidRPr="008B57B3"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b/>
        <w:t xml:space="preserve">ORDER BY </w:t>
      </w:r>
      <w:r w:rsidRPr="008B57B3">
        <w:rPr>
          <w:rFonts w:asciiTheme="minorHAnsi" w:hAnsiTheme="minorHAnsi" w:cs="Courier New"/>
          <w:i/>
          <w:color w:val="00B0F0"/>
          <w:lang w:bidi="ar-SA"/>
        </w:rPr>
        <w:t>city</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lastRenderedPageBreak/>
        <w:tab/>
        <w:t xml:space="preserve">LIMIT </w:t>
      </w:r>
      <w:r w:rsidRPr="008B57B3">
        <w:rPr>
          <w:rFonts w:asciiTheme="minorHAnsi" w:hAnsiTheme="minorHAnsi" w:cs="Courier New"/>
          <w:i/>
          <w:color w:val="00B0F0"/>
          <w:lang w:bidi="ar-SA"/>
        </w:rPr>
        <w:t>5;</w:t>
      </w:r>
    </w:p>
    <w:p w:rsidR="00526FDB" w:rsidRDefault="00526FDB" w:rsidP="00526FDB">
      <w:pPr>
        <w:spacing w:before="0" w:after="0" w:line="240" w:lineRule="auto"/>
        <w:rPr>
          <w:rFonts w:ascii="Courier New" w:hAnsi="Courier New" w:cs="Courier New"/>
          <w:color w:val="000000"/>
          <w:sz w:val="15"/>
          <w:szCs w:val="15"/>
          <w:lang w:bidi="ar-SA"/>
        </w:rPr>
      </w:pPr>
    </w:p>
    <w:p w:rsidR="00526FDB" w:rsidRDefault="00526FDB" w:rsidP="00526FDB">
      <w:pPr>
        <w:spacing w:before="0" w:after="0" w:line="240" w:lineRule="auto"/>
        <w:rPr>
          <w:rFonts w:ascii="Courier New" w:hAnsi="Courier New" w:cs="Courier New"/>
          <w:color w:val="000000"/>
          <w:sz w:val="15"/>
          <w:szCs w:val="15"/>
          <w:lang w:bidi="ar-SA"/>
        </w:rPr>
      </w:pPr>
      <w:r w:rsidRPr="00D00527">
        <w:rPr>
          <w:rFonts w:asciiTheme="minorHAnsi" w:hAnsiTheme="minorHAnsi" w:cs="Courier New"/>
          <w:color w:val="000000"/>
          <w:lang w:bidi="ar-SA"/>
        </w:rPr>
        <w:t>We can see the partitions of a partitioned table with show command.</w:t>
      </w:r>
    </w:p>
    <w:p w:rsidR="00526FDB" w:rsidRPr="00D00527" w:rsidRDefault="00526FDB" w:rsidP="00526FDB">
      <w:pPr>
        <w:spacing w:before="0" w:after="0" w:line="240" w:lineRule="auto"/>
        <w:rPr>
          <w:rFonts w:asciiTheme="minorHAnsi" w:hAnsiTheme="minorHAnsi" w:cs="Courier New"/>
          <w:i/>
          <w:color w:val="00B0F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SHOW PARTITIONS partitioned_users;</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SHOW PARTITIONS partitioned_users PARTITION(country=’US’)</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DESCRIBE FORMATTED partitioned_user PARTITION (country=’US’,state=’CA’);</w:t>
      </w:r>
    </w:p>
    <w:p w:rsidR="00526FDB" w:rsidRDefault="00526FDB" w:rsidP="00526FDB">
      <w:pPr>
        <w:spacing w:before="0" w:after="0" w:line="240" w:lineRule="auto"/>
        <w:rPr>
          <w:rFonts w:ascii="Courier New" w:hAnsi="Courier New" w:cs="Courier New"/>
          <w:color w:val="000000"/>
          <w:sz w:val="15"/>
          <w:szCs w:val="15"/>
          <w:lang w:bidi="ar-SA"/>
        </w:rPr>
      </w:pPr>
    </w:p>
    <w:p w:rsidR="00526FDB" w:rsidRDefault="00526FDB" w:rsidP="00526FDB">
      <w:pPr>
        <w:spacing w:before="0" w:after="0" w:line="240" w:lineRule="auto"/>
        <w:rPr>
          <w:rFonts w:ascii="Courier New" w:hAnsi="Courier New" w:cs="Courier New"/>
          <w:color w:val="000000"/>
          <w:sz w:val="15"/>
          <w:szCs w:val="15"/>
          <w:lang w:bidi="ar-SA"/>
        </w:rPr>
      </w:pPr>
    </w:p>
    <w:p w:rsidR="00526FDB" w:rsidRPr="00901439" w:rsidRDefault="00526FDB" w:rsidP="00526FDB">
      <w:pPr>
        <w:pStyle w:val="Heading3"/>
      </w:pPr>
      <w:bookmarkStart w:id="48" w:name="_Toc481554667"/>
      <w:r>
        <w:t>Alter Partitioning</w:t>
      </w:r>
      <w:bookmarkEnd w:id="48"/>
    </w:p>
    <w:p w:rsidR="00526FDB" w:rsidRPr="00D00527"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We can alter/change partitions(add/change/drop) with the help of below commands.</w:t>
      </w:r>
    </w:p>
    <w:p w:rsidR="00526FDB" w:rsidRPr="00D00527" w:rsidRDefault="00526FDB" w:rsidP="00526FDB">
      <w:pPr>
        <w:spacing w:before="0" w:after="0" w:line="240" w:lineRule="auto"/>
        <w:rPr>
          <w:rFonts w:asciiTheme="minorHAnsi" w:hAnsiTheme="minorHAnsi" w:cs="Courier New"/>
          <w:color w:val="000000"/>
          <w:lang w:bidi="ar-SA"/>
        </w:rPr>
      </w:pP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Adding Partitions:</w:t>
      </w: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We can add partitions to an existing table with ADD PARTITION clause as shown below,</w:t>
      </w:r>
    </w:p>
    <w:p w:rsidR="00526FDB" w:rsidRPr="00D00527" w:rsidRDefault="00526FDB" w:rsidP="00526FDB">
      <w:pPr>
        <w:spacing w:before="0" w:after="0" w:line="240" w:lineRule="auto"/>
        <w:rPr>
          <w:rFonts w:asciiTheme="minorHAnsi" w:hAnsiTheme="minorHAnsi" w:cs="Courier New"/>
          <w:i/>
          <w:color w:val="00B0F0"/>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ALTER TABLE partitioned_user ADD IF NOT EXISTS</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PARTITION (country=’US’, state =’xy’) LOCATION ‘/hdfs/external/file/path1’</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PARTITION (country=’CA’, state =’yZ’) LOCATION ‘/hdfs/external/file/path2’</w:t>
      </w:r>
    </w:p>
    <w:p w:rsidR="00526FDB" w:rsidRDefault="00526FDB" w:rsidP="00526FDB">
      <w:pPr>
        <w:spacing w:before="0" w:after="0" w:line="240" w:lineRule="auto"/>
        <w:rPr>
          <w:rFonts w:ascii="Courier New" w:hAnsi="Courier New" w:cs="Courier New"/>
          <w:color w:val="000000"/>
          <w:sz w:val="15"/>
          <w:szCs w:val="15"/>
          <w:lang w:bidi="ar-SA"/>
        </w:rPr>
      </w:pPr>
    </w:p>
    <w:p w:rsidR="00526FDB" w:rsidRPr="00D00527" w:rsidRDefault="00526FDB" w:rsidP="00526FDB">
      <w:pPr>
        <w:spacing w:before="0" w:after="0" w:line="240" w:lineRule="auto"/>
        <w:rPr>
          <w:rFonts w:asciiTheme="minorHAnsi" w:hAnsiTheme="minorHAnsi" w:cs="Courier New"/>
          <w:color w:val="000000"/>
          <w:lang w:bidi="ar-SA"/>
        </w:rPr>
      </w:pPr>
      <w:r>
        <w:rPr>
          <w:rFonts w:asciiTheme="minorHAnsi" w:hAnsiTheme="minorHAnsi" w:cs="Courier New"/>
          <w:color w:val="000000"/>
          <w:lang w:bidi="ar-SA"/>
        </w:rPr>
        <w:t>Ch</w:t>
      </w:r>
      <w:r w:rsidRPr="00D00527">
        <w:rPr>
          <w:rFonts w:asciiTheme="minorHAnsi" w:hAnsiTheme="minorHAnsi" w:cs="Courier New"/>
          <w:color w:val="000000"/>
          <w:lang w:bidi="ar-SA"/>
        </w:rPr>
        <w:t>a</w:t>
      </w:r>
      <w:r>
        <w:rPr>
          <w:rFonts w:asciiTheme="minorHAnsi" w:hAnsiTheme="minorHAnsi" w:cs="Courier New"/>
          <w:color w:val="000000"/>
          <w:lang w:bidi="ar-SA"/>
        </w:rPr>
        <w:t>n</w:t>
      </w:r>
      <w:r w:rsidRPr="00D00527">
        <w:rPr>
          <w:rFonts w:asciiTheme="minorHAnsi" w:hAnsiTheme="minorHAnsi" w:cs="Courier New"/>
          <w:color w:val="000000"/>
          <w:lang w:bidi="ar-SA"/>
        </w:rPr>
        <w:t>ging Partitions:</w:t>
      </w: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We can change a partition location with commands like below. This command does not move the data from the old but the reference to old data file will be lost.</w:t>
      </w:r>
    </w:p>
    <w:p w:rsidR="00526FDB" w:rsidRDefault="00526FDB" w:rsidP="00526FDB">
      <w:pPr>
        <w:spacing w:before="0" w:after="0" w:line="240" w:lineRule="auto"/>
        <w:rPr>
          <w:rFonts w:ascii="Courier New" w:hAnsi="Courier New" w:cs="Courier New"/>
          <w:color w:val="000000"/>
          <w:sz w:val="15"/>
          <w:szCs w:val="15"/>
          <w:lang w:bidi="ar-SA"/>
        </w:rPr>
      </w:pP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ALTER TABLE partitioned_user </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PARTITION (country=’US’, state =’xy’) SET LOCATION ‘/hdfs/external/file/newpath’</w:t>
      </w:r>
    </w:p>
    <w:p w:rsidR="00526FDB" w:rsidRDefault="00526FDB" w:rsidP="00526FDB">
      <w:pPr>
        <w:spacing w:before="0" w:after="0" w:line="240" w:lineRule="auto"/>
        <w:rPr>
          <w:rFonts w:ascii="Courier New" w:hAnsi="Courier New" w:cs="Courier New"/>
          <w:color w:val="000000"/>
          <w:sz w:val="15"/>
          <w:szCs w:val="15"/>
          <w:lang w:bidi="ar-SA"/>
        </w:rPr>
      </w:pP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Droping Partitions:</w:t>
      </w:r>
    </w:p>
    <w:p w:rsidR="00526FDB" w:rsidRPr="00D00527" w:rsidRDefault="00526FDB" w:rsidP="00526FDB">
      <w:pPr>
        <w:spacing w:before="0" w:after="0" w:line="240" w:lineRule="auto"/>
        <w:rPr>
          <w:rFonts w:asciiTheme="minorHAnsi" w:hAnsiTheme="minorHAnsi" w:cs="Courier New"/>
          <w:color w:val="000000"/>
          <w:lang w:bidi="ar-SA"/>
        </w:rPr>
      </w:pPr>
      <w:r w:rsidRPr="00D00527">
        <w:rPr>
          <w:rFonts w:asciiTheme="minorHAnsi" w:hAnsiTheme="minorHAnsi" w:cs="Courier New"/>
          <w:color w:val="000000"/>
          <w:lang w:bidi="ar-SA"/>
        </w:rPr>
        <w:t>We can drop partitions ofa table with DROP IF EXISTS PARTITION clause as shown below,</w:t>
      </w:r>
    </w:p>
    <w:p w:rsidR="00526FDB" w:rsidRPr="00D00527" w:rsidRDefault="00526FDB" w:rsidP="00526FDB">
      <w:pPr>
        <w:spacing w:before="0" w:after="0" w:line="240" w:lineRule="auto"/>
        <w:rPr>
          <w:rFonts w:asciiTheme="minorHAnsi" w:hAnsiTheme="minorHAnsi" w:cs="Courier New"/>
          <w:i/>
          <w:color w:val="00B0F0"/>
          <w:lang w:bidi="ar-SA"/>
        </w:rPr>
      </w:pPr>
    </w:p>
    <w:p w:rsidR="00526FDB"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 xml:space="preserve">ALTER TABLE partitioned_user DROP IF EXISTS </w:t>
      </w:r>
    </w:p>
    <w:p w:rsidR="00526FDB" w:rsidRPr="00D00527" w:rsidRDefault="00526FDB" w:rsidP="00526FDB">
      <w:pPr>
        <w:spacing w:before="0" w:after="0" w:line="240" w:lineRule="auto"/>
        <w:rPr>
          <w:rFonts w:asciiTheme="minorHAnsi" w:hAnsiTheme="minorHAnsi" w:cs="Courier New"/>
          <w:i/>
          <w:color w:val="00B0F0"/>
          <w:lang w:bidi="ar-SA"/>
        </w:rPr>
      </w:pPr>
      <w:r w:rsidRPr="00D00527">
        <w:rPr>
          <w:rFonts w:asciiTheme="minorHAnsi" w:hAnsiTheme="minorHAnsi" w:cs="Courier New"/>
          <w:i/>
          <w:color w:val="00B0F0"/>
          <w:lang w:bidi="ar-SA"/>
        </w:rPr>
        <w:t>PARTITION(country=’US’, state=’CA’);</w:t>
      </w:r>
    </w:p>
    <w:p w:rsidR="00526FDB" w:rsidRDefault="00526FDB" w:rsidP="00526FDB">
      <w:pPr>
        <w:spacing w:before="0" w:after="0" w:line="240" w:lineRule="auto"/>
        <w:rPr>
          <w:rFonts w:ascii="Courier New" w:hAnsi="Courier New" w:cs="Courier New"/>
          <w:color w:val="000000"/>
          <w:sz w:val="15"/>
          <w:szCs w:val="15"/>
          <w:lang w:bidi="ar-SA"/>
        </w:rPr>
      </w:pPr>
    </w:p>
    <w:p w:rsidR="00526FDB" w:rsidRDefault="00526FDB" w:rsidP="00526FDB">
      <w:pPr>
        <w:spacing w:before="0" w:after="0" w:line="240" w:lineRule="auto"/>
        <w:rPr>
          <w:rFonts w:ascii="Courier New" w:hAnsi="Courier New" w:cs="Courier New"/>
          <w:color w:val="000000"/>
          <w:sz w:val="15"/>
          <w:szCs w:val="15"/>
          <w:lang w:bidi="ar-SA"/>
        </w:rPr>
      </w:pPr>
    </w:p>
    <w:p w:rsidR="00526FDB" w:rsidRDefault="00526FDB" w:rsidP="00526FDB">
      <w:pPr>
        <w:spacing w:before="0" w:after="0" w:line="240" w:lineRule="auto"/>
        <w:rPr>
          <w:rFonts w:ascii="Courier New" w:hAnsi="Courier New" w:cs="Courier New"/>
          <w:color w:val="000000"/>
          <w:sz w:val="15"/>
          <w:szCs w:val="15"/>
          <w:lang w:bidi="ar-SA"/>
        </w:rPr>
      </w:pPr>
    </w:p>
    <w:p w:rsidR="00526FDB" w:rsidRPr="00901439" w:rsidRDefault="00526FDB" w:rsidP="00E018EA">
      <w:pPr>
        <w:spacing w:before="0" w:after="0" w:line="240" w:lineRule="auto"/>
        <w:rPr>
          <w:rFonts w:asciiTheme="minorHAnsi" w:hAnsiTheme="minorHAnsi" w:cstheme="minorHAnsi"/>
          <w:bCs/>
          <w:caps/>
          <w:sz w:val="24"/>
          <w:szCs w:val="24"/>
        </w:rPr>
      </w:pPr>
    </w:p>
    <w:p w:rsidR="007E1599" w:rsidRPr="00901439" w:rsidRDefault="007E1599" w:rsidP="00E018EA">
      <w:pPr>
        <w:spacing w:before="0" w:after="0" w:line="240" w:lineRule="auto"/>
        <w:rPr>
          <w:rFonts w:asciiTheme="minorHAnsi" w:hAnsiTheme="minorHAnsi" w:cstheme="minorHAnsi"/>
          <w:bCs/>
          <w:caps/>
          <w:sz w:val="24"/>
          <w:szCs w:val="24"/>
        </w:rPr>
      </w:pPr>
    </w:p>
    <w:p w:rsidR="007E1599" w:rsidRPr="00901439" w:rsidRDefault="007E1599" w:rsidP="007E1599">
      <w:pPr>
        <w:spacing w:before="0" w:after="0" w:line="240" w:lineRule="auto"/>
        <w:rPr>
          <w:rFonts w:asciiTheme="minorHAnsi" w:hAnsiTheme="minorHAnsi" w:cstheme="minorHAnsi"/>
          <w:bCs/>
          <w:caps/>
          <w:sz w:val="24"/>
          <w:szCs w:val="24"/>
        </w:rPr>
      </w:pPr>
      <w:r w:rsidRPr="00901439">
        <w:rPr>
          <w:rFonts w:asciiTheme="minorHAnsi" w:hAnsiTheme="minorHAnsi" w:cstheme="minorHAnsi"/>
          <w:bCs/>
          <w:caps/>
          <w:sz w:val="24"/>
          <w:szCs w:val="24"/>
        </w:rPr>
        <w:br w:type="page"/>
      </w:r>
    </w:p>
    <w:p w:rsidR="007E1599" w:rsidRPr="00901439" w:rsidRDefault="007E1599" w:rsidP="007E1599">
      <w:pPr>
        <w:pStyle w:val="Heading1"/>
        <w:rPr>
          <w:rFonts w:asciiTheme="minorHAnsi" w:hAnsiTheme="minorHAnsi" w:cstheme="minorHAnsi"/>
          <w:b w:val="0"/>
          <w:sz w:val="32"/>
          <w:szCs w:val="32"/>
        </w:rPr>
      </w:pPr>
      <w:bookmarkStart w:id="49" w:name="_Toc481554668"/>
      <w:r w:rsidRPr="00901439">
        <w:rPr>
          <w:rFonts w:asciiTheme="minorHAnsi" w:hAnsiTheme="minorHAnsi" w:cstheme="minorHAnsi"/>
          <w:b w:val="0"/>
          <w:sz w:val="32"/>
          <w:szCs w:val="32"/>
        </w:rPr>
        <w:lastRenderedPageBreak/>
        <w:t>HDFS  Processing Layer</w:t>
      </w:r>
      <w:r w:rsidR="0028359B" w:rsidRPr="00901439">
        <w:rPr>
          <w:rFonts w:asciiTheme="minorHAnsi" w:hAnsiTheme="minorHAnsi" w:cstheme="minorHAnsi"/>
          <w:b w:val="0"/>
          <w:sz w:val="32"/>
          <w:szCs w:val="32"/>
        </w:rPr>
        <w:t xml:space="preserve"> -Map Reduce</w:t>
      </w:r>
      <w:bookmarkEnd w:id="49"/>
    </w:p>
    <w:p w:rsidR="00451FDC" w:rsidRPr="00901439" w:rsidRDefault="00451FDC" w:rsidP="00451FDC">
      <w:pPr>
        <w:rPr>
          <w:rFonts w:ascii="Verdana" w:hAnsi="Verdana"/>
          <w:color w:val="333333"/>
          <w:sz w:val="21"/>
          <w:szCs w:val="21"/>
        </w:rPr>
      </w:pPr>
      <w:r w:rsidRPr="00901439">
        <w:rPr>
          <w:rFonts w:ascii="Verdana" w:hAnsi="Verdana"/>
          <w:color w:val="333333"/>
          <w:sz w:val="21"/>
          <w:szCs w:val="21"/>
        </w:rPr>
        <w:t xml:space="preserve">In Hadoop, storage is provided by </w:t>
      </w:r>
      <w:r w:rsidRPr="00901439">
        <w:rPr>
          <w:rStyle w:val="Emphasis"/>
          <w:rFonts w:ascii="Verdana" w:hAnsi="Verdana"/>
          <w:color w:val="333333"/>
          <w:sz w:val="21"/>
          <w:szCs w:val="21"/>
        </w:rPr>
        <w:t xml:space="preserve">Hadoop Distributed File System (HDFS) </w:t>
      </w:r>
      <w:r w:rsidRPr="00901439">
        <w:rPr>
          <w:rFonts w:ascii="Verdana" w:hAnsi="Verdana"/>
          <w:color w:val="333333"/>
          <w:sz w:val="21"/>
          <w:szCs w:val="21"/>
        </w:rPr>
        <w:t xml:space="preserve">which is modeled after Google's GFS. Compute is provided by </w:t>
      </w:r>
      <w:r w:rsidRPr="00901439">
        <w:rPr>
          <w:rStyle w:val="Emphasis"/>
          <w:rFonts w:ascii="Verdana" w:hAnsi="Verdana"/>
          <w:color w:val="333333"/>
          <w:sz w:val="21"/>
          <w:szCs w:val="21"/>
        </w:rPr>
        <w:t>MapReduce</w:t>
      </w:r>
      <w:r w:rsidRPr="00901439">
        <w:rPr>
          <w:rFonts w:ascii="Verdana" w:hAnsi="Verdana"/>
          <w:color w:val="333333"/>
          <w:sz w:val="21"/>
          <w:szCs w:val="21"/>
        </w:rPr>
        <w:t>, which is modeled after Google's MapReduce</w:t>
      </w:r>
    </w:p>
    <w:p w:rsidR="00451FDC" w:rsidRPr="00901439" w:rsidRDefault="00451FDC" w:rsidP="00451FDC">
      <w:pPr>
        <w:rPr>
          <w:rFonts w:ascii="Verdana" w:hAnsi="Verdana"/>
          <w:color w:val="333333"/>
          <w:sz w:val="21"/>
          <w:szCs w:val="21"/>
        </w:rPr>
      </w:pPr>
      <w:r w:rsidRPr="00901439">
        <w:rPr>
          <w:rFonts w:ascii="Verdana" w:hAnsi="Verdana"/>
          <w:color w:val="333333"/>
          <w:sz w:val="21"/>
          <w:szCs w:val="21"/>
        </w:rPr>
        <w:t xml:space="preserve">HDFS is scalable , fault tolerant ,distributed storage system that works closely with a wide variety of concurrent data access applications, coordinated by YARN. </w:t>
      </w:r>
    </w:p>
    <w:p w:rsidR="00451FDC" w:rsidRPr="00901439" w:rsidRDefault="00451FDC" w:rsidP="00451FDC">
      <w:pPr>
        <w:rPr>
          <w:rFonts w:ascii="Verdana" w:hAnsi="Verdana"/>
          <w:color w:val="333333"/>
          <w:sz w:val="21"/>
          <w:szCs w:val="21"/>
        </w:rPr>
      </w:pPr>
      <w:r w:rsidRPr="00901439">
        <w:rPr>
          <w:rFonts w:ascii="Verdana" w:hAnsi="Verdana"/>
          <w:color w:val="333333"/>
          <w:sz w:val="21"/>
          <w:szCs w:val="21"/>
        </w:rPr>
        <w:t>HDFS Cluster is comprised of NameNode, which manages the cluster metadata, and DataNode that store the data. Files and directories are represented on the NameNode by inodes. Inodes record attributes like permissions,modification and access times, or namespace and disk space quotas. Since each machine is part of the 'storage', we will have a 'daemon' running on each machine to manage storage for that machine. These daemons will talk to each other to exchange data.</w:t>
      </w:r>
    </w:p>
    <w:p w:rsidR="00451FDC" w:rsidRPr="00901439" w:rsidRDefault="00476AA3" w:rsidP="00451FDC">
      <w:pPr>
        <w:rPr>
          <w:rFonts w:ascii="Verdana" w:hAnsi="Verdana"/>
          <w:color w:val="333333"/>
          <w:sz w:val="21"/>
          <w:szCs w:val="21"/>
        </w:rPr>
      </w:pPr>
      <w:r w:rsidRPr="00901439">
        <w:rPr>
          <w:rFonts w:ascii="Verdana" w:hAnsi="Verdana"/>
          <w:color w:val="333333"/>
          <w:sz w:val="21"/>
          <w:szCs w:val="21"/>
        </w:rPr>
        <w:t xml:space="preserve">HDFS is a Java based file system that provides scalable and reliable data storage and it was designed to span large cluster of commodity servers. HDFS is now extended to support </w:t>
      </w:r>
      <w:r w:rsidR="00FF4737" w:rsidRPr="00901439">
        <w:rPr>
          <w:rFonts w:ascii="Verdana" w:hAnsi="Verdana"/>
          <w:color w:val="333333"/>
          <w:sz w:val="21"/>
          <w:szCs w:val="21"/>
        </w:rPr>
        <w:t>heterogeneous</w:t>
      </w:r>
      <w:r w:rsidRPr="00901439">
        <w:rPr>
          <w:rFonts w:ascii="Verdana" w:hAnsi="Verdana"/>
          <w:color w:val="333333"/>
          <w:sz w:val="21"/>
          <w:szCs w:val="21"/>
        </w:rPr>
        <w:t xml:space="preserve"> storage media within the HDFS Cluster.</w:t>
      </w:r>
    </w:p>
    <w:p w:rsidR="00693CE4" w:rsidRPr="00901439" w:rsidRDefault="00693CE4" w:rsidP="00693CE4">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HDFS is better suited for large files</w:t>
      </w:r>
      <w:r w:rsidR="002210F4" w:rsidRPr="00901439">
        <w:rPr>
          <w:rFonts w:ascii="Verdana" w:hAnsi="Verdana"/>
          <w:color w:val="333333"/>
          <w:sz w:val="21"/>
          <w:szCs w:val="21"/>
        </w:rPr>
        <w:t>;</w:t>
      </w:r>
      <w:r w:rsidRPr="00901439">
        <w:rPr>
          <w:rFonts w:ascii="Verdana" w:hAnsi="Verdana"/>
          <w:color w:val="333333"/>
          <w:sz w:val="21"/>
          <w:szCs w:val="21"/>
        </w:rPr>
        <w:t>Generic file systems, say like Linux EXT file systems, will store files of varying size, from a few bytes to few gigabytes. HDFS, however, is designed to store large files. Large as in a</w:t>
      </w:r>
      <w:r w:rsidR="00E97888" w:rsidRPr="00901439">
        <w:rPr>
          <w:rFonts w:ascii="Verdana" w:hAnsi="Verdana"/>
          <w:color w:val="333333"/>
          <w:sz w:val="21"/>
          <w:szCs w:val="21"/>
        </w:rPr>
        <w:t xml:space="preserve"> few hundred megabytes to a few </w:t>
      </w:r>
      <w:r w:rsidRPr="00901439">
        <w:rPr>
          <w:rFonts w:ascii="Verdana" w:hAnsi="Verdana"/>
          <w:color w:val="333333"/>
          <w:sz w:val="21"/>
          <w:szCs w:val="21"/>
        </w:rPr>
        <w:t>gigabytes. HDFS was built to work with mechanical disk drives, whose capacity has gone up in recent years. However, seek times haven't improved all that much. So Hadoop tries to minimize disk seeks.</w:t>
      </w:r>
    </w:p>
    <w:p w:rsidR="002210F4" w:rsidRPr="00901439" w:rsidRDefault="002210F4" w:rsidP="00693CE4">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Files are write-once only (not updateable);HDFS supports writing files once (they cannot be updated). This is a stark difference between HDFS and a generic file system (lik</w:t>
      </w:r>
      <w:r w:rsidR="00336C15" w:rsidRPr="00901439">
        <w:rPr>
          <w:rFonts w:ascii="Verdana" w:hAnsi="Verdana"/>
          <w:color w:val="333333"/>
          <w:sz w:val="21"/>
          <w:szCs w:val="21"/>
        </w:rPr>
        <w:t xml:space="preserve">e a Linux file system). </w:t>
      </w:r>
      <w:r w:rsidR="000972C1" w:rsidRPr="00901439">
        <w:rPr>
          <w:rFonts w:ascii="Verdana" w:hAnsi="Verdana"/>
          <w:color w:val="333333"/>
          <w:sz w:val="21"/>
          <w:szCs w:val="21"/>
        </w:rPr>
        <w:t>A generic file system allows</w:t>
      </w:r>
      <w:r w:rsidRPr="00901439">
        <w:rPr>
          <w:rFonts w:ascii="Verdana" w:hAnsi="Verdana"/>
          <w:color w:val="333333"/>
          <w:sz w:val="21"/>
          <w:szCs w:val="21"/>
        </w:rPr>
        <w:t xml:space="preserve"> files to</w:t>
      </w:r>
      <w:r w:rsidR="00D531BB" w:rsidRPr="00901439">
        <w:rPr>
          <w:rFonts w:ascii="Verdana" w:hAnsi="Verdana"/>
          <w:color w:val="333333"/>
          <w:sz w:val="21"/>
          <w:szCs w:val="21"/>
        </w:rPr>
        <w:t xml:space="preserve"> be modified. However appending </w:t>
      </w:r>
      <w:r w:rsidRPr="00901439">
        <w:rPr>
          <w:rFonts w:ascii="Verdana" w:hAnsi="Verdana"/>
          <w:color w:val="333333"/>
          <w:sz w:val="21"/>
          <w:szCs w:val="21"/>
        </w:rPr>
        <w:t>to a file is supported. Appending is supported to enable applications like HBase.</w:t>
      </w:r>
    </w:p>
    <w:p w:rsidR="00CC403F" w:rsidRPr="00901439" w:rsidRDefault="00CC403F" w:rsidP="00CC403F">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HBase, the database for Big Data;Not properly an animal, HBase is nevertheless very powerful. It is currently denoted by the letter H with a base clef. If you think this is not so great, you are right, and the HBase people are thinking of changing the logo. HBase is a database for Big Data, up to millions of columns and billions of rows. Another feature of HBase is that it is a key-value database, not a relational database. We will get into the pros and cons of these two approaches to databases later, but for now let's just note that key-value databases are considered as more fitting for Big Data. Why? Because they don't store nulls! This gives them the appellation of "sparse,".</w:t>
      </w:r>
    </w:p>
    <w:p w:rsidR="00F26AF7"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Hive - data warehousing; "I am Hive, I let you in and out of the HDFS cages, and you can talk SQL to me!" </w:t>
      </w:r>
    </w:p>
    <w:p w:rsidR="00F26AF7"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Hive is a way for you to get all the honey, and to leave all the work to the bees. You can do a lot of data analysis with Hadoop, but you will also have to write MapReduce tasks. Hive takes that task upon itself. Hive defines a simple SQL-like query language, called QL, that enables users familiar with SQL to query the data. At the </w:t>
      </w:r>
      <w:r w:rsidRPr="00901439">
        <w:rPr>
          <w:rFonts w:ascii="Verdana" w:hAnsi="Verdana"/>
          <w:color w:val="333333"/>
          <w:sz w:val="21"/>
          <w:szCs w:val="21"/>
        </w:rPr>
        <w:lastRenderedPageBreak/>
        <w:t xml:space="preserve">same time, if your Hive program does almost what you need, but not quite, you can call on </w:t>
      </w:r>
    </w:p>
    <w:p w:rsidR="00F26AF7"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Pig - Big Data manipulation;"I am Pig, I let you move HDFS cages around, and I speak Pig Latin." </w:t>
      </w:r>
    </w:p>
    <w:p w:rsidR="00F26AF7"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Pig is called pig not because it eats a lot, although you can imagine a pig pushing around and consuming big volumes of information. Rather, it is called pig because it speaks Pig Latin. Others who also speak this language are the kids (the programmers) who visit the Hadoop zoo. </w:t>
      </w:r>
    </w:p>
    <w:p w:rsidR="00F26AF7"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So what is Pig Latin that Apache Pig speaks? As a rough analogy, if Hive is the SQL of Big Data, then Pig Latin is the language of the stored procedures of Big Data. It allows you to manipulate large volumes of information, analyze them, and create new derivative data sets. Internally it creates a sequence of MapReduce jobs, and thus you, the programmer-kid, can use this simple language to solve pretty sophisticated large-scale problems. </w:t>
      </w:r>
    </w:p>
    <w:p w:rsidR="007E4DBF" w:rsidRPr="00901439" w:rsidRDefault="00F26AF7" w:rsidP="00F26AF7">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 your MapReduce skill. Hive allows you to write custom mappers and reducers to extend the QL capabilities.</w:t>
      </w:r>
    </w:p>
    <w:p w:rsidR="007E4DBF" w:rsidRPr="00901439" w:rsidRDefault="007E4DBF" w:rsidP="007E4DBF">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 xml:space="preserve">ZooKeeper - Every zoo has a zoo keeper, and the Hadoop zoo is no exception. When all the Hadoop animals want to do something together, it is the ZooKeeper who helps them do it. They all know him and listen and obey his commands. Thus, the ZooKeeper is a centralized service for maintaining configuration information, naming, providing distributed synchronization, and providing group services. </w:t>
      </w:r>
    </w:p>
    <w:p w:rsidR="007E4DBF" w:rsidRPr="00901439" w:rsidRDefault="007E4DBF" w:rsidP="007E4DBF">
      <w:pPr>
        <w:spacing w:before="100" w:beforeAutospacing="1" w:after="100" w:afterAutospacing="1" w:line="240" w:lineRule="auto"/>
        <w:jc w:val="both"/>
        <w:rPr>
          <w:rFonts w:ascii="Verdana" w:hAnsi="Verdana"/>
          <w:color w:val="333333"/>
          <w:sz w:val="21"/>
          <w:szCs w:val="21"/>
        </w:rPr>
      </w:pPr>
      <w:r w:rsidRPr="00901439">
        <w:rPr>
          <w:rFonts w:ascii="Verdana" w:hAnsi="Verdana"/>
          <w:color w:val="333333"/>
          <w:sz w:val="21"/>
          <w:szCs w:val="21"/>
        </w:rPr>
        <w:t>ZooKeeper is also fault-tolerant. In your development environment, you can put the zookeeper on one node, but in production you usually run it on an odd number of servers, such as 3 or 5.</w:t>
      </w:r>
    </w:p>
    <w:p w:rsidR="00F26AF7" w:rsidRPr="00901439" w:rsidRDefault="00F26AF7" w:rsidP="00CC403F">
      <w:pPr>
        <w:spacing w:before="100" w:beforeAutospacing="1" w:after="100" w:afterAutospacing="1" w:line="240" w:lineRule="auto"/>
        <w:jc w:val="both"/>
        <w:rPr>
          <w:rFonts w:ascii="Verdana" w:hAnsi="Verdana"/>
          <w:color w:val="333333"/>
          <w:sz w:val="21"/>
          <w:szCs w:val="21"/>
        </w:rPr>
      </w:pPr>
    </w:p>
    <w:p w:rsidR="00F26AF7" w:rsidRPr="00901439" w:rsidRDefault="00F26AF7" w:rsidP="00CC403F">
      <w:pPr>
        <w:spacing w:before="100" w:beforeAutospacing="1" w:after="100" w:afterAutospacing="1" w:line="240" w:lineRule="auto"/>
        <w:jc w:val="both"/>
        <w:rPr>
          <w:rFonts w:ascii="Verdana" w:hAnsi="Verdana"/>
          <w:color w:val="333333"/>
          <w:sz w:val="21"/>
          <w:szCs w:val="21"/>
        </w:rPr>
      </w:pPr>
    </w:p>
    <w:p w:rsidR="00693CE4" w:rsidRPr="00901439" w:rsidRDefault="00693CE4" w:rsidP="00451FDC"/>
    <w:p w:rsidR="00476AA3" w:rsidRPr="00901439" w:rsidRDefault="00105AC7" w:rsidP="00476AA3">
      <w:pPr>
        <w:pStyle w:val="Heading2"/>
        <w:shd w:val="clear" w:color="auto" w:fill="FFFFFF"/>
        <w:spacing w:before="0" w:line="360" w:lineRule="atLeast"/>
        <w:textAlignment w:val="baseline"/>
        <w:rPr>
          <w:rFonts w:ascii="Arial" w:hAnsi="Arial" w:cs="Arial"/>
          <w:color w:val="222222"/>
          <w:sz w:val="24"/>
          <w:szCs w:val="24"/>
        </w:rPr>
      </w:pPr>
      <w:bookmarkStart w:id="50" w:name="_Toc481554669"/>
      <w:r w:rsidRPr="00901439">
        <w:rPr>
          <w:rFonts w:ascii="Arial" w:hAnsi="Arial" w:cs="Arial"/>
          <w:color w:val="222222"/>
          <w:sz w:val="24"/>
          <w:szCs w:val="24"/>
        </w:rPr>
        <w:t>Hadoop Components</w:t>
      </w:r>
      <w:bookmarkEnd w:id="50"/>
    </w:p>
    <w:p w:rsidR="002B1764" w:rsidRPr="00901439" w:rsidRDefault="002B1764" w:rsidP="002B1764">
      <w:pPr>
        <w:spacing w:after="0"/>
      </w:pPr>
    </w:p>
    <w:p w:rsidR="003F509D" w:rsidRPr="00901439" w:rsidRDefault="005D702E" w:rsidP="00DA11A8">
      <w:pPr>
        <w:pStyle w:val="ListParagraph"/>
        <w:numPr>
          <w:ilvl w:val="0"/>
          <w:numId w:val="53"/>
        </w:numPr>
        <w:spacing w:before="0" w:after="0"/>
        <w:rPr>
          <w:rFonts w:ascii="Verdana" w:hAnsi="Verdana"/>
          <w:color w:val="333333"/>
          <w:sz w:val="21"/>
          <w:szCs w:val="21"/>
        </w:rPr>
      </w:pPr>
      <w:r w:rsidRPr="00901439">
        <w:rPr>
          <w:rFonts w:ascii="Verdana" w:hAnsi="Verdana"/>
          <w:color w:val="333333"/>
          <w:sz w:val="21"/>
          <w:szCs w:val="21"/>
        </w:rPr>
        <w:t xml:space="preserve">Hadoop Common: </w:t>
      </w:r>
    </w:p>
    <w:p w:rsidR="005D702E" w:rsidRPr="00901439" w:rsidRDefault="005D702E" w:rsidP="00DA11A8">
      <w:pPr>
        <w:pStyle w:val="ListParagraph"/>
        <w:numPr>
          <w:ilvl w:val="1"/>
          <w:numId w:val="53"/>
        </w:numPr>
        <w:spacing w:before="0" w:after="0"/>
        <w:rPr>
          <w:rFonts w:ascii="Verdana" w:hAnsi="Verdana"/>
          <w:color w:val="333333"/>
          <w:sz w:val="21"/>
          <w:szCs w:val="21"/>
        </w:rPr>
      </w:pPr>
      <w:r w:rsidRPr="00901439">
        <w:rPr>
          <w:rFonts w:ascii="Verdana" w:hAnsi="Verdana"/>
          <w:color w:val="333333"/>
          <w:sz w:val="21"/>
          <w:szCs w:val="21"/>
        </w:rPr>
        <w:t>Contains libraries and utilities needed by other Hadoop Modules.</w:t>
      </w:r>
    </w:p>
    <w:p w:rsidR="003F509D" w:rsidRPr="00901439" w:rsidRDefault="005D702E" w:rsidP="00DA11A8">
      <w:pPr>
        <w:pStyle w:val="ListParagraph"/>
        <w:numPr>
          <w:ilvl w:val="0"/>
          <w:numId w:val="53"/>
        </w:numPr>
        <w:spacing w:before="0" w:after="0"/>
        <w:rPr>
          <w:rFonts w:ascii="Verdana" w:hAnsi="Verdana"/>
          <w:color w:val="333333"/>
          <w:sz w:val="21"/>
          <w:szCs w:val="21"/>
        </w:rPr>
      </w:pPr>
      <w:r w:rsidRPr="00901439">
        <w:rPr>
          <w:rFonts w:ascii="Verdana" w:hAnsi="Verdana"/>
          <w:color w:val="333333"/>
          <w:sz w:val="21"/>
          <w:szCs w:val="21"/>
        </w:rPr>
        <w:t xml:space="preserve">HDFS (Hadoop Distributed File System): </w:t>
      </w:r>
    </w:p>
    <w:p w:rsidR="005D702E" w:rsidRPr="00901439" w:rsidRDefault="003F509D" w:rsidP="00DA11A8">
      <w:pPr>
        <w:pStyle w:val="ListParagraph"/>
        <w:numPr>
          <w:ilvl w:val="1"/>
          <w:numId w:val="53"/>
        </w:numPr>
        <w:spacing w:before="0" w:after="0"/>
        <w:rPr>
          <w:rFonts w:ascii="Verdana" w:hAnsi="Verdana"/>
          <w:color w:val="333333"/>
          <w:sz w:val="21"/>
          <w:szCs w:val="21"/>
        </w:rPr>
      </w:pPr>
      <w:r w:rsidRPr="00901439">
        <w:rPr>
          <w:rFonts w:ascii="Verdana" w:hAnsi="Verdana"/>
          <w:color w:val="333333"/>
          <w:sz w:val="21"/>
          <w:szCs w:val="21"/>
        </w:rPr>
        <w:t>Distributed</w:t>
      </w:r>
      <w:r w:rsidR="005D702E" w:rsidRPr="00901439">
        <w:rPr>
          <w:rFonts w:ascii="Verdana" w:hAnsi="Verdana"/>
          <w:color w:val="333333"/>
          <w:sz w:val="21"/>
          <w:szCs w:val="21"/>
        </w:rPr>
        <w:t xml:space="preserve"> file system that stores data on commodity machines, providing very high aggregate bandwidth across the cluster.</w:t>
      </w:r>
    </w:p>
    <w:p w:rsidR="003F509D" w:rsidRPr="00901439" w:rsidRDefault="005D702E" w:rsidP="00DA11A8">
      <w:pPr>
        <w:pStyle w:val="ListParagraph"/>
        <w:numPr>
          <w:ilvl w:val="0"/>
          <w:numId w:val="53"/>
        </w:numPr>
        <w:spacing w:before="0" w:after="0"/>
        <w:rPr>
          <w:rFonts w:ascii="Verdana" w:hAnsi="Verdana"/>
          <w:color w:val="333333"/>
          <w:sz w:val="21"/>
          <w:szCs w:val="21"/>
        </w:rPr>
      </w:pPr>
      <w:r w:rsidRPr="00901439">
        <w:rPr>
          <w:rFonts w:ascii="Verdana" w:hAnsi="Verdana"/>
          <w:color w:val="333333"/>
          <w:sz w:val="21"/>
          <w:szCs w:val="21"/>
        </w:rPr>
        <w:t xml:space="preserve">Hadoop Yarn: </w:t>
      </w:r>
    </w:p>
    <w:p w:rsidR="005D702E" w:rsidRPr="00901439" w:rsidRDefault="003F509D" w:rsidP="00DA11A8">
      <w:pPr>
        <w:pStyle w:val="ListParagraph"/>
        <w:numPr>
          <w:ilvl w:val="1"/>
          <w:numId w:val="53"/>
        </w:numPr>
        <w:spacing w:before="0" w:after="0"/>
        <w:rPr>
          <w:rFonts w:ascii="Verdana" w:hAnsi="Verdana"/>
          <w:color w:val="333333"/>
          <w:sz w:val="21"/>
          <w:szCs w:val="21"/>
        </w:rPr>
      </w:pPr>
      <w:r w:rsidRPr="00901439">
        <w:rPr>
          <w:rFonts w:ascii="Verdana" w:hAnsi="Verdana"/>
          <w:color w:val="333333"/>
          <w:sz w:val="21"/>
          <w:szCs w:val="21"/>
        </w:rPr>
        <w:t>Resource</w:t>
      </w:r>
      <w:r w:rsidR="005D702E" w:rsidRPr="00901439">
        <w:rPr>
          <w:rFonts w:ascii="Verdana" w:hAnsi="Verdana"/>
          <w:color w:val="333333"/>
          <w:sz w:val="21"/>
          <w:szCs w:val="21"/>
        </w:rPr>
        <w:t xml:space="preserve"> management platform responsible for managing computing resources in clusters and using them for scheduling of users applications.</w:t>
      </w:r>
    </w:p>
    <w:p w:rsidR="003F509D" w:rsidRPr="00901439" w:rsidRDefault="005D702E" w:rsidP="00DA11A8">
      <w:pPr>
        <w:pStyle w:val="ListParagraph"/>
        <w:numPr>
          <w:ilvl w:val="0"/>
          <w:numId w:val="53"/>
        </w:numPr>
        <w:spacing w:before="0" w:after="0"/>
        <w:rPr>
          <w:rFonts w:ascii="Verdana" w:hAnsi="Verdana"/>
          <w:color w:val="333333"/>
          <w:sz w:val="21"/>
          <w:szCs w:val="21"/>
        </w:rPr>
      </w:pPr>
      <w:r w:rsidRPr="00901439">
        <w:rPr>
          <w:rFonts w:ascii="Verdana" w:hAnsi="Verdana"/>
          <w:color w:val="333333"/>
          <w:sz w:val="21"/>
          <w:szCs w:val="21"/>
        </w:rPr>
        <w:t>Hadoop MapReduce:</w:t>
      </w:r>
    </w:p>
    <w:p w:rsidR="005D702E" w:rsidRPr="00901439" w:rsidRDefault="005D702E" w:rsidP="00DA11A8">
      <w:pPr>
        <w:pStyle w:val="ListParagraph"/>
        <w:numPr>
          <w:ilvl w:val="1"/>
          <w:numId w:val="53"/>
        </w:numPr>
        <w:spacing w:before="0" w:after="0"/>
        <w:rPr>
          <w:rFonts w:ascii="Verdana" w:hAnsi="Verdana"/>
          <w:color w:val="333333"/>
          <w:sz w:val="21"/>
          <w:szCs w:val="21"/>
        </w:rPr>
      </w:pPr>
      <w:r w:rsidRPr="00901439">
        <w:rPr>
          <w:rFonts w:ascii="Verdana" w:hAnsi="Verdana"/>
          <w:color w:val="333333"/>
          <w:sz w:val="21"/>
          <w:szCs w:val="21"/>
        </w:rPr>
        <w:t>Programming model for large scale data processing.</w:t>
      </w:r>
    </w:p>
    <w:p w:rsidR="004E4AA5" w:rsidRPr="00901439" w:rsidRDefault="004E4AA5" w:rsidP="00451FDC">
      <w:pPr>
        <w:rPr>
          <w:rFonts w:ascii="Verdana" w:hAnsi="Verdana"/>
          <w:color w:val="333333"/>
          <w:sz w:val="21"/>
          <w:szCs w:val="21"/>
        </w:rPr>
      </w:pPr>
    </w:p>
    <w:p w:rsidR="004E4AA5" w:rsidRPr="00901439" w:rsidRDefault="004E4AA5" w:rsidP="004E4AA5">
      <w:pPr>
        <w:pStyle w:val="Heading3"/>
        <w:shd w:val="clear" w:color="auto" w:fill="FFFFFF"/>
        <w:spacing w:before="0" w:line="360" w:lineRule="atLeast"/>
        <w:textAlignment w:val="baseline"/>
        <w:rPr>
          <w:rFonts w:ascii="Arial" w:hAnsi="Arial" w:cs="Arial"/>
          <w:color w:val="222222"/>
          <w:sz w:val="29"/>
          <w:szCs w:val="29"/>
        </w:rPr>
      </w:pPr>
      <w:bookmarkStart w:id="51" w:name="_Toc481554670"/>
      <w:r w:rsidRPr="00901439">
        <w:rPr>
          <w:rFonts w:ascii="Arial" w:hAnsi="Arial" w:cs="Arial"/>
          <w:color w:val="222222"/>
          <w:sz w:val="29"/>
          <w:szCs w:val="29"/>
        </w:rPr>
        <w:t>Map Reduce</w:t>
      </w:r>
      <w:bookmarkEnd w:id="51"/>
    </w:p>
    <w:p w:rsidR="004E4AA5" w:rsidRPr="00901439" w:rsidRDefault="004E4AA5" w:rsidP="00451FDC">
      <w:pPr>
        <w:rPr>
          <w:rFonts w:ascii="Verdana" w:hAnsi="Verdana"/>
          <w:color w:val="333333"/>
          <w:sz w:val="21"/>
          <w:szCs w:val="21"/>
        </w:rPr>
      </w:pPr>
    </w:p>
    <w:p w:rsidR="00451FDC" w:rsidRPr="00901439" w:rsidRDefault="001D1401" w:rsidP="00451FDC">
      <w:pPr>
        <w:rPr>
          <w:rFonts w:ascii="Verdana" w:hAnsi="Verdana"/>
          <w:color w:val="333333"/>
          <w:sz w:val="21"/>
          <w:szCs w:val="21"/>
        </w:rPr>
      </w:pPr>
      <w:hyperlink r:id="rId14" w:anchor="section_3" w:history="1">
        <w:r w:rsidR="00451FDC" w:rsidRPr="00901439">
          <w:rPr>
            <w:rFonts w:ascii="Verdana" w:hAnsi="Verdana"/>
            <w:color w:val="333333"/>
            <w:sz w:val="21"/>
            <w:szCs w:val="21"/>
          </w:rPr>
          <w:t>http://hortonworks.com/hadoop-tutorial/hello-world-an-introduction-to-hadoop-hcatalog-hive-and-pig/#section_3</w:t>
        </w:r>
      </w:hyperlink>
    </w:p>
    <w:p w:rsidR="004877E7" w:rsidRPr="00901439" w:rsidRDefault="001D1401" w:rsidP="00451FDC">
      <w:pPr>
        <w:rPr>
          <w:rFonts w:ascii="Verdana" w:hAnsi="Verdana"/>
          <w:color w:val="333333"/>
          <w:sz w:val="21"/>
          <w:szCs w:val="21"/>
        </w:rPr>
      </w:pPr>
      <w:hyperlink r:id="rId15" w:history="1">
        <w:r w:rsidR="00451FDC" w:rsidRPr="00901439">
          <w:rPr>
            <w:rFonts w:ascii="Verdana" w:hAnsi="Verdana"/>
            <w:color w:val="333333"/>
            <w:sz w:val="21"/>
            <w:szCs w:val="21"/>
          </w:rPr>
          <w:t>http://hadoopilluminated.com/hadoop_illuminated/HDFS_Intro.html</w:t>
        </w:r>
      </w:hyperlink>
    </w:p>
    <w:p w:rsidR="00451FDC" w:rsidRPr="00901439" w:rsidRDefault="001D1401" w:rsidP="00451FDC">
      <w:pPr>
        <w:rPr>
          <w:rFonts w:ascii="Verdana" w:hAnsi="Verdana"/>
          <w:color w:val="333333"/>
          <w:sz w:val="21"/>
          <w:szCs w:val="21"/>
        </w:rPr>
      </w:pPr>
      <w:hyperlink r:id="rId16" w:history="1">
        <w:r w:rsidR="00451FDC" w:rsidRPr="00901439">
          <w:rPr>
            <w:rFonts w:ascii="Verdana" w:hAnsi="Verdana"/>
            <w:color w:val="333333"/>
            <w:sz w:val="21"/>
            <w:szCs w:val="21"/>
          </w:rPr>
          <w:t>http://hadoopilluminated.com/hadoop_illuminated/MapReduce_Intro.html</w:t>
        </w:r>
      </w:hyperlink>
    </w:p>
    <w:p w:rsidR="00451FDC" w:rsidRPr="00901439" w:rsidRDefault="00451FDC" w:rsidP="00451FDC">
      <w:pPr>
        <w:rPr>
          <w:rFonts w:ascii="Verdana" w:hAnsi="Verdana"/>
          <w:color w:val="333333"/>
          <w:sz w:val="21"/>
          <w:szCs w:val="21"/>
        </w:rPr>
      </w:pPr>
      <w:r w:rsidRPr="00901439">
        <w:rPr>
          <w:rStyle w:val="Emphasis"/>
          <w:rFonts w:ascii="Verdana" w:hAnsi="Verdana"/>
          <w:color w:val="333333"/>
          <w:sz w:val="21"/>
          <w:szCs w:val="21"/>
        </w:rPr>
        <w:t>MapReduce</w:t>
      </w:r>
      <w:r w:rsidRPr="00901439">
        <w:rPr>
          <w:rFonts w:ascii="Verdana" w:hAnsi="Verdana"/>
          <w:color w:val="333333"/>
          <w:sz w:val="21"/>
          <w:szCs w:val="21"/>
        </w:rPr>
        <w:t xml:space="preserve"> is a programming framework. Its description was </w:t>
      </w:r>
      <w:hyperlink r:id="rId17" w:tgtFrame="_top" w:history="1">
        <w:r w:rsidRPr="00901439">
          <w:rPr>
            <w:rStyle w:val="Hyperlink"/>
            <w:rFonts w:ascii="Verdana" w:hAnsi="Verdana"/>
            <w:sz w:val="21"/>
            <w:szCs w:val="21"/>
          </w:rPr>
          <w:t>published by Google in 2004</w:t>
        </w:r>
      </w:hyperlink>
      <w:r w:rsidRPr="00901439">
        <w:rPr>
          <w:rFonts w:ascii="Verdana" w:hAnsi="Verdana"/>
          <w:color w:val="333333"/>
          <w:sz w:val="21"/>
          <w:szCs w:val="21"/>
        </w:rPr>
        <w:t>. Much like other frameworks, such as Spring, Struts, or MFC, the MapReduce framework does some things for you, and provides a place for you to fill in the blanks. What MapReduce does for you is to organize your multiple computers in a cluster in order to perform the calculations you need. It takes care of distributing the work between computers and of putting together the results of each computer's computation. Just as important, it takes care of hardware and network failures, so that they do not affect the flow of your computation. You, in turn, have to break your problem into separate pieces which can be processed in parallel by multiple machines, and you provide the code to do the actual calculation.</w:t>
      </w:r>
    </w:p>
    <w:p w:rsidR="0028359B" w:rsidRPr="00901439" w:rsidRDefault="0028359B" w:rsidP="00451FDC">
      <w:pPr>
        <w:rPr>
          <w:rFonts w:ascii="Verdana" w:hAnsi="Verdana"/>
          <w:color w:val="333333"/>
          <w:sz w:val="21"/>
          <w:szCs w:val="21"/>
        </w:rPr>
      </w:pPr>
      <w:r w:rsidRPr="00901439">
        <w:rPr>
          <w:rFonts w:ascii="Verdana" w:hAnsi="Verdana"/>
          <w:color w:val="333333"/>
          <w:sz w:val="21"/>
          <w:szCs w:val="21"/>
        </w:rPr>
        <w:t xml:space="preserve">MapReduce is a programming model and an associated implementation for processing and generating large data sets with a parallel, distributed algorithm on a cluster. </w:t>
      </w:r>
      <w:r w:rsidR="00021911" w:rsidRPr="00901439">
        <w:rPr>
          <w:rFonts w:ascii="Verdana" w:hAnsi="Verdana"/>
          <w:color w:val="333333"/>
          <w:sz w:val="21"/>
          <w:szCs w:val="21"/>
        </w:rPr>
        <w:t xml:space="preserve"> C</w:t>
      </w:r>
      <w:r w:rsidRPr="00901439">
        <w:rPr>
          <w:rFonts w:ascii="Verdana" w:hAnsi="Verdana"/>
          <w:color w:val="333333"/>
          <w:sz w:val="21"/>
          <w:szCs w:val="21"/>
        </w:rPr>
        <w:t xml:space="preserve">luster size doesn't affect a processing job's final </w:t>
      </w:r>
      <w:r w:rsidR="00021911" w:rsidRPr="00901439">
        <w:rPr>
          <w:rFonts w:ascii="Verdana" w:hAnsi="Verdana"/>
          <w:color w:val="333333"/>
          <w:sz w:val="21"/>
          <w:szCs w:val="21"/>
        </w:rPr>
        <w:t>results;</w:t>
      </w:r>
      <w:r w:rsidRPr="00901439">
        <w:rPr>
          <w:rFonts w:ascii="Verdana" w:hAnsi="Verdana"/>
          <w:color w:val="333333"/>
          <w:sz w:val="21"/>
          <w:szCs w:val="21"/>
        </w:rPr>
        <w:t xml:space="preserve"> jobs can be split across almost anynumber of servers.</w:t>
      </w:r>
    </w:p>
    <w:p w:rsidR="0028359B" w:rsidRPr="00901439" w:rsidRDefault="0028359B" w:rsidP="00451FDC">
      <w:pPr>
        <w:rPr>
          <w:rFonts w:ascii="Verdana" w:hAnsi="Verdana"/>
          <w:color w:val="333333"/>
          <w:sz w:val="21"/>
          <w:szCs w:val="21"/>
        </w:rPr>
      </w:pPr>
      <w:r w:rsidRPr="00901439">
        <w:rPr>
          <w:rFonts w:ascii="Verdana" w:hAnsi="Verdana"/>
          <w:color w:val="333333"/>
          <w:sz w:val="21"/>
          <w:szCs w:val="21"/>
        </w:rPr>
        <w:t>If a node doesn't respond as expected, the master node re-assigns that piece of the job to other available nodes in the cluster.MR Provides automatic parallelization and distribution, fault tolerant, I/O operation and status updates.</w:t>
      </w:r>
    </w:p>
    <w:p w:rsidR="0028359B" w:rsidRPr="00901439" w:rsidRDefault="0028359B" w:rsidP="0028359B">
      <w:pPr>
        <w:autoSpaceDE w:val="0"/>
        <w:autoSpaceDN w:val="0"/>
        <w:adjustRightInd w:val="0"/>
        <w:spacing w:before="0" w:after="0" w:line="240" w:lineRule="auto"/>
        <w:rPr>
          <w:rFonts w:cs="Calibri"/>
          <w:sz w:val="22"/>
          <w:szCs w:val="22"/>
          <w:lang w:bidi="ar-SA"/>
        </w:rPr>
      </w:pPr>
    </w:p>
    <w:p w:rsidR="00021911" w:rsidRPr="00901439" w:rsidRDefault="00021911" w:rsidP="00021911">
      <w:pPr>
        <w:autoSpaceDE w:val="0"/>
        <w:autoSpaceDN w:val="0"/>
        <w:adjustRightInd w:val="0"/>
        <w:spacing w:before="0" w:after="0" w:line="240" w:lineRule="auto"/>
        <w:rPr>
          <w:rFonts w:cs="Calibri"/>
          <w:sz w:val="22"/>
          <w:szCs w:val="22"/>
          <w:lang w:bidi="ar-SA"/>
        </w:rPr>
      </w:pPr>
    </w:p>
    <w:p w:rsidR="00021911" w:rsidRPr="00901439" w:rsidRDefault="00021911" w:rsidP="00021911">
      <w:pPr>
        <w:pStyle w:val="Heading3"/>
        <w:shd w:val="clear" w:color="auto" w:fill="FFFFFF"/>
        <w:spacing w:before="0" w:line="360" w:lineRule="atLeast"/>
        <w:textAlignment w:val="baseline"/>
        <w:rPr>
          <w:rFonts w:ascii="Arial" w:hAnsi="Arial" w:cs="Arial"/>
          <w:color w:val="222222"/>
          <w:sz w:val="29"/>
          <w:szCs w:val="29"/>
        </w:rPr>
      </w:pPr>
      <w:bookmarkStart w:id="52" w:name="_Toc481554671"/>
      <w:r w:rsidRPr="00901439">
        <w:rPr>
          <w:rFonts w:ascii="Arial" w:hAnsi="Arial" w:cs="Arial"/>
          <w:color w:val="222222"/>
          <w:sz w:val="29"/>
          <w:szCs w:val="29"/>
        </w:rPr>
        <w:t>Map Stage</w:t>
      </w:r>
      <w:bookmarkEnd w:id="52"/>
    </w:p>
    <w:p w:rsidR="00021911" w:rsidRPr="00901439" w:rsidRDefault="00021911" w:rsidP="0028359B">
      <w:pPr>
        <w:autoSpaceDE w:val="0"/>
        <w:autoSpaceDN w:val="0"/>
        <w:adjustRightInd w:val="0"/>
        <w:spacing w:before="0" w:after="0" w:line="240" w:lineRule="auto"/>
        <w:rPr>
          <w:rFonts w:ascii="Calibri,Bold" w:hAnsi="Calibri,Bold" w:cs="Calibri,Bold"/>
          <w:bCs/>
          <w:sz w:val="22"/>
          <w:szCs w:val="22"/>
          <w:lang w:bidi="ar-SA"/>
        </w:rPr>
      </w:pPr>
    </w:p>
    <w:p w:rsidR="00CE2A73" w:rsidRPr="00901439" w:rsidRDefault="007E17C8" w:rsidP="00CE2A73">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Map or M</w:t>
      </w:r>
      <w:r w:rsidR="0028359B" w:rsidRPr="00901439">
        <w:rPr>
          <w:rFonts w:ascii="Verdana" w:hAnsi="Verdana"/>
          <w:color w:val="333333"/>
          <w:sz w:val="21"/>
          <w:szCs w:val="21"/>
        </w:rPr>
        <w:t xml:space="preserve">apper’s job </w:t>
      </w:r>
      <w:r w:rsidR="00021911" w:rsidRPr="00901439">
        <w:rPr>
          <w:rFonts w:ascii="Verdana" w:hAnsi="Verdana"/>
          <w:color w:val="333333"/>
          <w:sz w:val="21"/>
          <w:szCs w:val="21"/>
        </w:rPr>
        <w:t>Task is</w:t>
      </w:r>
      <w:r w:rsidR="0028359B" w:rsidRPr="00901439">
        <w:rPr>
          <w:rFonts w:ascii="Verdana" w:hAnsi="Verdana"/>
          <w:color w:val="333333"/>
          <w:sz w:val="21"/>
          <w:szCs w:val="21"/>
        </w:rPr>
        <w:t xml:space="preserve"> to process the input data.Generally the input data is in the form of file or directory and is stored in the (HDFS).</w:t>
      </w:r>
      <w:r w:rsidR="00021911" w:rsidRPr="00901439">
        <w:rPr>
          <w:rFonts w:ascii="Verdana" w:hAnsi="Verdana"/>
          <w:color w:val="333333"/>
          <w:sz w:val="21"/>
          <w:szCs w:val="21"/>
        </w:rPr>
        <w:t xml:space="preserve"> Mapper tasks are</w:t>
      </w:r>
      <w:r w:rsidR="00CE2A73" w:rsidRPr="00901439">
        <w:rPr>
          <w:rFonts w:ascii="Verdana" w:hAnsi="Verdana"/>
          <w:color w:val="333333"/>
          <w:sz w:val="21"/>
          <w:szCs w:val="21"/>
        </w:rPr>
        <w:t xml:space="preserve"> assigned, where possible, to a slave node where the input split is stored</w:t>
      </w:r>
      <w:r w:rsidR="00393EA7" w:rsidRPr="00901439">
        <w:rPr>
          <w:rFonts w:ascii="Verdana" w:hAnsi="Verdana"/>
          <w:color w:val="333333"/>
          <w:sz w:val="21"/>
          <w:szCs w:val="21"/>
        </w:rPr>
        <w:t xml:space="preserve"> (data locality)</w:t>
      </w:r>
      <w:r w:rsidR="00CE2A73" w:rsidRPr="00901439">
        <w:rPr>
          <w:rFonts w:ascii="Verdana" w:hAnsi="Verdana"/>
          <w:color w:val="333333"/>
          <w:sz w:val="21"/>
          <w:szCs w:val="21"/>
        </w:rPr>
        <w:t>.</w:t>
      </w:r>
    </w:p>
    <w:p w:rsidR="0028359B" w:rsidRPr="00901439" w:rsidRDefault="0028359B" w:rsidP="0028359B">
      <w:pPr>
        <w:autoSpaceDE w:val="0"/>
        <w:autoSpaceDN w:val="0"/>
        <w:adjustRightInd w:val="0"/>
        <w:spacing w:before="0" w:after="0" w:line="240" w:lineRule="auto"/>
        <w:rPr>
          <w:rFonts w:ascii="Verdana" w:hAnsi="Verdana"/>
          <w:color w:val="333333"/>
          <w:sz w:val="21"/>
          <w:szCs w:val="21"/>
        </w:rPr>
      </w:pPr>
    </w:p>
    <w:p w:rsidR="003E7C62" w:rsidRPr="00901439" w:rsidRDefault="003E7C62" w:rsidP="003E7C62">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Input file is passed to the mapper function line by line.</w:t>
      </w:r>
      <w:r w:rsidR="007E17C8" w:rsidRPr="00901439">
        <w:rPr>
          <w:rFonts w:ascii="Verdana" w:hAnsi="Verdana"/>
          <w:color w:val="333333"/>
          <w:sz w:val="21"/>
          <w:szCs w:val="21"/>
        </w:rPr>
        <w:t>M</w:t>
      </w:r>
      <w:r w:rsidRPr="00901439">
        <w:rPr>
          <w:rFonts w:ascii="Verdana" w:hAnsi="Verdana"/>
          <w:color w:val="333333"/>
          <w:sz w:val="21"/>
          <w:szCs w:val="21"/>
        </w:rPr>
        <w:t>apper processes the data and creates several small chunks of data that is in the form of key value pairs.</w:t>
      </w:r>
    </w:p>
    <w:p w:rsidR="00523E66" w:rsidRPr="00901439" w:rsidRDefault="00523E66" w:rsidP="003E7C62">
      <w:pPr>
        <w:autoSpaceDE w:val="0"/>
        <w:autoSpaceDN w:val="0"/>
        <w:adjustRightInd w:val="0"/>
        <w:spacing w:before="0" w:after="0" w:line="240" w:lineRule="auto"/>
        <w:rPr>
          <w:rFonts w:cs="Calibri"/>
          <w:sz w:val="22"/>
          <w:szCs w:val="22"/>
          <w:lang w:bidi="ar-SA"/>
        </w:rPr>
      </w:pPr>
    </w:p>
    <w:p w:rsidR="00021911" w:rsidRPr="00901439" w:rsidRDefault="00021911" w:rsidP="003E7C62">
      <w:pPr>
        <w:autoSpaceDE w:val="0"/>
        <w:autoSpaceDN w:val="0"/>
        <w:adjustRightInd w:val="0"/>
        <w:spacing w:before="0" w:after="0" w:line="240" w:lineRule="auto"/>
        <w:rPr>
          <w:rFonts w:cs="Calibri"/>
          <w:sz w:val="22"/>
          <w:szCs w:val="22"/>
          <w:lang w:bidi="ar-SA"/>
        </w:rPr>
      </w:pPr>
    </w:p>
    <w:p w:rsidR="00021911" w:rsidRPr="00901439" w:rsidRDefault="00021911" w:rsidP="00021911">
      <w:pPr>
        <w:pStyle w:val="Heading3"/>
        <w:shd w:val="clear" w:color="auto" w:fill="FFFFFF"/>
        <w:spacing w:before="0" w:line="360" w:lineRule="atLeast"/>
        <w:textAlignment w:val="baseline"/>
        <w:rPr>
          <w:rFonts w:ascii="Arial" w:hAnsi="Arial" w:cs="Arial"/>
          <w:color w:val="222222"/>
          <w:sz w:val="29"/>
          <w:szCs w:val="29"/>
        </w:rPr>
      </w:pPr>
      <w:bookmarkStart w:id="53" w:name="_Toc481554672"/>
      <w:r w:rsidRPr="00901439">
        <w:rPr>
          <w:rFonts w:ascii="Arial" w:hAnsi="Arial" w:cs="Arial"/>
          <w:color w:val="222222"/>
          <w:sz w:val="29"/>
          <w:szCs w:val="29"/>
        </w:rPr>
        <w:t>Reduce Stage</w:t>
      </w:r>
      <w:bookmarkEnd w:id="53"/>
    </w:p>
    <w:p w:rsidR="00BC317F" w:rsidRPr="00901439" w:rsidRDefault="00BC317F" w:rsidP="003E7C62">
      <w:pPr>
        <w:autoSpaceDE w:val="0"/>
        <w:autoSpaceDN w:val="0"/>
        <w:adjustRightInd w:val="0"/>
        <w:spacing w:before="0" w:after="0" w:line="240" w:lineRule="auto"/>
        <w:rPr>
          <w:rFonts w:ascii="Calibri,Bold" w:hAnsi="Calibri,Bold" w:cs="Calibri,Bold"/>
          <w:bCs/>
          <w:sz w:val="22"/>
          <w:szCs w:val="22"/>
          <w:lang w:bidi="ar-SA"/>
        </w:rPr>
      </w:pPr>
    </w:p>
    <w:p w:rsidR="003E7C62" w:rsidRPr="00901439" w:rsidRDefault="00BC317F" w:rsidP="0028359B">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Its c</w:t>
      </w:r>
      <w:r w:rsidR="003E7C62" w:rsidRPr="00901439">
        <w:rPr>
          <w:rFonts w:ascii="Verdana" w:hAnsi="Verdana"/>
          <w:color w:val="333333"/>
          <w:sz w:val="21"/>
          <w:szCs w:val="21"/>
        </w:rPr>
        <w:t>ombination of the Shuffle stage and the Reduce stage.Reducer’s job is to process the data that comes from the mapper such as consolidation, aggregation or sorting.Produces a new set of output, which will be stored in the HDFS.</w:t>
      </w:r>
    </w:p>
    <w:p w:rsidR="00CE2A73" w:rsidRPr="00901439" w:rsidRDefault="00CE2A73" w:rsidP="0028359B">
      <w:pPr>
        <w:autoSpaceDE w:val="0"/>
        <w:autoSpaceDN w:val="0"/>
        <w:adjustRightInd w:val="0"/>
        <w:spacing w:before="0" w:after="0" w:line="240" w:lineRule="auto"/>
        <w:rPr>
          <w:rFonts w:cs="Calibri"/>
          <w:sz w:val="22"/>
          <w:szCs w:val="22"/>
          <w:lang w:bidi="ar-SA"/>
        </w:rPr>
      </w:pPr>
    </w:p>
    <w:p w:rsidR="00021911" w:rsidRPr="00901439" w:rsidRDefault="00021911" w:rsidP="00021911">
      <w:pPr>
        <w:autoSpaceDE w:val="0"/>
        <w:autoSpaceDN w:val="0"/>
        <w:adjustRightInd w:val="0"/>
        <w:spacing w:before="0" w:after="0" w:line="240" w:lineRule="auto"/>
        <w:rPr>
          <w:rFonts w:cs="Calibri"/>
          <w:sz w:val="22"/>
          <w:szCs w:val="22"/>
          <w:lang w:bidi="ar-SA"/>
        </w:rPr>
      </w:pPr>
    </w:p>
    <w:p w:rsidR="00021911" w:rsidRPr="00901439" w:rsidRDefault="00021911" w:rsidP="00021911">
      <w:pPr>
        <w:pStyle w:val="Heading3"/>
        <w:shd w:val="clear" w:color="auto" w:fill="FFFFFF"/>
        <w:spacing w:before="0" w:line="360" w:lineRule="atLeast"/>
        <w:textAlignment w:val="baseline"/>
        <w:rPr>
          <w:rFonts w:ascii="Arial" w:hAnsi="Arial" w:cs="Arial"/>
          <w:color w:val="222222"/>
          <w:sz w:val="29"/>
          <w:szCs w:val="29"/>
        </w:rPr>
      </w:pPr>
      <w:bookmarkStart w:id="54" w:name="_Toc481554673"/>
      <w:r w:rsidRPr="00901439">
        <w:rPr>
          <w:rFonts w:ascii="Arial" w:hAnsi="Arial" w:cs="Arial"/>
          <w:color w:val="222222"/>
          <w:sz w:val="29"/>
          <w:szCs w:val="29"/>
        </w:rPr>
        <w:t>Input Split</w:t>
      </w:r>
      <w:bookmarkEnd w:id="54"/>
    </w:p>
    <w:p w:rsidR="0095604E" w:rsidRPr="00901439" w:rsidRDefault="0095604E" w:rsidP="00CE2A73">
      <w:pPr>
        <w:autoSpaceDE w:val="0"/>
        <w:autoSpaceDN w:val="0"/>
        <w:adjustRightInd w:val="0"/>
        <w:spacing w:before="0" w:after="0" w:line="240" w:lineRule="auto"/>
        <w:rPr>
          <w:rFonts w:cs="Calibri"/>
          <w:sz w:val="22"/>
          <w:szCs w:val="22"/>
          <w:lang w:bidi="ar-SA"/>
        </w:rPr>
      </w:pPr>
    </w:p>
    <w:p w:rsidR="00CE2A73" w:rsidRPr="00901439" w:rsidRDefault="0095604E" w:rsidP="00CE2A73">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xml:space="preserve">Hadoop uses a logical representation of the data stored in file blocks, known as input splits. HDFS breaks </w:t>
      </w:r>
      <w:r w:rsidR="00CE2A73" w:rsidRPr="00901439">
        <w:rPr>
          <w:rFonts w:ascii="Verdana" w:hAnsi="Verdana"/>
          <w:color w:val="333333"/>
          <w:sz w:val="21"/>
          <w:szCs w:val="21"/>
        </w:rPr>
        <w:t>down very large files into large blocks (for example, measuring 128MB), and stores three copies of these blocks on different nodes in the cluster.</w:t>
      </w:r>
    </w:p>
    <w:p w:rsidR="00102321" w:rsidRPr="00901439" w:rsidRDefault="00102321" w:rsidP="00102321">
      <w:pPr>
        <w:autoSpaceDE w:val="0"/>
        <w:autoSpaceDN w:val="0"/>
        <w:adjustRightInd w:val="0"/>
        <w:spacing w:before="0" w:after="0" w:line="240" w:lineRule="auto"/>
        <w:rPr>
          <w:rFonts w:ascii="Verdana" w:hAnsi="Verdana"/>
          <w:color w:val="333333"/>
          <w:sz w:val="21"/>
          <w:szCs w:val="21"/>
        </w:rPr>
      </w:pPr>
    </w:p>
    <w:p w:rsidR="00FE0737" w:rsidRPr="00901439" w:rsidRDefault="00CE2A73" w:rsidP="00FE0737">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Number of input splits that are calculated for a specific application determines the number of mapper tasks.</w:t>
      </w:r>
      <w:r w:rsidR="00FE0737" w:rsidRPr="00901439">
        <w:rPr>
          <w:rFonts w:ascii="Verdana" w:hAnsi="Verdana"/>
          <w:color w:val="333333"/>
          <w:sz w:val="21"/>
          <w:szCs w:val="21"/>
        </w:rPr>
        <w:t>MapReduce job client calculates the input splits, it figures out where the first whole record in a block begins and where the last record in the block ends.</w:t>
      </w:r>
    </w:p>
    <w:p w:rsidR="0028359B" w:rsidRPr="00901439" w:rsidRDefault="0028359B" w:rsidP="0028359B">
      <w:pPr>
        <w:autoSpaceDE w:val="0"/>
        <w:autoSpaceDN w:val="0"/>
        <w:adjustRightInd w:val="0"/>
        <w:spacing w:before="0" w:after="0" w:line="240" w:lineRule="auto"/>
        <w:rPr>
          <w:rFonts w:ascii="Verdana" w:hAnsi="Verdana"/>
          <w:color w:val="333333"/>
          <w:sz w:val="21"/>
          <w:szCs w:val="21"/>
        </w:rPr>
      </w:pPr>
    </w:p>
    <w:p w:rsidR="0001669C" w:rsidRPr="00901439" w:rsidRDefault="0001669C" w:rsidP="0001669C">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In cases where the last record in a block is incomplete, the input split includes location information for the next block and the byte offset of the data needed to complete the record.</w:t>
      </w:r>
    </w:p>
    <w:p w:rsidR="0028359B" w:rsidRPr="00901439" w:rsidRDefault="0028359B" w:rsidP="00E018EA">
      <w:pPr>
        <w:spacing w:before="0" w:after="0" w:line="240" w:lineRule="auto"/>
        <w:rPr>
          <w:rFonts w:asciiTheme="minorHAnsi" w:hAnsiTheme="minorHAnsi" w:cstheme="minorHAnsi"/>
          <w:bCs/>
          <w:caps/>
          <w:noProof/>
          <w:sz w:val="24"/>
          <w:szCs w:val="24"/>
          <w:lang w:bidi="ar-SA"/>
        </w:rPr>
      </w:pPr>
    </w:p>
    <w:p w:rsidR="0028359B" w:rsidRPr="00901439" w:rsidRDefault="0028359B" w:rsidP="00E018EA">
      <w:pPr>
        <w:spacing w:before="0" w:after="0" w:line="240" w:lineRule="auto"/>
        <w:rPr>
          <w:rFonts w:asciiTheme="minorHAnsi" w:hAnsiTheme="minorHAnsi" w:cstheme="minorHAnsi"/>
          <w:bCs/>
          <w:caps/>
          <w:noProof/>
          <w:sz w:val="24"/>
          <w:szCs w:val="24"/>
          <w:lang w:bidi="ar-SA"/>
        </w:rPr>
      </w:pPr>
    </w:p>
    <w:p w:rsidR="0028359B" w:rsidRPr="00901439" w:rsidRDefault="0028359B" w:rsidP="00E018EA">
      <w:pPr>
        <w:spacing w:before="0" w:after="0" w:line="240" w:lineRule="auto"/>
        <w:rPr>
          <w:rFonts w:asciiTheme="minorHAnsi" w:hAnsiTheme="minorHAnsi" w:cstheme="minorHAnsi"/>
          <w:bCs/>
          <w:caps/>
          <w:noProof/>
          <w:sz w:val="24"/>
          <w:szCs w:val="24"/>
          <w:lang w:bidi="ar-SA"/>
        </w:rPr>
      </w:pPr>
    </w:p>
    <w:p w:rsidR="007E1599" w:rsidRPr="00901439" w:rsidRDefault="007E1599" w:rsidP="00E018EA">
      <w:pPr>
        <w:spacing w:before="0" w:after="0" w:line="240" w:lineRule="auto"/>
        <w:rPr>
          <w:rFonts w:asciiTheme="minorHAnsi" w:hAnsiTheme="minorHAnsi" w:cstheme="minorHAnsi"/>
          <w:bCs/>
          <w:caps/>
          <w:sz w:val="24"/>
          <w:szCs w:val="24"/>
        </w:rPr>
      </w:pPr>
    </w:p>
    <w:p w:rsidR="0054215A" w:rsidRPr="00901439" w:rsidRDefault="0054215A" w:rsidP="00E018EA">
      <w:pPr>
        <w:spacing w:before="0" w:after="0" w:line="240" w:lineRule="auto"/>
        <w:rPr>
          <w:rFonts w:asciiTheme="minorHAnsi" w:hAnsiTheme="minorHAnsi" w:cstheme="minorHAnsi"/>
          <w:bCs/>
          <w:caps/>
          <w:sz w:val="24"/>
          <w:szCs w:val="24"/>
        </w:rPr>
      </w:pPr>
    </w:p>
    <w:p w:rsidR="0054215A" w:rsidRPr="00901439" w:rsidRDefault="0095604E" w:rsidP="0054215A">
      <w:pPr>
        <w:pStyle w:val="Heading2"/>
        <w:shd w:val="clear" w:color="auto" w:fill="FFFFFF"/>
        <w:spacing w:before="0" w:line="360" w:lineRule="atLeast"/>
        <w:textAlignment w:val="baseline"/>
        <w:rPr>
          <w:rFonts w:ascii="Arial" w:hAnsi="Arial" w:cs="Arial"/>
          <w:color w:val="222222"/>
          <w:sz w:val="24"/>
          <w:szCs w:val="24"/>
        </w:rPr>
      </w:pPr>
      <w:bookmarkStart w:id="55" w:name="_Toc481554674"/>
      <w:r w:rsidRPr="00901439">
        <w:rPr>
          <w:rFonts w:ascii="Calibri,Bold" w:hAnsi="Calibri,Bold" w:cs="Calibri,Bold"/>
          <w:bCs/>
          <w:lang w:bidi="ar-SA"/>
        </w:rPr>
        <w:t>Hadoop</w:t>
      </w:r>
      <w:r w:rsidR="0054215A" w:rsidRPr="00901439">
        <w:rPr>
          <w:rFonts w:ascii="Calibri,Bold" w:hAnsi="Calibri,Bold" w:cs="Calibri,Bold"/>
          <w:bCs/>
          <w:lang w:bidi="ar-SA"/>
        </w:rPr>
        <w:t xml:space="preserve"> 1 Processing Daemons</w:t>
      </w:r>
      <w:bookmarkEnd w:id="55"/>
    </w:p>
    <w:p w:rsidR="0054215A" w:rsidRPr="00901439" w:rsidRDefault="0054215A" w:rsidP="0054215A">
      <w:pPr>
        <w:spacing w:before="0" w:after="0" w:line="240" w:lineRule="auto"/>
        <w:rPr>
          <w:rFonts w:asciiTheme="minorHAnsi" w:hAnsiTheme="minorHAnsi" w:cstheme="minorHAnsi"/>
          <w:bCs/>
          <w:caps/>
          <w:noProof/>
          <w:sz w:val="24"/>
          <w:szCs w:val="24"/>
          <w:lang w:bidi="ar-SA"/>
        </w:rPr>
      </w:pPr>
    </w:p>
    <w:p w:rsidR="00972FED" w:rsidRPr="00901439" w:rsidRDefault="00972FED" w:rsidP="0054215A">
      <w:pPr>
        <w:spacing w:before="0" w:after="0" w:line="240" w:lineRule="auto"/>
        <w:rPr>
          <w:rFonts w:asciiTheme="minorHAnsi" w:hAnsiTheme="minorHAnsi" w:cstheme="minorHAnsi"/>
          <w:bCs/>
          <w:caps/>
          <w:noProof/>
          <w:sz w:val="24"/>
          <w:szCs w:val="24"/>
          <w:lang w:bidi="ar-SA"/>
        </w:rPr>
      </w:pPr>
    </w:p>
    <w:p w:rsidR="009228FF" w:rsidRPr="00901439" w:rsidRDefault="009228FF" w:rsidP="0054215A">
      <w:pPr>
        <w:spacing w:before="0" w:after="0" w:line="240" w:lineRule="auto"/>
        <w:rPr>
          <w:rFonts w:asciiTheme="minorHAnsi" w:hAnsiTheme="minorHAnsi" w:cstheme="minorHAnsi"/>
          <w:bCs/>
          <w:caps/>
          <w:noProof/>
          <w:sz w:val="24"/>
          <w:szCs w:val="24"/>
          <w:lang w:bidi="ar-SA"/>
        </w:rPr>
      </w:pPr>
    </w:p>
    <w:p w:rsidR="009228FF" w:rsidRPr="00901439" w:rsidRDefault="009228FF" w:rsidP="0054215A">
      <w:pPr>
        <w:spacing w:before="0" w:after="0" w:line="240" w:lineRule="auto"/>
        <w:rPr>
          <w:rFonts w:asciiTheme="minorHAnsi" w:hAnsiTheme="minorHAnsi" w:cstheme="minorHAnsi"/>
          <w:bCs/>
          <w:caps/>
          <w:noProof/>
          <w:sz w:val="24"/>
          <w:szCs w:val="24"/>
          <w:lang w:bidi="ar-SA"/>
        </w:rPr>
      </w:pPr>
    </w:p>
    <w:p w:rsidR="004953BB" w:rsidRPr="00901439" w:rsidRDefault="004953BB" w:rsidP="0054215A">
      <w:pPr>
        <w:spacing w:before="0" w:after="0" w:line="240" w:lineRule="auto"/>
        <w:rPr>
          <w:rFonts w:asciiTheme="minorHAnsi" w:hAnsiTheme="minorHAnsi" w:cstheme="minorHAnsi"/>
          <w:bCs/>
          <w:caps/>
          <w:noProof/>
          <w:sz w:val="24"/>
          <w:szCs w:val="24"/>
          <w:lang w:bidi="ar-SA"/>
        </w:rPr>
      </w:pPr>
    </w:p>
    <w:p w:rsidR="004953BB" w:rsidRPr="00901439" w:rsidRDefault="004953BB" w:rsidP="004953BB">
      <w:pPr>
        <w:spacing w:before="0" w:after="0" w:line="240" w:lineRule="auto"/>
        <w:rPr>
          <w:rFonts w:asciiTheme="minorHAnsi" w:hAnsiTheme="minorHAnsi" w:cstheme="minorHAnsi"/>
          <w:bCs/>
          <w:caps/>
          <w:noProof/>
          <w:sz w:val="24"/>
          <w:szCs w:val="24"/>
          <w:lang w:bidi="ar-SA"/>
        </w:rPr>
      </w:pPr>
    </w:p>
    <w:p w:rsidR="004953BB" w:rsidRPr="00901439" w:rsidRDefault="004953BB" w:rsidP="004953BB">
      <w:pPr>
        <w:spacing w:before="0" w:after="0" w:line="240" w:lineRule="auto"/>
        <w:rPr>
          <w:rFonts w:ascii="Helvetica" w:hAnsi="Helvetica" w:cs="Helvetica"/>
          <w:color w:val="2C3E50"/>
        </w:rPr>
      </w:pPr>
    </w:p>
    <w:p w:rsidR="004953BB" w:rsidRPr="00901439" w:rsidRDefault="004953BB" w:rsidP="004953BB">
      <w:pPr>
        <w:pStyle w:val="Heading3"/>
        <w:shd w:val="clear" w:color="auto" w:fill="FFFFFF"/>
        <w:spacing w:before="0" w:line="360" w:lineRule="atLeast"/>
        <w:textAlignment w:val="baseline"/>
        <w:rPr>
          <w:rFonts w:ascii="Arial" w:hAnsi="Arial" w:cs="Arial"/>
          <w:color w:val="222222"/>
          <w:sz w:val="29"/>
          <w:szCs w:val="29"/>
        </w:rPr>
      </w:pPr>
      <w:bookmarkStart w:id="56" w:name="_Toc481554675"/>
      <w:r w:rsidRPr="00901439">
        <w:rPr>
          <w:rFonts w:ascii="Arial" w:hAnsi="Arial" w:cs="Arial"/>
          <w:color w:val="222222"/>
          <w:sz w:val="29"/>
          <w:szCs w:val="29"/>
        </w:rPr>
        <w:t>Name Node</w:t>
      </w:r>
      <w:bookmarkEnd w:id="56"/>
    </w:p>
    <w:p w:rsidR="00A82F2A" w:rsidRPr="00901439" w:rsidRDefault="00A82F2A" w:rsidP="00A82F2A">
      <w:pPr>
        <w:rPr>
          <w:rFonts w:ascii="Verdana" w:hAnsi="Verdana"/>
          <w:color w:val="333333"/>
          <w:sz w:val="21"/>
          <w:szCs w:val="21"/>
        </w:rPr>
      </w:pPr>
      <w:r w:rsidRPr="00901439">
        <w:rPr>
          <w:rFonts w:ascii="Verdana" w:hAnsi="Verdana"/>
          <w:color w:val="333333"/>
          <w:sz w:val="21"/>
          <w:szCs w:val="21"/>
        </w:rPr>
        <w:t xml:space="preserve">The file content is split into large blocks (typically 128 megabytes), and each block of the file is independently at multiple DataNodes. The blocks are stored on the local file system on the DataNodes. </w:t>
      </w:r>
    </w:p>
    <w:p w:rsidR="00A82F2A" w:rsidRPr="00901439" w:rsidRDefault="00A82F2A" w:rsidP="00A82F2A">
      <w:pPr>
        <w:rPr>
          <w:rFonts w:ascii="Verdana" w:hAnsi="Verdana"/>
          <w:color w:val="333333"/>
          <w:sz w:val="21"/>
          <w:szCs w:val="21"/>
        </w:rPr>
      </w:pPr>
      <w:r w:rsidRPr="00901439">
        <w:rPr>
          <w:rFonts w:ascii="Verdana" w:hAnsi="Verdana"/>
          <w:color w:val="333333"/>
          <w:sz w:val="21"/>
          <w:szCs w:val="21"/>
        </w:rPr>
        <w:t xml:space="preserve">The NameNode actively monitors the number of replicas of a block. When a replica of a block is lost due to a DataNode failure or disk failure, the NameNode creates another replica of the block. </w:t>
      </w:r>
    </w:p>
    <w:p w:rsidR="004953BB" w:rsidRPr="00901439" w:rsidRDefault="004953BB" w:rsidP="004953BB">
      <w:pPr>
        <w:rPr>
          <w:rFonts w:ascii="Verdana" w:hAnsi="Verdana"/>
          <w:color w:val="333333"/>
          <w:sz w:val="21"/>
          <w:szCs w:val="21"/>
        </w:rPr>
      </w:pPr>
      <w:r w:rsidRPr="00901439">
        <w:rPr>
          <w:rFonts w:ascii="Verdana" w:hAnsi="Verdana"/>
          <w:color w:val="333333"/>
          <w:sz w:val="21"/>
          <w:szCs w:val="21"/>
        </w:rPr>
        <w:t>The NameNode maintains the namespace tree and mapping of blocks to DataNodes, holding the entire namespace image in RAM.The NameNode does not directly send request to DataNodes. It sends instruction to the DataNodes by replying to heartbeats sent by those DataNodes. The instructions include commands to ,</w:t>
      </w:r>
    </w:p>
    <w:p w:rsidR="004953BB" w:rsidRPr="00901439" w:rsidRDefault="004953BB" w:rsidP="00DA11A8">
      <w:pPr>
        <w:pStyle w:val="ListParagraph"/>
        <w:numPr>
          <w:ilvl w:val="0"/>
          <w:numId w:val="54"/>
        </w:numPr>
        <w:spacing w:before="0"/>
        <w:rPr>
          <w:rFonts w:ascii="Verdana" w:hAnsi="Verdana"/>
        </w:rPr>
      </w:pPr>
      <w:r w:rsidRPr="00901439">
        <w:rPr>
          <w:rFonts w:ascii="Verdana" w:hAnsi="Verdana"/>
        </w:rPr>
        <w:t>Replicate blocks to other nodes,</w:t>
      </w:r>
    </w:p>
    <w:p w:rsidR="004953BB" w:rsidRPr="00901439" w:rsidRDefault="004953BB" w:rsidP="00DA11A8">
      <w:pPr>
        <w:pStyle w:val="ListParagraph"/>
        <w:numPr>
          <w:ilvl w:val="0"/>
          <w:numId w:val="54"/>
        </w:numPr>
        <w:spacing w:before="0"/>
        <w:rPr>
          <w:rFonts w:ascii="Verdana" w:hAnsi="Verdana"/>
        </w:rPr>
      </w:pPr>
      <w:r w:rsidRPr="00901439">
        <w:rPr>
          <w:rFonts w:ascii="Verdana" w:hAnsi="Verdana"/>
        </w:rPr>
        <w:t>Remove local block replicas</w:t>
      </w:r>
    </w:p>
    <w:p w:rsidR="004953BB" w:rsidRPr="00901439" w:rsidRDefault="004953BB" w:rsidP="00DA11A8">
      <w:pPr>
        <w:pStyle w:val="ListParagraph"/>
        <w:numPr>
          <w:ilvl w:val="0"/>
          <w:numId w:val="54"/>
        </w:numPr>
        <w:spacing w:before="0"/>
        <w:rPr>
          <w:rFonts w:ascii="Verdana" w:hAnsi="Verdana"/>
        </w:rPr>
      </w:pPr>
      <w:r w:rsidRPr="00901439">
        <w:rPr>
          <w:rFonts w:ascii="Verdana" w:hAnsi="Verdana"/>
        </w:rPr>
        <w:t>Re-Register and send an immediate block report, or</w:t>
      </w:r>
    </w:p>
    <w:p w:rsidR="00D048D8" w:rsidRPr="00901439" w:rsidRDefault="004953BB" w:rsidP="00DA11A8">
      <w:pPr>
        <w:pStyle w:val="ListParagraph"/>
        <w:numPr>
          <w:ilvl w:val="0"/>
          <w:numId w:val="54"/>
        </w:numPr>
        <w:spacing w:before="0"/>
        <w:rPr>
          <w:rFonts w:ascii="Verdana" w:hAnsi="Verdana"/>
        </w:rPr>
      </w:pPr>
      <w:r w:rsidRPr="00901439">
        <w:rPr>
          <w:rFonts w:ascii="Verdana" w:hAnsi="Verdana"/>
        </w:rPr>
        <w:t>Shut down the node.</w:t>
      </w:r>
    </w:p>
    <w:p w:rsidR="0095604E" w:rsidRPr="00901439" w:rsidRDefault="0095604E" w:rsidP="0054215A">
      <w:pPr>
        <w:spacing w:before="0" w:after="0" w:line="240" w:lineRule="auto"/>
        <w:rPr>
          <w:rFonts w:ascii="Helvetica" w:hAnsi="Helvetica" w:cs="Helvetica"/>
          <w:color w:val="2C3E50"/>
        </w:rPr>
      </w:pPr>
    </w:p>
    <w:p w:rsidR="0095604E" w:rsidRPr="00901439" w:rsidRDefault="0095604E" w:rsidP="0095604E">
      <w:pPr>
        <w:pStyle w:val="Heading3"/>
        <w:shd w:val="clear" w:color="auto" w:fill="FFFFFF"/>
        <w:spacing w:before="0" w:line="360" w:lineRule="atLeast"/>
        <w:textAlignment w:val="baseline"/>
        <w:rPr>
          <w:rFonts w:ascii="Arial" w:hAnsi="Arial" w:cs="Arial"/>
          <w:color w:val="222222"/>
          <w:sz w:val="29"/>
          <w:szCs w:val="29"/>
        </w:rPr>
      </w:pPr>
      <w:bookmarkStart w:id="57" w:name="_Toc481554676"/>
      <w:r w:rsidRPr="00901439">
        <w:rPr>
          <w:rFonts w:ascii="Arial" w:hAnsi="Arial" w:cs="Arial"/>
          <w:color w:val="222222"/>
          <w:sz w:val="29"/>
          <w:szCs w:val="29"/>
        </w:rPr>
        <w:lastRenderedPageBreak/>
        <w:t>Job Tracker</w:t>
      </w:r>
      <w:bookmarkEnd w:id="57"/>
    </w:p>
    <w:p w:rsidR="0095604E" w:rsidRPr="00901439" w:rsidRDefault="0095604E" w:rsidP="0054215A">
      <w:pPr>
        <w:spacing w:before="0" w:after="0" w:line="240" w:lineRule="auto"/>
        <w:rPr>
          <w:rFonts w:ascii="Helvetica" w:hAnsi="Helvetica" w:cs="Helvetica"/>
          <w:color w:val="2C3E50"/>
        </w:rPr>
      </w:pPr>
    </w:p>
    <w:p w:rsidR="00D048D8" w:rsidRPr="00901439" w:rsidRDefault="00D048D8" w:rsidP="00D048D8">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xml:space="preserve">Job Tracker is the daemon service for submitting and tracking MapReduce jobs in Hadoop. There is only One Job Tracker process run on any hadoop cluster. Job Tracker runs on its own JVM process. In a typical production cluster its run on a separate machine. Each slave node is configured with job tracker node location </w:t>
      </w:r>
    </w:p>
    <w:p w:rsidR="003115AD" w:rsidRPr="00901439" w:rsidRDefault="003115AD" w:rsidP="00D048D8">
      <w:pPr>
        <w:autoSpaceDE w:val="0"/>
        <w:autoSpaceDN w:val="0"/>
        <w:adjustRightInd w:val="0"/>
        <w:spacing w:before="0" w:after="0" w:line="240" w:lineRule="auto"/>
        <w:rPr>
          <w:rFonts w:ascii="Verdana" w:hAnsi="Verdana"/>
          <w:color w:val="333333"/>
          <w:sz w:val="21"/>
          <w:szCs w:val="21"/>
        </w:rPr>
      </w:pPr>
    </w:p>
    <w:p w:rsidR="00D048D8" w:rsidRPr="00901439" w:rsidRDefault="003115AD" w:rsidP="00D048D8">
      <w:pPr>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Every 5 seconds Task tracker send signal to reassure the JobTracker that it is still alive</w:t>
      </w:r>
      <w:r w:rsidR="008F1F07" w:rsidRPr="00901439">
        <w:rPr>
          <w:rFonts w:ascii="Verdana" w:hAnsi="Verdana"/>
          <w:color w:val="333333"/>
          <w:sz w:val="21"/>
          <w:szCs w:val="21"/>
        </w:rPr>
        <w:t xml:space="preserve">. </w:t>
      </w:r>
      <w:r w:rsidR="00D048D8" w:rsidRPr="00901439">
        <w:rPr>
          <w:rFonts w:ascii="Verdana" w:hAnsi="Verdana"/>
          <w:color w:val="333333"/>
          <w:sz w:val="21"/>
          <w:szCs w:val="21"/>
        </w:rPr>
        <w:t xml:space="preserve">JobTracker is single point of failure for the Hadoop MapReduce service. </w:t>
      </w:r>
    </w:p>
    <w:p w:rsidR="00D048D8" w:rsidRPr="00901439" w:rsidRDefault="00D048D8" w:rsidP="00D048D8">
      <w:pPr>
        <w:autoSpaceDE w:val="0"/>
        <w:autoSpaceDN w:val="0"/>
        <w:adjustRightInd w:val="0"/>
        <w:spacing w:before="0" w:after="0" w:line="240" w:lineRule="auto"/>
        <w:rPr>
          <w:rFonts w:cs="Calibri"/>
          <w:sz w:val="22"/>
          <w:szCs w:val="22"/>
          <w:lang w:bidi="ar-SA"/>
        </w:rPr>
      </w:pP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Client applications submit jobs to the Job tracker.</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JobTracker talks to the NameNode to determine the location of the data.</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JobTracker locates TaskTracker nodes with available slots at or near the data.</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JobTracker submits the work to the chosen TaskTracker nodes.</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TaskTracker nodes are monitored. If they do not submit heartbeat signals often enough,</w:t>
      </w:r>
    </w:p>
    <w:p w:rsidR="00D048D8" w:rsidRPr="00901439" w:rsidRDefault="00D048D8" w:rsidP="008F1F07">
      <w:pPr>
        <w:pStyle w:val="ListParagraph"/>
        <w:autoSpaceDE w:val="0"/>
        <w:autoSpaceDN w:val="0"/>
        <w:adjustRightInd w:val="0"/>
        <w:spacing w:before="0" w:after="0" w:line="240" w:lineRule="auto"/>
        <w:rPr>
          <w:rFonts w:cs="Calibri"/>
          <w:sz w:val="22"/>
          <w:szCs w:val="22"/>
          <w:lang w:bidi="ar-SA"/>
        </w:rPr>
      </w:pPr>
      <w:r w:rsidRPr="00901439">
        <w:rPr>
          <w:rFonts w:cs="Calibri"/>
          <w:sz w:val="22"/>
          <w:szCs w:val="22"/>
          <w:lang w:bidi="ar-SA"/>
        </w:rPr>
        <w:t>they are deemed to have failed and the work is scheduled on a different TaskTracker.</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 TaskTracker will notify the JobTracker when a task fails. The JobTracker decides what to do</w:t>
      </w:r>
    </w:p>
    <w:p w:rsidR="00D048D8" w:rsidRPr="00901439" w:rsidRDefault="00D048D8" w:rsidP="008F1F07">
      <w:pPr>
        <w:pStyle w:val="ListParagraph"/>
        <w:autoSpaceDE w:val="0"/>
        <w:autoSpaceDN w:val="0"/>
        <w:adjustRightInd w:val="0"/>
        <w:spacing w:before="0" w:after="0" w:line="240" w:lineRule="auto"/>
        <w:rPr>
          <w:rFonts w:cs="Calibri"/>
          <w:sz w:val="22"/>
          <w:szCs w:val="22"/>
          <w:lang w:bidi="ar-SA"/>
        </w:rPr>
      </w:pPr>
      <w:r w:rsidRPr="00901439">
        <w:rPr>
          <w:rFonts w:cs="Calibri"/>
          <w:sz w:val="22"/>
          <w:szCs w:val="22"/>
          <w:lang w:bidi="ar-SA"/>
        </w:rPr>
        <w:t>then: it may resubmit the job elsewhere, it may mark that specific record as something to avoid,and it may even blacklist the TaskTracker as unreliable.</w:t>
      </w:r>
    </w:p>
    <w:p w:rsidR="00D048D8"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When the work is completed, the JobTracker updates its status.</w:t>
      </w:r>
    </w:p>
    <w:p w:rsidR="00F90D7A" w:rsidRPr="00901439" w:rsidRDefault="00D048D8" w:rsidP="004047F3">
      <w:pPr>
        <w:pStyle w:val="ListParagraph"/>
        <w:numPr>
          <w:ilvl w:val="0"/>
          <w:numId w:val="50"/>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Client applications can poll the JobTracker for information.</w:t>
      </w:r>
    </w:p>
    <w:p w:rsidR="00F90D7A" w:rsidRPr="00901439" w:rsidRDefault="00F90D7A" w:rsidP="00D048D8">
      <w:pPr>
        <w:autoSpaceDE w:val="0"/>
        <w:autoSpaceDN w:val="0"/>
        <w:adjustRightInd w:val="0"/>
        <w:spacing w:before="0" w:after="0" w:line="240" w:lineRule="auto"/>
        <w:rPr>
          <w:rFonts w:cs="Calibri"/>
          <w:sz w:val="22"/>
          <w:szCs w:val="22"/>
          <w:lang w:bidi="ar-SA"/>
        </w:rPr>
      </w:pPr>
    </w:p>
    <w:p w:rsidR="001E6142" w:rsidRPr="00901439" w:rsidRDefault="001E6142" w:rsidP="001E6142">
      <w:pPr>
        <w:spacing w:before="0" w:after="0" w:line="240" w:lineRule="auto"/>
        <w:rPr>
          <w:rFonts w:ascii="Helvetica" w:hAnsi="Helvetica" w:cs="Helvetica"/>
          <w:color w:val="2C3E50"/>
        </w:rPr>
      </w:pPr>
    </w:p>
    <w:p w:rsidR="001E6142" w:rsidRPr="00901439" w:rsidRDefault="001E6142" w:rsidP="001E6142">
      <w:pPr>
        <w:pStyle w:val="Heading3"/>
        <w:shd w:val="clear" w:color="auto" w:fill="FFFFFF"/>
        <w:spacing w:before="0" w:line="360" w:lineRule="atLeast"/>
        <w:textAlignment w:val="baseline"/>
        <w:rPr>
          <w:rFonts w:ascii="Arial" w:hAnsi="Arial" w:cs="Arial"/>
          <w:color w:val="222222"/>
          <w:sz w:val="29"/>
          <w:szCs w:val="29"/>
        </w:rPr>
      </w:pPr>
      <w:bookmarkStart w:id="58" w:name="_Toc481554677"/>
      <w:r w:rsidRPr="00901439">
        <w:rPr>
          <w:rFonts w:ascii="Arial" w:hAnsi="Arial" w:cs="Arial"/>
          <w:color w:val="222222"/>
          <w:sz w:val="29"/>
          <w:szCs w:val="29"/>
        </w:rPr>
        <w:t>Task Tracker</w:t>
      </w:r>
      <w:bookmarkEnd w:id="58"/>
    </w:p>
    <w:p w:rsidR="008F1F07" w:rsidRPr="00901439" w:rsidRDefault="008F1F07" w:rsidP="00F90D7A">
      <w:pPr>
        <w:autoSpaceDE w:val="0"/>
        <w:autoSpaceDN w:val="0"/>
        <w:adjustRightInd w:val="0"/>
        <w:spacing w:before="0" w:after="0" w:line="240" w:lineRule="auto"/>
        <w:rPr>
          <w:rFonts w:cs="Calibri"/>
          <w:sz w:val="22"/>
          <w:szCs w:val="22"/>
          <w:lang w:bidi="ar-SA"/>
        </w:rPr>
      </w:pPr>
    </w:p>
    <w:p w:rsidR="00F90D7A" w:rsidRPr="00901439" w:rsidRDefault="00F90D7A" w:rsidP="004047F3">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A </w:t>
      </w:r>
      <w:r w:rsidRPr="00901439">
        <w:rPr>
          <w:rFonts w:ascii="Calibri,Bold" w:hAnsi="Calibri,Bold" w:cs="Calibri,Bold"/>
          <w:bCs/>
          <w:sz w:val="22"/>
          <w:szCs w:val="22"/>
          <w:lang w:bidi="ar-SA"/>
        </w:rPr>
        <w:t xml:space="preserve">TaskTracker </w:t>
      </w:r>
      <w:r w:rsidRPr="00901439">
        <w:rPr>
          <w:rFonts w:cs="Calibri"/>
          <w:sz w:val="22"/>
          <w:szCs w:val="22"/>
          <w:lang w:bidi="ar-SA"/>
        </w:rPr>
        <w:t>is a slave node daemon in the cluster that accepts tasks (Map, Reduce and Shuffle operations) from a JobTracker.</w:t>
      </w:r>
    </w:p>
    <w:p w:rsidR="00F90D7A" w:rsidRPr="00901439" w:rsidRDefault="00F90D7A" w:rsidP="004047F3">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There is only One Task Tracker process run on any </w:t>
      </w:r>
      <w:r w:rsidR="008F1F07" w:rsidRPr="00901439">
        <w:rPr>
          <w:rFonts w:cs="Calibri"/>
          <w:sz w:val="22"/>
          <w:szCs w:val="22"/>
          <w:lang w:bidi="ar-SA"/>
        </w:rPr>
        <w:t>Hadoop</w:t>
      </w:r>
      <w:r w:rsidRPr="00901439">
        <w:rPr>
          <w:rFonts w:cs="Calibri"/>
          <w:sz w:val="22"/>
          <w:szCs w:val="22"/>
          <w:lang w:bidi="ar-SA"/>
        </w:rPr>
        <w:t xml:space="preserve"> data node.</w:t>
      </w:r>
    </w:p>
    <w:p w:rsidR="00F90D7A" w:rsidRPr="00901439" w:rsidRDefault="00F90D7A" w:rsidP="004047F3">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Task Tracker runs on its own JVM process.</w:t>
      </w:r>
    </w:p>
    <w:p w:rsidR="00F90D7A" w:rsidRPr="00901439" w:rsidRDefault="00F90D7A" w:rsidP="004047F3">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Every TaskTracker is configured with a set of slots; these indicate the number of tasks that it canaccept. The TaskTracker starts a separate JVM processes to do the actual work (called as TaskInstance) this is to ensure that process failure does not take down the task tracker.</w:t>
      </w:r>
    </w:p>
    <w:p w:rsidR="003115AD" w:rsidRPr="00901439" w:rsidRDefault="00F90D7A" w:rsidP="004047F3">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TaskTracker monitors these task instances, capturing the output and exit codes. When the Task instances finish, successfully or not, the task tracker notifies the JobTracker.</w:t>
      </w:r>
    </w:p>
    <w:p w:rsidR="004047F3" w:rsidRPr="00901439" w:rsidRDefault="003115AD" w:rsidP="003115AD">
      <w:pPr>
        <w:pStyle w:val="ListParagraph"/>
        <w:numPr>
          <w:ilvl w:val="0"/>
          <w:numId w:val="5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The TaskTrackers also send out heartbeat messages to the JobTracker, usually every 5 seconds, toreassure the JobTracker that it is still alive. These </w:t>
      </w:r>
      <w:r w:rsidR="004047F3" w:rsidRPr="00901439">
        <w:rPr>
          <w:rFonts w:cs="Calibri"/>
          <w:sz w:val="22"/>
          <w:szCs w:val="22"/>
          <w:lang w:bidi="ar-SA"/>
        </w:rPr>
        <w:t>messages</w:t>
      </w:r>
      <w:r w:rsidRPr="00901439">
        <w:rPr>
          <w:rFonts w:cs="Calibri"/>
          <w:sz w:val="22"/>
          <w:szCs w:val="22"/>
          <w:lang w:bidi="ar-SA"/>
        </w:rPr>
        <w:t xml:space="preserve"> also inform the JobTracker of the numberof available slots, so the JobTracker can stay up to date with where in the cluster work can bedelegated.</w:t>
      </w:r>
    </w:p>
    <w:p w:rsidR="004F7D9C" w:rsidRPr="00901439" w:rsidRDefault="004F7D9C" w:rsidP="004F7D9C">
      <w:pPr>
        <w:autoSpaceDE w:val="0"/>
        <w:autoSpaceDN w:val="0"/>
        <w:adjustRightInd w:val="0"/>
        <w:spacing w:before="0" w:after="0" w:line="240" w:lineRule="auto"/>
        <w:rPr>
          <w:rFonts w:cs="Calibri"/>
          <w:sz w:val="22"/>
          <w:szCs w:val="22"/>
          <w:lang w:bidi="ar-SA"/>
        </w:rPr>
      </w:pPr>
    </w:p>
    <w:p w:rsidR="004F7D9C" w:rsidRPr="00901439" w:rsidRDefault="004F7D9C" w:rsidP="004F7D9C">
      <w:pPr>
        <w:spacing w:before="0" w:after="0" w:line="240" w:lineRule="auto"/>
        <w:rPr>
          <w:rFonts w:ascii="Helvetica" w:hAnsi="Helvetica" w:cs="Helvetica"/>
          <w:color w:val="2C3E50"/>
        </w:rPr>
      </w:pPr>
    </w:p>
    <w:p w:rsidR="004F7D9C" w:rsidRPr="00901439" w:rsidRDefault="006C06EC" w:rsidP="004F7D9C">
      <w:pPr>
        <w:pStyle w:val="Heading3"/>
        <w:shd w:val="clear" w:color="auto" w:fill="FFFFFF"/>
        <w:spacing w:before="0" w:line="360" w:lineRule="atLeast"/>
        <w:textAlignment w:val="baseline"/>
        <w:rPr>
          <w:rFonts w:ascii="Arial" w:hAnsi="Arial" w:cs="Arial"/>
          <w:color w:val="222222"/>
          <w:sz w:val="29"/>
          <w:szCs w:val="29"/>
        </w:rPr>
      </w:pPr>
      <w:bookmarkStart w:id="59" w:name="_Toc481554678"/>
      <w:r w:rsidRPr="00901439">
        <w:rPr>
          <w:rFonts w:ascii="Arial" w:hAnsi="Arial" w:cs="Arial"/>
          <w:color w:val="222222"/>
          <w:sz w:val="29"/>
          <w:szCs w:val="29"/>
        </w:rPr>
        <w:t xml:space="preserve">How Does </w:t>
      </w:r>
      <w:r w:rsidR="004F7D9C" w:rsidRPr="00901439">
        <w:rPr>
          <w:rFonts w:ascii="Arial" w:hAnsi="Arial" w:cs="Arial"/>
          <w:color w:val="222222"/>
          <w:sz w:val="29"/>
          <w:szCs w:val="29"/>
        </w:rPr>
        <w:t>MapReduce</w:t>
      </w:r>
      <w:r w:rsidRPr="00901439">
        <w:rPr>
          <w:rFonts w:ascii="Arial" w:hAnsi="Arial" w:cs="Arial"/>
          <w:color w:val="222222"/>
          <w:sz w:val="29"/>
          <w:szCs w:val="29"/>
        </w:rPr>
        <w:t xml:space="preserve"> Work</w:t>
      </w:r>
      <w:bookmarkEnd w:id="59"/>
    </w:p>
    <w:p w:rsidR="004F7D9C" w:rsidRPr="00901439" w:rsidRDefault="004F7D9C" w:rsidP="004F7D9C">
      <w:pPr>
        <w:autoSpaceDE w:val="0"/>
        <w:autoSpaceDN w:val="0"/>
        <w:adjustRightInd w:val="0"/>
        <w:spacing w:before="0" w:after="0" w:line="240" w:lineRule="auto"/>
        <w:rPr>
          <w:rFonts w:cs="Calibri"/>
          <w:sz w:val="22"/>
          <w:szCs w:val="22"/>
          <w:lang w:bidi="ar-SA"/>
        </w:rPr>
      </w:pPr>
    </w:p>
    <w:p w:rsidR="004F7D9C" w:rsidRPr="00901439" w:rsidRDefault="004F7D9C" w:rsidP="00DA11A8">
      <w:pPr>
        <w:numPr>
          <w:ilvl w:val="0"/>
          <w:numId w:val="55"/>
        </w:numPr>
        <w:spacing w:before="0" w:after="0" w:line="240" w:lineRule="auto"/>
        <w:jc w:val="both"/>
        <w:rPr>
          <w:rFonts w:ascii="Verdana" w:hAnsi="Verdana"/>
          <w:color w:val="333333"/>
          <w:sz w:val="21"/>
          <w:szCs w:val="21"/>
        </w:rPr>
      </w:pPr>
      <w:r w:rsidRPr="00901439">
        <w:rPr>
          <w:rFonts w:ascii="Verdana" w:hAnsi="Verdana"/>
          <w:color w:val="333333"/>
          <w:sz w:val="21"/>
          <w:szCs w:val="21"/>
        </w:rPr>
        <w:t xml:space="preserve">MapReduce has a master and workers, but it is not all push or pull, rather, the work is a collaborative effort between them. </w:t>
      </w:r>
    </w:p>
    <w:p w:rsidR="004F7D9C" w:rsidRPr="00901439" w:rsidRDefault="004F7D9C" w:rsidP="00DA11A8">
      <w:pPr>
        <w:numPr>
          <w:ilvl w:val="0"/>
          <w:numId w:val="55"/>
        </w:numPr>
        <w:spacing w:before="0" w:after="0" w:line="240" w:lineRule="auto"/>
        <w:jc w:val="both"/>
        <w:rPr>
          <w:rFonts w:ascii="Verdana" w:hAnsi="Verdana"/>
          <w:color w:val="333333"/>
          <w:sz w:val="21"/>
          <w:szCs w:val="21"/>
        </w:rPr>
      </w:pPr>
      <w:r w:rsidRPr="00901439">
        <w:rPr>
          <w:rFonts w:ascii="Verdana" w:hAnsi="Verdana"/>
          <w:color w:val="333333"/>
          <w:sz w:val="21"/>
          <w:szCs w:val="21"/>
        </w:rPr>
        <w:t xml:space="preserve">The master assigns a work portion to the next available worker; thus, no work portion is forgotten or left unfinished. </w:t>
      </w:r>
    </w:p>
    <w:p w:rsidR="004F7D9C" w:rsidRPr="00901439" w:rsidRDefault="004F7D9C" w:rsidP="00DA11A8">
      <w:pPr>
        <w:numPr>
          <w:ilvl w:val="0"/>
          <w:numId w:val="55"/>
        </w:numPr>
        <w:spacing w:before="0" w:after="0" w:line="240" w:lineRule="auto"/>
        <w:jc w:val="both"/>
        <w:rPr>
          <w:rFonts w:ascii="Verdana" w:hAnsi="Verdana"/>
          <w:color w:val="333333"/>
          <w:sz w:val="21"/>
          <w:szCs w:val="21"/>
        </w:rPr>
      </w:pPr>
      <w:r w:rsidRPr="00901439">
        <w:rPr>
          <w:rFonts w:ascii="Verdana" w:hAnsi="Verdana"/>
          <w:color w:val="333333"/>
          <w:sz w:val="21"/>
          <w:szCs w:val="21"/>
        </w:rPr>
        <w:t xml:space="preserve">Workers send periodic heartbeats to the master. If the worker is silent for a period of time (usually 10 minutes), then the master presumes this worker crashed and assigns its work to another worker. The master also cleans up the unfinished portion of the crashed worker. </w:t>
      </w:r>
    </w:p>
    <w:p w:rsidR="004F7D9C" w:rsidRPr="00901439" w:rsidRDefault="004F7D9C" w:rsidP="00DA11A8">
      <w:pPr>
        <w:numPr>
          <w:ilvl w:val="0"/>
          <w:numId w:val="55"/>
        </w:numPr>
        <w:spacing w:before="0" w:after="0" w:line="240" w:lineRule="auto"/>
        <w:jc w:val="both"/>
        <w:rPr>
          <w:rFonts w:ascii="Verdana" w:hAnsi="Verdana"/>
          <w:color w:val="333333"/>
          <w:sz w:val="21"/>
          <w:szCs w:val="21"/>
        </w:rPr>
      </w:pPr>
      <w:r w:rsidRPr="00901439">
        <w:rPr>
          <w:rFonts w:ascii="Verdana" w:hAnsi="Verdana"/>
          <w:color w:val="333333"/>
          <w:sz w:val="21"/>
          <w:szCs w:val="21"/>
        </w:rPr>
        <w:lastRenderedPageBreak/>
        <w:t xml:space="preserve">All of the data resides in HDFS, which avoids the central server concept, with its limitations on concurrent access and on size. MapReduce never updates data, rather, it writes new output instead. This is one of the features of functional programming, and it avoids update lockups. </w:t>
      </w:r>
    </w:p>
    <w:p w:rsidR="004F7D9C" w:rsidRPr="00901439" w:rsidRDefault="004F7D9C" w:rsidP="00DA11A8">
      <w:pPr>
        <w:numPr>
          <w:ilvl w:val="0"/>
          <w:numId w:val="55"/>
        </w:numPr>
        <w:spacing w:before="0" w:after="0" w:line="240" w:lineRule="auto"/>
        <w:jc w:val="both"/>
        <w:rPr>
          <w:rFonts w:ascii="Verdana" w:hAnsi="Verdana"/>
          <w:color w:val="333333"/>
          <w:sz w:val="21"/>
          <w:szCs w:val="21"/>
        </w:rPr>
      </w:pPr>
      <w:r w:rsidRPr="00901439">
        <w:rPr>
          <w:rFonts w:ascii="Verdana" w:hAnsi="Verdana"/>
          <w:color w:val="333333"/>
          <w:sz w:val="21"/>
          <w:szCs w:val="21"/>
        </w:rPr>
        <w:t xml:space="preserve">MapReduce is network and rack aware, and it optimizes the network traffic. </w:t>
      </w:r>
    </w:p>
    <w:p w:rsidR="004F7D9C" w:rsidRPr="00901439" w:rsidRDefault="004F7D9C" w:rsidP="004F7D9C">
      <w:pPr>
        <w:spacing w:after="0" w:line="240" w:lineRule="auto"/>
        <w:jc w:val="both"/>
        <w:rPr>
          <w:sz w:val="27"/>
          <w:szCs w:val="27"/>
        </w:rPr>
      </w:pPr>
      <w:r w:rsidRPr="00901439">
        <w:rPr>
          <w:sz w:val="27"/>
          <w:szCs w:val="27"/>
        </w:rPr>
        <w:t>Masters and slaves</w:t>
      </w:r>
    </w:p>
    <w:p w:rsidR="004F7D9C" w:rsidRPr="00901439" w:rsidRDefault="004F7D9C" w:rsidP="004F7D9C">
      <w:pPr>
        <w:spacing w:after="0" w:line="240" w:lineRule="auto"/>
        <w:jc w:val="both"/>
        <w:rPr>
          <w:rFonts w:ascii="Verdana" w:hAnsi="Verdana"/>
          <w:color w:val="333333"/>
          <w:sz w:val="21"/>
          <w:szCs w:val="21"/>
        </w:rPr>
      </w:pPr>
      <w:r w:rsidRPr="00901439">
        <w:rPr>
          <w:rFonts w:ascii="Verdana" w:hAnsi="Verdana"/>
          <w:color w:val="333333"/>
          <w:sz w:val="21"/>
          <w:szCs w:val="21"/>
        </w:rPr>
        <w:t>MapReduce has a master and slaves, and they collaborate on getting the work done. The master is listed in the "masters" configuration file, and the slaves are listed in the "slaves", and in this way they know about each other. Furthermore, to be a real "master", the node must run a daemon called the "Job Tracker" daemon. The slave, to be able to do its work, must run another daemon, called the "Tasktracker" daemon.</w:t>
      </w:r>
    </w:p>
    <w:p w:rsidR="004F7D9C" w:rsidRPr="00901439" w:rsidRDefault="004F7D9C" w:rsidP="004F7D9C">
      <w:pPr>
        <w:spacing w:after="0" w:line="240" w:lineRule="auto"/>
        <w:jc w:val="both"/>
        <w:rPr>
          <w:rFonts w:ascii="Verdana" w:hAnsi="Verdana"/>
          <w:color w:val="333333"/>
          <w:sz w:val="21"/>
          <w:szCs w:val="21"/>
        </w:rPr>
      </w:pPr>
      <w:r w:rsidRPr="00901439">
        <w:rPr>
          <w:rFonts w:ascii="Verdana" w:hAnsi="Verdana"/>
          <w:color w:val="333333"/>
          <w:sz w:val="21"/>
          <w:szCs w:val="21"/>
        </w:rPr>
        <w:t>The master does not divide all the work beforehand, but has an algorithm on how to assign the next portion of the work. Thus, no time is spent up front, and the job can begin right away. This division of labor, how much to give to the next Tasktracker, is called "split", and you have control over it. By default, the input file is split into chunks of about 64MB in size. About, because complete lines in the input file have to be preserved.</w:t>
      </w:r>
    </w:p>
    <w:p w:rsidR="005E69B1" w:rsidRPr="00901439" w:rsidRDefault="005E69B1" w:rsidP="005E69B1">
      <w:pPr>
        <w:autoSpaceDE w:val="0"/>
        <w:autoSpaceDN w:val="0"/>
        <w:adjustRightInd w:val="0"/>
        <w:spacing w:before="0" w:after="0" w:line="240" w:lineRule="auto"/>
        <w:rPr>
          <w:rFonts w:cs="Calibri"/>
          <w:sz w:val="22"/>
          <w:szCs w:val="22"/>
          <w:lang w:bidi="ar-SA"/>
        </w:rPr>
      </w:pPr>
    </w:p>
    <w:p w:rsidR="005E69B1" w:rsidRPr="00901439" w:rsidRDefault="005E69B1" w:rsidP="005E69B1">
      <w:pPr>
        <w:spacing w:before="0" w:after="0" w:line="240" w:lineRule="auto"/>
        <w:rPr>
          <w:rFonts w:ascii="Helvetica" w:hAnsi="Helvetica" w:cs="Helvetica"/>
          <w:color w:val="2C3E50"/>
        </w:rPr>
      </w:pPr>
    </w:p>
    <w:p w:rsidR="005E69B1" w:rsidRPr="00901439" w:rsidRDefault="005E69B1" w:rsidP="005E69B1">
      <w:pPr>
        <w:pStyle w:val="Heading3"/>
        <w:shd w:val="clear" w:color="auto" w:fill="FFFFFF"/>
        <w:spacing w:before="0" w:line="360" w:lineRule="atLeast"/>
        <w:textAlignment w:val="baseline"/>
        <w:rPr>
          <w:rFonts w:ascii="Arial" w:hAnsi="Arial" w:cs="Arial"/>
          <w:color w:val="222222"/>
          <w:sz w:val="29"/>
          <w:szCs w:val="29"/>
        </w:rPr>
      </w:pPr>
      <w:bookmarkStart w:id="60" w:name="_Toc481554679"/>
      <w:r w:rsidRPr="00901439">
        <w:rPr>
          <w:rFonts w:ascii="Arial" w:hAnsi="Arial" w:cs="Arial"/>
          <w:color w:val="222222"/>
          <w:sz w:val="29"/>
          <w:szCs w:val="29"/>
        </w:rPr>
        <w:t xml:space="preserve">MapReduce </w:t>
      </w:r>
      <w:r w:rsidR="00C37407" w:rsidRPr="00901439">
        <w:rPr>
          <w:rFonts w:ascii="Arial" w:hAnsi="Arial" w:cs="Arial"/>
          <w:color w:val="222222"/>
          <w:sz w:val="29"/>
          <w:szCs w:val="29"/>
        </w:rPr>
        <w:t>is Stable</w:t>
      </w:r>
      <w:bookmarkEnd w:id="60"/>
    </w:p>
    <w:p w:rsidR="00C140E4" w:rsidRPr="00901439" w:rsidRDefault="00C140E4" w:rsidP="00C140E4">
      <w:pPr>
        <w:pStyle w:val="NormalWeb"/>
        <w:jc w:val="both"/>
        <w:rPr>
          <w:rFonts w:ascii="Verdana" w:hAnsi="Verdana"/>
          <w:color w:val="333333"/>
          <w:sz w:val="21"/>
          <w:szCs w:val="21"/>
        </w:rPr>
      </w:pPr>
      <w:r w:rsidRPr="00901439">
        <w:rPr>
          <w:rFonts w:ascii="Verdana" w:hAnsi="Verdana"/>
          <w:color w:val="333333"/>
          <w:sz w:val="21"/>
          <w:szCs w:val="21"/>
        </w:rPr>
        <w:t>Recall that in my system I gave the responsibility for selecting the next piece of work to the workers. This created two kinds of problems.</w:t>
      </w:r>
    </w:p>
    <w:p w:rsidR="00C140E4" w:rsidRPr="00901439" w:rsidRDefault="00C140E4" w:rsidP="00DA11A8">
      <w:pPr>
        <w:pStyle w:val="NormalWeb"/>
        <w:numPr>
          <w:ilvl w:val="0"/>
          <w:numId w:val="56"/>
        </w:numPr>
        <w:jc w:val="both"/>
        <w:rPr>
          <w:rFonts w:ascii="Verdana" w:hAnsi="Verdana"/>
          <w:color w:val="333333"/>
          <w:sz w:val="21"/>
          <w:szCs w:val="21"/>
        </w:rPr>
      </w:pPr>
      <w:r w:rsidRPr="00901439">
        <w:rPr>
          <w:rFonts w:ascii="Verdana" w:hAnsi="Verdana"/>
          <w:color w:val="333333"/>
          <w:sz w:val="21"/>
          <w:szCs w:val="21"/>
        </w:rPr>
        <w:t xml:space="preserve"> When a worker crashed, nobody knew about it. Of course, the worker would mark the work as "done" after it was completed, but when it crashed, there was nobody to do this for him, so it kept hanging. You needed watchers over watchers, and so on. </w:t>
      </w:r>
    </w:p>
    <w:p w:rsidR="00C140E4" w:rsidRPr="00901439" w:rsidRDefault="00C140E4" w:rsidP="00DA11A8">
      <w:pPr>
        <w:pStyle w:val="NormalWeb"/>
        <w:numPr>
          <w:ilvl w:val="0"/>
          <w:numId w:val="56"/>
        </w:numPr>
        <w:jc w:val="both"/>
        <w:rPr>
          <w:rFonts w:ascii="Verdana" w:hAnsi="Verdana"/>
          <w:color w:val="333333"/>
          <w:sz w:val="21"/>
          <w:szCs w:val="21"/>
        </w:rPr>
      </w:pPr>
      <w:r w:rsidRPr="00901439">
        <w:rPr>
          <w:rFonts w:ascii="Verdana" w:hAnsi="Verdana"/>
          <w:color w:val="333333"/>
          <w:sz w:val="21"/>
          <w:szCs w:val="21"/>
        </w:rPr>
        <w:t xml:space="preserve">Another problem would be created when two overzealous workers wanted the same portion. There was a need to somehow coordinate this effort. My solution was a flag in the database, but then this database was becoming the real-time coordinator for multiple processes, and it is not very good at that. You can image multiple scenarios when this would fail. </w:t>
      </w:r>
    </w:p>
    <w:p w:rsidR="008806E4" w:rsidRPr="00901439" w:rsidRDefault="008806E4" w:rsidP="008806E4">
      <w:pPr>
        <w:pStyle w:val="NormalWeb"/>
        <w:jc w:val="both"/>
        <w:rPr>
          <w:rFonts w:ascii="Verdana" w:hAnsi="Verdana"/>
          <w:color w:val="333333"/>
          <w:sz w:val="21"/>
          <w:szCs w:val="21"/>
        </w:rPr>
      </w:pPr>
      <w:r w:rsidRPr="00901439">
        <w:rPr>
          <w:rFonts w:ascii="Verdana" w:hAnsi="Verdana"/>
          <w:color w:val="333333"/>
          <w:sz w:val="21"/>
          <w:szCs w:val="21"/>
        </w:rPr>
        <w:t>By contrast, in MapReduce the Job Tracker doles out the work. There is no contention: it takes the next split and assigns it to the next available Tasktracker. If a Tasktracker crashes, it stops sending heartbeats to the Job Tracker.</w:t>
      </w:r>
    </w:p>
    <w:p w:rsidR="009C0F14" w:rsidRPr="00901439" w:rsidRDefault="009C0F14" w:rsidP="009C0F14">
      <w:pPr>
        <w:spacing w:before="0" w:after="0" w:line="240" w:lineRule="auto"/>
        <w:rPr>
          <w:rFonts w:ascii="Helvetica" w:hAnsi="Helvetica" w:cs="Helvetica"/>
          <w:color w:val="2C3E50"/>
        </w:rPr>
      </w:pPr>
    </w:p>
    <w:p w:rsidR="009C0F14" w:rsidRPr="00901439" w:rsidRDefault="009C0F14" w:rsidP="009C0F14">
      <w:pPr>
        <w:pStyle w:val="Heading3"/>
        <w:shd w:val="clear" w:color="auto" w:fill="FFFFFF"/>
        <w:spacing w:before="0" w:line="360" w:lineRule="atLeast"/>
        <w:textAlignment w:val="baseline"/>
        <w:rPr>
          <w:rFonts w:ascii="Arial" w:hAnsi="Arial" w:cs="Arial"/>
          <w:color w:val="222222"/>
          <w:sz w:val="29"/>
          <w:szCs w:val="29"/>
        </w:rPr>
      </w:pPr>
      <w:bookmarkStart w:id="61" w:name="_Toc481554680"/>
      <w:r w:rsidRPr="00901439">
        <w:rPr>
          <w:rFonts w:ascii="Arial" w:hAnsi="Arial" w:cs="Arial"/>
          <w:color w:val="222222"/>
          <w:sz w:val="29"/>
          <w:szCs w:val="29"/>
        </w:rPr>
        <w:t xml:space="preserve">MapReduce </w:t>
      </w:r>
      <w:r w:rsidR="00C93CBE" w:rsidRPr="00901439">
        <w:rPr>
          <w:rFonts w:ascii="Arial" w:hAnsi="Arial" w:cs="Arial"/>
          <w:color w:val="222222"/>
          <w:sz w:val="29"/>
          <w:szCs w:val="29"/>
        </w:rPr>
        <w:t>Uses Functional PRogramming</w:t>
      </w:r>
      <w:bookmarkEnd w:id="61"/>
    </w:p>
    <w:p w:rsidR="006B5903" w:rsidRPr="00901439" w:rsidRDefault="006B5903" w:rsidP="006B5903">
      <w:pPr>
        <w:pStyle w:val="NormalWeb"/>
        <w:rPr>
          <w:rFonts w:ascii="Verdana" w:hAnsi="Verdana"/>
          <w:color w:val="333333"/>
          <w:sz w:val="21"/>
          <w:szCs w:val="21"/>
        </w:rPr>
      </w:pPr>
      <w:r w:rsidRPr="00901439">
        <w:rPr>
          <w:rFonts w:ascii="Verdana" w:hAnsi="Verdana"/>
          <w:color w:val="333333"/>
          <w:sz w:val="21"/>
          <w:szCs w:val="21"/>
        </w:rPr>
        <w:t xml:space="preserve">MapReduce works on data that resides in HDFS. As described in the previous section, HDFS (Hadoop Distributed File System) is unlimited and linearly scalable, that is, it grows by adding servers. Thus the problem of a central files server, with its limited capacity, is eliminated. </w:t>
      </w:r>
    </w:p>
    <w:p w:rsidR="006B5903" w:rsidRPr="00901439" w:rsidRDefault="006B5903" w:rsidP="006B5903">
      <w:pPr>
        <w:pStyle w:val="NormalWeb"/>
        <w:rPr>
          <w:rFonts w:ascii="Verdana" w:hAnsi="Verdana"/>
          <w:color w:val="333333"/>
          <w:sz w:val="21"/>
          <w:szCs w:val="21"/>
        </w:rPr>
      </w:pPr>
      <w:r w:rsidRPr="00901439">
        <w:rPr>
          <w:rFonts w:ascii="Verdana" w:hAnsi="Verdana"/>
          <w:color w:val="333333"/>
          <w:sz w:val="21"/>
          <w:szCs w:val="21"/>
        </w:rPr>
        <w:t xml:space="preserve">Moreover, MapReduce never updates data, rather, it writes a new output instead. This is one of the principles of </w:t>
      </w:r>
      <w:hyperlink r:id="rId18" w:tgtFrame="_top" w:history="1">
        <w:r w:rsidRPr="00901439">
          <w:rPr>
            <w:rFonts w:ascii="Verdana" w:hAnsi="Verdana"/>
            <w:color w:val="333333"/>
            <w:sz w:val="21"/>
            <w:szCs w:val="21"/>
          </w:rPr>
          <w:t xml:space="preserve">functional programming </w:t>
        </w:r>
      </w:hyperlink>
      <w:r w:rsidRPr="00901439">
        <w:rPr>
          <w:rFonts w:ascii="Verdana" w:hAnsi="Verdana"/>
          <w:color w:val="333333"/>
          <w:sz w:val="21"/>
          <w:szCs w:val="21"/>
        </w:rPr>
        <w:t xml:space="preserve">, and it avoids update lockups. It also avoids the need to coordinate multiple processes writing to the same </w:t>
      </w:r>
      <w:r w:rsidRPr="00901439">
        <w:rPr>
          <w:rFonts w:ascii="Verdana" w:hAnsi="Verdana"/>
          <w:color w:val="333333"/>
          <w:sz w:val="21"/>
          <w:szCs w:val="21"/>
        </w:rPr>
        <w:lastRenderedPageBreak/>
        <w:t xml:space="preserve">file; instead, each Reducer writes to its own output file in an HDFS directory, designated as output for the given job. The Reducer's output file is named using the Reducer ID, which is unique. In further processing, MapReduce will treat all of the files in the input directory as its input, and thus having multiple files either in the input or the output directory is no problem. </w:t>
      </w:r>
    </w:p>
    <w:p w:rsidR="00AA236A" w:rsidRPr="00901439" w:rsidRDefault="00AA236A" w:rsidP="00AA236A">
      <w:pPr>
        <w:spacing w:before="0" w:after="0" w:line="240" w:lineRule="auto"/>
        <w:rPr>
          <w:rFonts w:ascii="Helvetica" w:hAnsi="Helvetica" w:cs="Helvetica"/>
          <w:color w:val="2C3E50"/>
        </w:rPr>
      </w:pPr>
    </w:p>
    <w:p w:rsidR="00AA236A" w:rsidRPr="00901439" w:rsidRDefault="00AA236A" w:rsidP="00AA236A">
      <w:pPr>
        <w:pStyle w:val="Heading3"/>
        <w:shd w:val="clear" w:color="auto" w:fill="FFFFFF"/>
        <w:spacing w:before="0" w:line="360" w:lineRule="atLeast"/>
        <w:textAlignment w:val="baseline"/>
        <w:rPr>
          <w:rFonts w:ascii="Arial" w:hAnsi="Arial" w:cs="Arial"/>
          <w:color w:val="222222"/>
          <w:sz w:val="29"/>
          <w:szCs w:val="29"/>
        </w:rPr>
      </w:pPr>
      <w:bookmarkStart w:id="62" w:name="_Toc481554681"/>
      <w:r w:rsidRPr="00901439">
        <w:rPr>
          <w:rFonts w:ascii="Arial" w:hAnsi="Arial" w:cs="Arial"/>
          <w:color w:val="222222"/>
          <w:sz w:val="29"/>
          <w:szCs w:val="29"/>
        </w:rPr>
        <w:t>MapReduce Optimizes network Traffic</w:t>
      </w:r>
      <w:bookmarkEnd w:id="62"/>
    </w:p>
    <w:p w:rsidR="00C4216B" w:rsidRPr="00901439" w:rsidRDefault="00C4216B" w:rsidP="00C4216B">
      <w:pPr>
        <w:pStyle w:val="NormalWeb"/>
        <w:rPr>
          <w:rFonts w:ascii="Verdana" w:hAnsi="Verdana"/>
          <w:color w:val="333333"/>
          <w:sz w:val="21"/>
          <w:szCs w:val="21"/>
        </w:rPr>
      </w:pPr>
      <w:r w:rsidRPr="00901439">
        <w:rPr>
          <w:rFonts w:ascii="Verdana" w:hAnsi="Verdana"/>
          <w:color w:val="333333"/>
          <w:sz w:val="21"/>
          <w:szCs w:val="21"/>
        </w:rPr>
        <w:t xml:space="preserve">As it turns out, network bandwidth is probably the most precious and scarce resource in a distributed system and should be used with care. It is a problem which I have not seen even in my eDiscovery application, because it needs to be correct and stable before optimizing, and getting there is not an easy task. </w:t>
      </w:r>
    </w:p>
    <w:p w:rsidR="00C4216B" w:rsidRPr="00901439" w:rsidRDefault="00C4216B" w:rsidP="00C4216B">
      <w:pPr>
        <w:pStyle w:val="NormalWeb"/>
        <w:rPr>
          <w:rFonts w:ascii="Verdana" w:hAnsi="Verdana"/>
          <w:color w:val="333333"/>
          <w:sz w:val="21"/>
          <w:szCs w:val="21"/>
        </w:rPr>
      </w:pPr>
      <w:r w:rsidRPr="00901439">
        <w:rPr>
          <w:rFonts w:ascii="Verdana" w:hAnsi="Verdana"/>
          <w:color w:val="333333"/>
          <w:sz w:val="21"/>
          <w:szCs w:val="21"/>
        </w:rPr>
        <w:t xml:space="preserve">MapReduce, however, notes where the data is (by using the IP address of the block of data that needs to be processed) and it also knows where the Task Tracker is (by using its IP address). If it can, MapReduce assigns the computation to the server which has the data locally, that is, whose IP address is the same as that of the data. Every Task Tracker has a copy of the code that does the computation (the job's jar, in the case of Java code), and thus the computation can begin. </w:t>
      </w:r>
    </w:p>
    <w:p w:rsidR="004F7D9C" w:rsidRPr="00901439" w:rsidRDefault="00C4216B" w:rsidP="00A67103">
      <w:pPr>
        <w:pStyle w:val="NormalWeb"/>
        <w:rPr>
          <w:rFonts w:ascii="Verdana" w:hAnsi="Verdana"/>
          <w:color w:val="333333"/>
          <w:sz w:val="21"/>
          <w:szCs w:val="21"/>
        </w:rPr>
      </w:pPr>
      <w:r w:rsidRPr="00901439">
        <w:rPr>
          <w:rFonts w:ascii="Verdana" w:hAnsi="Verdana"/>
          <w:color w:val="333333"/>
          <w:sz w:val="21"/>
          <w:szCs w:val="21"/>
        </w:rPr>
        <w:t xml:space="preserve">If local computation is not possible, MapReduce can select the server that is at least closest to the data, so that the network traffic will go through the least number of hops. It does it by comparing the IPs, which have the distance information encoded. Naturally, servers in the same rack are considered closer to each other than servers on different racks. This property of MapReduce to follow the network configuration is called "rack awareness". You set the rack information in the configuration files and reap the benefits. </w:t>
      </w:r>
    </w:p>
    <w:p w:rsidR="003115AD" w:rsidRPr="00901439" w:rsidRDefault="003115AD" w:rsidP="003115AD">
      <w:pPr>
        <w:autoSpaceDE w:val="0"/>
        <w:autoSpaceDN w:val="0"/>
        <w:adjustRightInd w:val="0"/>
        <w:spacing w:before="0" w:after="0" w:line="240" w:lineRule="auto"/>
        <w:rPr>
          <w:rFonts w:cs="Calibri"/>
          <w:sz w:val="22"/>
          <w:szCs w:val="22"/>
          <w:lang w:bidi="ar-SA"/>
        </w:rPr>
      </w:pPr>
    </w:p>
    <w:p w:rsidR="00C95591" w:rsidRPr="00901439" w:rsidRDefault="00C95591" w:rsidP="00C95591">
      <w:pPr>
        <w:pStyle w:val="Heading3"/>
        <w:shd w:val="clear" w:color="auto" w:fill="FFFFFF"/>
        <w:spacing w:before="0" w:line="360" w:lineRule="atLeast"/>
        <w:textAlignment w:val="baseline"/>
        <w:rPr>
          <w:rFonts w:ascii="Arial" w:hAnsi="Arial" w:cs="Arial"/>
          <w:color w:val="222222"/>
          <w:sz w:val="29"/>
          <w:szCs w:val="29"/>
        </w:rPr>
      </w:pPr>
      <w:bookmarkStart w:id="63" w:name="_Toc481554682"/>
      <w:r w:rsidRPr="00901439">
        <w:rPr>
          <w:rFonts w:ascii="Arial" w:hAnsi="Arial" w:cs="Arial"/>
          <w:color w:val="222222"/>
          <w:sz w:val="29"/>
          <w:szCs w:val="29"/>
        </w:rPr>
        <w:t>Limitation of Haddop 1</w:t>
      </w:r>
      <w:bookmarkEnd w:id="63"/>
    </w:p>
    <w:p w:rsidR="00583B44" w:rsidRPr="00901439" w:rsidRDefault="00583B44" w:rsidP="003115AD">
      <w:pPr>
        <w:autoSpaceDE w:val="0"/>
        <w:autoSpaceDN w:val="0"/>
        <w:adjustRightInd w:val="0"/>
        <w:spacing w:before="0" w:after="0" w:line="240" w:lineRule="auto"/>
        <w:rPr>
          <w:rFonts w:ascii="Calibri,Bold" w:hAnsi="Calibri,Bold" w:cs="Calibri,Bold"/>
          <w:bCs/>
          <w:sz w:val="22"/>
          <w:szCs w:val="22"/>
          <w:lang w:bidi="ar-SA"/>
        </w:rPr>
      </w:pPr>
    </w:p>
    <w:p w:rsidR="00583B44" w:rsidRPr="00901439" w:rsidRDefault="00583B44" w:rsidP="003115AD">
      <w:pPr>
        <w:autoSpaceDE w:val="0"/>
        <w:autoSpaceDN w:val="0"/>
        <w:adjustRightInd w:val="0"/>
        <w:spacing w:before="0" w:after="0" w:line="240" w:lineRule="auto"/>
        <w:rPr>
          <w:rFonts w:ascii="Calibri,Bold" w:hAnsi="Calibri,Bold" w:cs="Calibri,Bold"/>
          <w:bCs/>
          <w:sz w:val="22"/>
          <w:szCs w:val="22"/>
          <w:lang w:bidi="ar-SA"/>
        </w:rPr>
      </w:pPr>
      <w:r w:rsidRPr="00901439">
        <w:rPr>
          <w:rFonts w:ascii="Calibri,Bold" w:hAnsi="Calibri,Bold" w:cs="Calibri,Bold"/>
          <w:bCs/>
          <w:sz w:val="22"/>
          <w:szCs w:val="22"/>
          <w:lang w:bidi="ar-SA"/>
        </w:rPr>
        <w:t>Job tracker is overburden</w:t>
      </w:r>
    </w:p>
    <w:p w:rsidR="00583B44" w:rsidRPr="00901439" w:rsidRDefault="00583B44" w:rsidP="00401DAE">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 xml:space="preserve">JobTracker runs on single machine doing several </w:t>
      </w:r>
      <w:r w:rsidR="00E16136" w:rsidRPr="00901439">
        <w:rPr>
          <w:rFonts w:cs="Calibri"/>
          <w:sz w:val="22"/>
          <w:szCs w:val="22"/>
          <w:lang w:bidi="ar-SA"/>
        </w:rPr>
        <w:t>tasks</w:t>
      </w:r>
      <w:r w:rsidRPr="00901439">
        <w:rPr>
          <w:rFonts w:cs="Calibri"/>
          <w:sz w:val="22"/>
          <w:szCs w:val="22"/>
          <w:lang w:bidi="ar-SA"/>
        </w:rPr>
        <w:t xml:space="preserve"> like</w:t>
      </w:r>
    </w:p>
    <w:p w:rsidR="00583B44" w:rsidRPr="00901439" w:rsidRDefault="00583B44" w:rsidP="00401DAE">
      <w:pPr>
        <w:autoSpaceDE w:val="0"/>
        <w:autoSpaceDN w:val="0"/>
        <w:adjustRightInd w:val="0"/>
        <w:spacing w:before="0" w:after="0" w:line="240" w:lineRule="auto"/>
        <w:ind w:left="709"/>
        <w:rPr>
          <w:rFonts w:cs="Calibri"/>
          <w:sz w:val="22"/>
          <w:szCs w:val="22"/>
          <w:lang w:bidi="ar-SA"/>
        </w:rPr>
      </w:pPr>
      <w:r w:rsidRPr="00901439">
        <w:rPr>
          <w:rFonts w:ascii="Symbol" w:hAnsi="Symbol" w:cs="Symbol"/>
          <w:lang w:bidi="ar-SA"/>
        </w:rPr>
        <w:t></w:t>
      </w:r>
      <w:r w:rsidRPr="00901439">
        <w:rPr>
          <w:rFonts w:ascii="Symbol" w:hAnsi="Symbol" w:cs="Symbol"/>
          <w:lang w:bidi="ar-SA"/>
        </w:rPr>
        <w:t></w:t>
      </w:r>
      <w:r w:rsidRPr="00901439">
        <w:rPr>
          <w:rFonts w:cs="Calibri"/>
          <w:sz w:val="22"/>
          <w:szCs w:val="22"/>
          <w:lang w:bidi="ar-SA"/>
        </w:rPr>
        <w:t>Resource allocation and administration.</w:t>
      </w:r>
    </w:p>
    <w:p w:rsidR="00541BAA" w:rsidRPr="00901439" w:rsidRDefault="00583B44" w:rsidP="00401DAE">
      <w:pPr>
        <w:autoSpaceDE w:val="0"/>
        <w:autoSpaceDN w:val="0"/>
        <w:adjustRightInd w:val="0"/>
        <w:spacing w:before="0" w:after="0" w:line="240" w:lineRule="auto"/>
        <w:ind w:left="709"/>
        <w:rPr>
          <w:rFonts w:cs="Calibri"/>
          <w:sz w:val="22"/>
          <w:szCs w:val="22"/>
          <w:lang w:bidi="ar-SA"/>
        </w:rPr>
      </w:pPr>
      <w:r w:rsidRPr="00901439">
        <w:rPr>
          <w:rFonts w:ascii="Symbol" w:hAnsi="Symbol" w:cs="Symbol"/>
          <w:lang w:bidi="ar-SA"/>
        </w:rPr>
        <w:t></w:t>
      </w:r>
      <w:r w:rsidRPr="00901439">
        <w:rPr>
          <w:rFonts w:ascii="Symbol" w:hAnsi="Symbol" w:cs="Symbol"/>
          <w:lang w:bidi="ar-SA"/>
        </w:rPr>
        <w:t></w:t>
      </w:r>
      <w:r w:rsidR="00401DAE" w:rsidRPr="00901439">
        <w:rPr>
          <w:rFonts w:cs="Calibri"/>
          <w:sz w:val="22"/>
          <w:szCs w:val="22"/>
          <w:lang w:bidi="ar-SA"/>
        </w:rPr>
        <w:t xml:space="preserve">Job and task scheduling, </w:t>
      </w:r>
      <w:r w:rsidR="00E16136" w:rsidRPr="00901439">
        <w:rPr>
          <w:rFonts w:cs="Calibri"/>
          <w:sz w:val="22"/>
          <w:szCs w:val="22"/>
          <w:lang w:bidi="ar-SA"/>
        </w:rPr>
        <w:t>performing</w:t>
      </w:r>
      <w:r w:rsidR="00541BAA" w:rsidRPr="00901439">
        <w:rPr>
          <w:rFonts w:cs="Calibri"/>
          <w:sz w:val="22"/>
          <w:szCs w:val="22"/>
          <w:lang w:bidi="ar-SA"/>
        </w:rPr>
        <w:t xml:space="preserve"> a speculative execution of tasks</w:t>
      </w:r>
    </w:p>
    <w:p w:rsidR="00541BAA" w:rsidRPr="00901439" w:rsidRDefault="00583B44" w:rsidP="00401DAE">
      <w:pPr>
        <w:autoSpaceDE w:val="0"/>
        <w:autoSpaceDN w:val="0"/>
        <w:adjustRightInd w:val="0"/>
        <w:spacing w:before="0" w:after="0" w:line="240" w:lineRule="auto"/>
        <w:ind w:left="709"/>
        <w:rPr>
          <w:rFonts w:cs="Calibri"/>
          <w:sz w:val="22"/>
          <w:szCs w:val="22"/>
          <w:lang w:bidi="ar-SA"/>
        </w:rPr>
      </w:pPr>
      <w:r w:rsidRPr="00901439">
        <w:rPr>
          <w:rFonts w:ascii="Symbol" w:hAnsi="Symbol" w:cs="Symbol"/>
          <w:lang w:bidi="ar-SA"/>
        </w:rPr>
        <w:t></w:t>
      </w:r>
      <w:r w:rsidRPr="00901439">
        <w:rPr>
          <w:rFonts w:ascii="Symbol" w:hAnsi="Symbol" w:cs="Symbol"/>
          <w:lang w:bidi="ar-SA"/>
        </w:rPr>
        <w:t></w:t>
      </w:r>
      <w:r w:rsidR="00401DAE" w:rsidRPr="00901439">
        <w:rPr>
          <w:rFonts w:cs="Calibri"/>
          <w:sz w:val="22"/>
          <w:szCs w:val="22"/>
          <w:lang w:bidi="ar-SA"/>
        </w:rPr>
        <w:t xml:space="preserve">Monitoring, </w:t>
      </w:r>
      <w:r w:rsidR="00E16136" w:rsidRPr="00901439">
        <w:rPr>
          <w:rFonts w:cs="Calibri"/>
          <w:sz w:val="22"/>
          <w:szCs w:val="22"/>
          <w:lang w:bidi="ar-SA"/>
        </w:rPr>
        <w:t>although</w:t>
      </w:r>
      <w:r w:rsidR="00541BAA" w:rsidRPr="00901439">
        <w:rPr>
          <w:rFonts w:cs="Calibri"/>
          <w:sz w:val="22"/>
          <w:szCs w:val="22"/>
          <w:lang w:bidi="ar-SA"/>
        </w:rPr>
        <w:t xml:space="preserve"> there are so many machines (Dat</w:t>
      </w:r>
      <w:r w:rsidR="00E16136" w:rsidRPr="00901439">
        <w:rPr>
          <w:rFonts w:cs="Calibri"/>
          <w:sz w:val="22"/>
          <w:szCs w:val="22"/>
          <w:lang w:bidi="ar-SA"/>
        </w:rPr>
        <w:t xml:space="preserve">a Node) available; they are not </w:t>
      </w:r>
      <w:r w:rsidR="00541BAA" w:rsidRPr="00901439">
        <w:rPr>
          <w:rFonts w:cs="Calibri"/>
          <w:sz w:val="22"/>
          <w:szCs w:val="22"/>
          <w:lang w:bidi="ar-SA"/>
        </w:rPr>
        <w:t>getting used. This limitsscalability of JobTracker.</w:t>
      </w:r>
    </w:p>
    <w:p w:rsidR="00E16136" w:rsidRPr="00901439" w:rsidRDefault="00E16136" w:rsidP="00401DAE">
      <w:pPr>
        <w:autoSpaceDE w:val="0"/>
        <w:autoSpaceDN w:val="0"/>
        <w:adjustRightInd w:val="0"/>
        <w:spacing w:before="0" w:after="0" w:line="240" w:lineRule="auto"/>
        <w:ind w:left="709"/>
        <w:rPr>
          <w:rFonts w:cs="Calibri"/>
          <w:sz w:val="22"/>
          <w:szCs w:val="22"/>
          <w:lang w:bidi="ar-SA"/>
        </w:rPr>
      </w:pPr>
    </w:p>
    <w:p w:rsidR="00541BAA" w:rsidRPr="00901439" w:rsidRDefault="00541BAA" w:rsidP="00541BAA">
      <w:pPr>
        <w:autoSpaceDE w:val="0"/>
        <w:autoSpaceDN w:val="0"/>
        <w:adjustRightInd w:val="0"/>
        <w:spacing w:before="0" w:after="0" w:line="240" w:lineRule="auto"/>
        <w:rPr>
          <w:rFonts w:ascii="Calibri,Bold" w:hAnsi="Calibri,Bold" w:cs="Calibri,Bold"/>
          <w:bCs/>
          <w:sz w:val="22"/>
          <w:szCs w:val="22"/>
          <w:lang w:bidi="ar-SA"/>
        </w:rPr>
      </w:pPr>
      <w:r w:rsidRPr="00901439">
        <w:rPr>
          <w:rFonts w:ascii="Calibri,Bold" w:hAnsi="Calibri,Bold" w:cs="Calibri,Bold"/>
          <w:bCs/>
          <w:sz w:val="22"/>
          <w:szCs w:val="22"/>
          <w:lang w:bidi="ar-SA"/>
        </w:rPr>
        <w:t>Job tracker is single point of failure</w:t>
      </w:r>
    </w:p>
    <w:p w:rsidR="00E16136" w:rsidRPr="00901439" w:rsidRDefault="00E16136" w:rsidP="00541BAA">
      <w:pPr>
        <w:autoSpaceDE w:val="0"/>
        <w:autoSpaceDN w:val="0"/>
        <w:adjustRightInd w:val="0"/>
        <w:spacing w:before="0" w:after="0" w:line="240" w:lineRule="auto"/>
        <w:rPr>
          <w:rFonts w:ascii="Calibri,Bold" w:hAnsi="Calibri,Bold" w:cs="Calibri,Bold"/>
          <w:bCs/>
          <w:sz w:val="22"/>
          <w:szCs w:val="22"/>
          <w:lang w:bidi="ar-SA"/>
        </w:rPr>
      </w:pPr>
    </w:p>
    <w:p w:rsidR="00E16136" w:rsidRPr="00901439" w:rsidRDefault="00541BAA" w:rsidP="00541BAA">
      <w:pPr>
        <w:autoSpaceDE w:val="0"/>
        <w:autoSpaceDN w:val="0"/>
        <w:adjustRightInd w:val="0"/>
        <w:spacing w:before="0" w:after="0" w:line="240" w:lineRule="auto"/>
        <w:rPr>
          <w:rFonts w:ascii="Calibri,Bold" w:hAnsi="Calibri,Bold" w:cs="Calibri,Bold"/>
          <w:bCs/>
          <w:sz w:val="22"/>
          <w:szCs w:val="22"/>
          <w:lang w:bidi="ar-SA"/>
        </w:rPr>
      </w:pPr>
      <w:r w:rsidRPr="00901439">
        <w:rPr>
          <w:rFonts w:ascii="Calibri,Bold" w:hAnsi="Calibri,Bold" w:cs="Calibri,Bold"/>
          <w:bCs/>
          <w:sz w:val="22"/>
          <w:szCs w:val="22"/>
          <w:lang w:bidi="ar-SA"/>
        </w:rPr>
        <w:t>Fixed slots for Map &amp; Reduce tasks</w:t>
      </w:r>
    </w:p>
    <w:p w:rsidR="00541BAA" w:rsidRPr="00901439" w:rsidRDefault="00541BAA" w:rsidP="00401DAE">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There is concept of predefined number of map slots and reduce slots for each TaskTrackers.</w:t>
      </w:r>
    </w:p>
    <w:p w:rsidR="00E16136" w:rsidRPr="00901439" w:rsidRDefault="00E16136" w:rsidP="00401DAE">
      <w:pPr>
        <w:autoSpaceDE w:val="0"/>
        <w:autoSpaceDN w:val="0"/>
        <w:adjustRightInd w:val="0"/>
        <w:spacing w:before="0" w:after="0" w:line="240" w:lineRule="auto"/>
        <w:ind w:firstLine="709"/>
        <w:rPr>
          <w:rFonts w:cs="Calibri"/>
          <w:sz w:val="22"/>
          <w:szCs w:val="22"/>
          <w:lang w:bidi="ar-SA"/>
        </w:rPr>
      </w:pPr>
    </w:p>
    <w:p w:rsidR="00541BAA" w:rsidRPr="00901439" w:rsidRDefault="00541BAA" w:rsidP="00541BAA">
      <w:pPr>
        <w:autoSpaceDE w:val="0"/>
        <w:autoSpaceDN w:val="0"/>
        <w:adjustRightInd w:val="0"/>
        <w:spacing w:before="0" w:after="0" w:line="240" w:lineRule="auto"/>
        <w:rPr>
          <w:rFonts w:ascii="Calibri,Bold" w:hAnsi="Calibri,Bold" w:cs="Calibri,Bold"/>
          <w:bCs/>
          <w:sz w:val="22"/>
          <w:szCs w:val="22"/>
          <w:lang w:bidi="ar-SA"/>
        </w:rPr>
      </w:pPr>
      <w:r w:rsidRPr="00901439">
        <w:rPr>
          <w:rFonts w:ascii="Calibri,Bold" w:hAnsi="Calibri,Bold" w:cs="Calibri,Bold"/>
          <w:bCs/>
          <w:sz w:val="22"/>
          <w:szCs w:val="22"/>
          <w:lang w:bidi="ar-SA"/>
        </w:rPr>
        <w:t>MR is only Framework supported</w:t>
      </w:r>
    </w:p>
    <w:p w:rsidR="00541BAA" w:rsidRPr="00901439" w:rsidRDefault="00541BAA" w:rsidP="00401DAE">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Job tracker was tightly integrated with MapReduce and only supporting application that obeys MapReduce programming framework can run on Hadoop.</w:t>
      </w:r>
    </w:p>
    <w:p w:rsidR="00E16136" w:rsidRPr="00901439" w:rsidRDefault="00E16136" w:rsidP="00401DAE">
      <w:pPr>
        <w:autoSpaceDE w:val="0"/>
        <w:autoSpaceDN w:val="0"/>
        <w:adjustRightInd w:val="0"/>
        <w:spacing w:before="0" w:after="0" w:line="240" w:lineRule="auto"/>
        <w:ind w:left="709"/>
        <w:rPr>
          <w:rFonts w:cs="Calibri"/>
          <w:sz w:val="22"/>
          <w:szCs w:val="22"/>
          <w:lang w:bidi="ar-SA"/>
        </w:rPr>
      </w:pPr>
    </w:p>
    <w:p w:rsidR="00401DAE" w:rsidRPr="00901439" w:rsidRDefault="00CE416D" w:rsidP="00CE416D">
      <w:pPr>
        <w:autoSpaceDE w:val="0"/>
        <w:autoSpaceDN w:val="0"/>
        <w:adjustRightInd w:val="0"/>
        <w:spacing w:before="0" w:after="0" w:line="240" w:lineRule="auto"/>
        <w:rPr>
          <w:rFonts w:cs="Calibri"/>
          <w:sz w:val="22"/>
          <w:szCs w:val="22"/>
          <w:lang w:bidi="ar-SA"/>
        </w:rPr>
      </w:pPr>
      <w:r w:rsidRPr="00901439">
        <w:rPr>
          <w:rFonts w:ascii="Calibri,Bold" w:hAnsi="Calibri,Bold" w:cs="Calibri,Bold"/>
          <w:bCs/>
          <w:sz w:val="22"/>
          <w:szCs w:val="22"/>
          <w:lang w:bidi="ar-SA"/>
        </w:rPr>
        <w:t>Problem in performing real-time analysis:</w:t>
      </w:r>
    </w:p>
    <w:p w:rsidR="00CE416D" w:rsidRPr="00901439" w:rsidRDefault="00CE416D" w:rsidP="00401DAE">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Apache Storm which can work better in this case. But in Hadoop 1.0, due to tight coupling these engines cannot run independently.</w:t>
      </w:r>
    </w:p>
    <w:p w:rsidR="00E16136" w:rsidRPr="00901439" w:rsidRDefault="00E16136" w:rsidP="00401DAE">
      <w:pPr>
        <w:autoSpaceDE w:val="0"/>
        <w:autoSpaceDN w:val="0"/>
        <w:adjustRightInd w:val="0"/>
        <w:spacing w:before="0" w:after="0" w:line="240" w:lineRule="auto"/>
        <w:ind w:left="709"/>
        <w:rPr>
          <w:rFonts w:cs="Calibri"/>
          <w:sz w:val="22"/>
          <w:szCs w:val="22"/>
          <w:lang w:bidi="ar-SA"/>
        </w:rPr>
      </w:pPr>
    </w:p>
    <w:p w:rsidR="00401DAE" w:rsidRPr="00901439" w:rsidRDefault="00CE416D" w:rsidP="00CE416D">
      <w:pPr>
        <w:autoSpaceDE w:val="0"/>
        <w:autoSpaceDN w:val="0"/>
        <w:adjustRightInd w:val="0"/>
        <w:spacing w:before="0" w:after="0" w:line="240" w:lineRule="auto"/>
        <w:rPr>
          <w:rFonts w:cs="Calibri"/>
          <w:sz w:val="22"/>
          <w:szCs w:val="22"/>
          <w:lang w:bidi="ar-SA"/>
        </w:rPr>
      </w:pPr>
      <w:r w:rsidRPr="00901439">
        <w:rPr>
          <w:rFonts w:ascii="Calibri,Bold" w:hAnsi="Calibri,Bold" w:cs="Calibri,Bold"/>
          <w:bCs/>
          <w:sz w:val="22"/>
          <w:szCs w:val="22"/>
          <w:lang w:bidi="ar-SA"/>
        </w:rPr>
        <w:lastRenderedPageBreak/>
        <w:t>Problem in running Message-Passing approach:</w:t>
      </w:r>
    </w:p>
    <w:p w:rsidR="00CE416D" w:rsidRPr="00901439" w:rsidRDefault="00CE416D" w:rsidP="00401DAE">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It is a stateful process that runs on each node of a distributed network. The processes communicate with each other by sending messages, and alter their state based on the messages they receive. This is not possible in MapReduce.</w:t>
      </w:r>
    </w:p>
    <w:p w:rsidR="00E16136" w:rsidRPr="00901439" w:rsidRDefault="00E16136" w:rsidP="00401DAE">
      <w:pPr>
        <w:autoSpaceDE w:val="0"/>
        <w:autoSpaceDN w:val="0"/>
        <w:adjustRightInd w:val="0"/>
        <w:spacing w:before="0" w:after="0" w:line="240" w:lineRule="auto"/>
        <w:ind w:left="709"/>
        <w:rPr>
          <w:rFonts w:cs="Calibri"/>
          <w:sz w:val="22"/>
          <w:szCs w:val="22"/>
          <w:lang w:bidi="ar-SA"/>
        </w:rPr>
      </w:pPr>
    </w:p>
    <w:p w:rsidR="00401DAE" w:rsidRPr="00901439" w:rsidRDefault="00D275F6" w:rsidP="00D275F6">
      <w:pPr>
        <w:autoSpaceDE w:val="0"/>
        <w:autoSpaceDN w:val="0"/>
        <w:adjustRightInd w:val="0"/>
        <w:spacing w:before="0" w:after="0" w:line="240" w:lineRule="auto"/>
        <w:rPr>
          <w:rFonts w:cs="Calibri"/>
          <w:sz w:val="22"/>
          <w:szCs w:val="22"/>
          <w:lang w:bidi="ar-SA"/>
        </w:rPr>
      </w:pPr>
      <w:r w:rsidRPr="00901439">
        <w:rPr>
          <w:rFonts w:ascii="Calibri,Bold" w:hAnsi="Calibri,Bold" w:cs="Calibri,Bold"/>
          <w:bCs/>
          <w:sz w:val="22"/>
          <w:szCs w:val="22"/>
          <w:lang w:bidi="ar-SA"/>
        </w:rPr>
        <w:t>Problem in running Ad-hoc query:</w:t>
      </w:r>
    </w:p>
    <w:p w:rsidR="006E4B46" w:rsidRPr="00901439" w:rsidRDefault="00D275F6" w:rsidP="00401DAE">
      <w:pPr>
        <w:autoSpaceDE w:val="0"/>
        <w:autoSpaceDN w:val="0"/>
        <w:adjustRightInd w:val="0"/>
        <w:spacing w:before="0" w:after="0" w:line="240" w:lineRule="auto"/>
        <w:ind w:left="709" w:firstLine="45"/>
        <w:rPr>
          <w:rFonts w:cs="Calibri"/>
          <w:sz w:val="22"/>
          <w:szCs w:val="22"/>
          <w:lang w:bidi="ar-SA"/>
        </w:rPr>
      </w:pPr>
      <w:r w:rsidRPr="00901439">
        <w:rPr>
          <w:rFonts w:cs="Calibri"/>
          <w:sz w:val="22"/>
          <w:szCs w:val="22"/>
          <w:lang w:bidi="ar-SA"/>
        </w:rPr>
        <w:t>Many users like to query their big data using SQL. Apache Hive can execute a SQL query as a series of MapReduce jobs, but it has shortcomings in terms of performance. Recently, some new approaches such as Apache Tajo , Facebook's Presto and Cloudera's Impala drastically improve the performance, but they require to run services in other form than MapReduceform.</w:t>
      </w:r>
      <w:r w:rsidR="003F46B1" w:rsidRPr="00901439">
        <w:rPr>
          <w:rFonts w:cs="Calibri"/>
          <w:sz w:val="22"/>
          <w:szCs w:val="22"/>
          <w:lang w:bidi="ar-SA"/>
        </w:rPr>
        <w:t xml:space="preserve">Such jobs have to "disguise" </w:t>
      </w:r>
      <w:r w:rsidR="006E4B46" w:rsidRPr="00901439">
        <w:rPr>
          <w:rFonts w:cs="Calibri"/>
          <w:sz w:val="22"/>
          <w:szCs w:val="22"/>
          <w:lang w:bidi="ar-SA"/>
        </w:rPr>
        <w:t>themselves as mappers and reducers in order to be able to run on Hadoop 1.0.</w:t>
      </w:r>
    </w:p>
    <w:p w:rsidR="00E16136" w:rsidRPr="00901439" w:rsidRDefault="00E16136" w:rsidP="00401DAE">
      <w:pPr>
        <w:autoSpaceDE w:val="0"/>
        <w:autoSpaceDN w:val="0"/>
        <w:adjustRightInd w:val="0"/>
        <w:spacing w:before="0" w:after="0" w:line="240" w:lineRule="auto"/>
        <w:ind w:left="709" w:firstLine="45"/>
        <w:rPr>
          <w:rFonts w:cs="Calibri"/>
          <w:sz w:val="22"/>
          <w:szCs w:val="22"/>
          <w:lang w:bidi="ar-SA"/>
        </w:rPr>
      </w:pPr>
    </w:p>
    <w:p w:rsidR="00516C64" w:rsidRPr="00901439" w:rsidRDefault="00516C64" w:rsidP="006E4B46">
      <w:pPr>
        <w:autoSpaceDE w:val="0"/>
        <w:autoSpaceDN w:val="0"/>
        <w:adjustRightInd w:val="0"/>
        <w:spacing w:before="0" w:after="0" w:line="240" w:lineRule="auto"/>
        <w:rPr>
          <w:rFonts w:ascii="Calibri,Bold" w:hAnsi="Calibri,Bold" w:cs="Calibri,Bold"/>
          <w:bCs/>
          <w:sz w:val="22"/>
          <w:szCs w:val="22"/>
          <w:lang w:bidi="ar-SA"/>
        </w:rPr>
      </w:pPr>
      <w:r w:rsidRPr="00901439">
        <w:rPr>
          <w:rFonts w:ascii="Calibri,Bold" w:hAnsi="Calibri,Bold" w:cs="Calibri,Bold"/>
          <w:bCs/>
          <w:sz w:val="22"/>
          <w:szCs w:val="22"/>
          <w:lang w:bidi="ar-SA"/>
        </w:rPr>
        <w:t>Backward compatibility issue</w:t>
      </w:r>
    </w:p>
    <w:p w:rsidR="00516C64" w:rsidRPr="00901439" w:rsidRDefault="00516C64" w:rsidP="00401DAE">
      <w:pPr>
        <w:autoSpaceDE w:val="0"/>
        <w:autoSpaceDN w:val="0"/>
        <w:adjustRightInd w:val="0"/>
        <w:spacing w:before="0" w:after="0" w:line="240" w:lineRule="auto"/>
        <w:ind w:left="576"/>
        <w:rPr>
          <w:rFonts w:cs="Calibri"/>
          <w:sz w:val="22"/>
          <w:szCs w:val="22"/>
          <w:lang w:bidi="ar-SA"/>
        </w:rPr>
      </w:pPr>
      <w:r w:rsidRPr="00901439">
        <w:rPr>
          <w:rFonts w:cs="Calibri"/>
          <w:sz w:val="22"/>
          <w:szCs w:val="22"/>
          <w:lang w:bidi="ar-SA"/>
        </w:rPr>
        <w:t>Older version of Map reduces MR1 could not run in the latest MR1 versions, whereas YARN is backward compatible to run older versions.</w:t>
      </w:r>
    </w:p>
    <w:p w:rsidR="000A4E03" w:rsidRPr="00901439" w:rsidRDefault="000A4E03" w:rsidP="000A4E03">
      <w:pPr>
        <w:autoSpaceDE w:val="0"/>
        <w:autoSpaceDN w:val="0"/>
        <w:adjustRightInd w:val="0"/>
        <w:spacing w:before="0" w:after="0" w:line="240" w:lineRule="auto"/>
        <w:rPr>
          <w:rFonts w:cs="Calibri"/>
          <w:sz w:val="22"/>
          <w:szCs w:val="22"/>
          <w:lang w:bidi="ar-SA"/>
        </w:rPr>
      </w:pPr>
    </w:p>
    <w:p w:rsidR="00FD6B14" w:rsidRPr="00901439" w:rsidRDefault="00FD6B14" w:rsidP="00FD6B14">
      <w:pPr>
        <w:autoSpaceDE w:val="0"/>
        <w:autoSpaceDN w:val="0"/>
        <w:adjustRightInd w:val="0"/>
        <w:spacing w:before="0" w:after="0" w:line="240" w:lineRule="auto"/>
        <w:rPr>
          <w:rFonts w:cs="Calibri"/>
          <w:sz w:val="22"/>
          <w:szCs w:val="22"/>
          <w:lang w:bidi="ar-SA"/>
        </w:rPr>
      </w:pPr>
    </w:p>
    <w:p w:rsidR="00FD6B14" w:rsidRPr="00901439" w:rsidRDefault="00FD6B14" w:rsidP="00FD6B14">
      <w:pPr>
        <w:pStyle w:val="Heading3"/>
        <w:shd w:val="clear" w:color="auto" w:fill="FFFFFF"/>
        <w:spacing w:before="0" w:line="360" w:lineRule="atLeast"/>
        <w:textAlignment w:val="baseline"/>
        <w:rPr>
          <w:rFonts w:ascii="Arial" w:hAnsi="Arial" w:cs="Arial"/>
          <w:color w:val="222222"/>
          <w:sz w:val="29"/>
          <w:szCs w:val="29"/>
        </w:rPr>
      </w:pPr>
      <w:bookmarkStart w:id="64" w:name="_Toc481554683"/>
      <w:r w:rsidRPr="00901439">
        <w:rPr>
          <w:rFonts w:ascii="Arial" w:hAnsi="Arial" w:cs="Arial"/>
          <w:color w:val="222222"/>
          <w:sz w:val="29"/>
          <w:szCs w:val="29"/>
        </w:rPr>
        <w:t>Haddop Ecosystem &amp; Others</w:t>
      </w:r>
      <w:bookmarkEnd w:id="64"/>
    </w:p>
    <w:p w:rsidR="00FD6B14" w:rsidRPr="00901439" w:rsidRDefault="00FD6B14" w:rsidP="000A4E03">
      <w:pPr>
        <w:autoSpaceDE w:val="0"/>
        <w:autoSpaceDN w:val="0"/>
        <w:adjustRightInd w:val="0"/>
        <w:spacing w:before="0" w:after="0" w:line="240" w:lineRule="auto"/>
        <w:rPr>
          <w:rFonts w:cs="Calibri"/>
          <w:sz w:val="22"/>
          <w:szCs w:val="22"/>
          <w:lang w:bidi="ar-SA"/>
        </w:rPr>
      </w:pPr>
    </w:p>
    <w:p w:rsidR="000A4E03" w:rsidRPr="00901439" w:rsidRDefault="000A4E03" w:rsidP="000A4E03">
      <w:pPr>
        <w:spacing w:after="0" w:line="240" w:lineRule="auto"/>
        <w:jc w:val="both"/>
        <w:rPr>
          <w:rFonts w:ascii="Verdana" w:hAnsi="Verdana"/>
          <w:color w:val="333333"/>
          <w:sz w:val="21"/>
          <w:szCs w:val="21"/>
        </w:rPr>
      </w:pPr>
    </w:p>
    <w:p w:rsidR="000A4E03" w:rsidRPr="00901439" w:rsidRDefault="000A4E03" w:rsidP="000A4E03">
      <w:pPr>
        <w:spacing w:after="0" w:line="240" w:lineRule="auto"/>
        <w:jc w:val="both"/>
        <w:rPr>
          <w:rFonts w:ascii="Verdana" w:hAnsi="Verdana"/>
          <w:color w:val="333333"/>
          <w:sz w:val="21"/>
          <w:szCs w:val="21"/>
        </w:rPr>
      </w:pPr>
    </w:p>
    <w:p w:rsidR="000A4E03" w:rsidRPr="00901439" w:rsidRDefault="000A4E03" w:rsidP="000A4E03">
      <w:pPr>
        <w:pStyle w:val="Title10"/>
      </w:pPr>
      <w:bookmarkStart w:id="65" w:name="table-bigdata-ecosystem-compute"/>
      <w:bookmarkEnd w:id="65"/>
      <w:r w:rsidRPr="00901439">
        <w:rPr>
          <w:bCs/>
        </w:rPr>
        <w:t>Hadoop Compute Frameworks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03"/>
        <w:gridCol w:w="5076"/>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19" w:tgtFrame="_top" w:history="1">
              <w:r w:rsidR="000A4E03" w:rsidRPr="00901439">
                <w:rPr>
                  <w:rStyle w:val="Hyperlink"/>
                </w:rPr>
                <w:t>Map reduce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Original distributed compute framework of Hadoop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0" w:tgtFrame="_top" w:history="1">
              <w:r w:rsidR="000A4E03" w:rsidRPr="00901439">
                <w:rPr>
                  <w:rStyle w:val="Hyperlink"/>
                </w:rPr>
                <w:t>YARN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Next generation MapReduce, available in Hadoop version 2.0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1" w:tgtFrame="_top" w:history="1">
              <w:r w:rsidR="000A4E03" w:rsidRPr="00901439">
                <w:rPr>
                  <w:rStyle w:val="Hyperlink"/>
                </w:rPr>
                <w:t>Weave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Simplified YARN programming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Cloudera SDK </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Simplified MapReduce programming </w:t>
            </w:r>
          </w:p>
        </w:tc>
      </w:tr>
    </w:tbl>
    <w:p w:rsidR="000A5D3A" w:rsidRPr="00901439" w:rsidRDefault="000A5D3A" w:rsidP="000A4E03">
      <w:pPr>
        <w:pStyle w:val="NormalWeb"/>
      </w:pPr>
    </w:p>
    <w:p w:rsidR="000A4E03" w:rsidRPr="00901439" w:rsidRDefault="000A4E03" w:rsidP="000A4E03">
      <w:pPr>
        <w:pStyle w:val="NormalWeb"/>
      </w:pPr>
      <w:r w:rsidRPr="00901439">
        <w:t xml:space="preserve">Most of the big data originates outside the Hadoop cluster. These tools will help you get data into HDFS. </w:t>
      </w:r>
    </w:p>
    <w:p w:rsidR="000A4E03" w:rsidRPr="00901439" w:rsidRDefault="000A4E03" w:rsidP="000A4E03">
      <w:pPr>
        <w:pStyle w:val="Title10"/>
      </w:pPr>
      <w:bookmarkStart w:id="66" w:name="table-bigdata-ecosystem-data-funnels"/>
      <w:bookmarkEnd w:id="66"/>
      <w:r w:rsidRPr="00901439">
        <w:rPr>
          <w:bCs/>
        </w:rPr>
        <w:t>Tools for Getting Data into HDFS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52"/>
        <w:gridCol w:w="7552"/>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lastRenderedPageBreak/>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2" w:tgtFrame="_top" w:history="1">
              <w:r w:rsidR="000A4E03" w:rsidRPr="00901439">
                <w:rPr>
                  <w:rStyle w:val="Hyperlink"/>
                </w:rPr>
                <w:t>Flume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Gathers data from multiple sources and gets it into HDFS.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3" w:tgtFrame="_top" w:history="1">
              <w:r w:rsidR="000A4E03" w:rsidRPr="00901439">
                <w:rPr>
                  <w:rStyle w:val="Hyperlink"/>
                </w:rPr>
                <w:t>Scribe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Distributed log gatherer, originally developed by Facebook. It hasn't been updated recently.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4" w:tgtFrame="_top" w:history="1">
              <w:r w:rsidR="000A4E03" w:rsidRPr="00901439">
                <w:rPr>
                  <w:rStyle w:val="Hyperlink"/>
                </w:rPr>
                <w:t>Chukwa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Data collection system.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5" w:tgtFrame="_top" w:history="1">
              <w:r w:rsidR="000A4E03" w:rsidRPr="00901439">
                <w:rPr>
                  <w:rStyle w:val="Hyperlink"/>
                </w:rPr>
                <w:t>Sqoop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Transfers data between Hadoop and Relational Databases (RDBMS)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6" w:tgtFrame="_top" w:history="1">
              <w:r w:rsidR="000A4E03" w:rsidRPr="00901439">
                <w:rPr>
                  <w:rStyle w:val="Hyperlink"/>
                </w:rPr>
                <w:t>Kafka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Distributed publish-subscribe system. </w:t>
            </w:r>
          </w:p>
        </w:tc>
      </w:tr>
    </w:tbl>
    <w:p w:rsidR="000A4E03" w:rsidRPr="00901439" w:rsidRDefault="000A4E03" w:rsidP="000A4E03">
      <w:pPr>
        <w:pStyle w:val="Title10"/>
      </w:pPr>
      <w:r w:rsidRPr="00901439">
        <w:rPr>
          <w:bCs/>
        </w:rPr>
        <w:t>Querying Data in HDFS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62"/>
        <w:gridCol w:w="7684"/>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7" w:tgtFrame="_top" w:history="1">
              <w:r w:rsidR="000A4E03" w:rsidRPr="00901439">
                <w:rPr>
                  <w:rStyle w:val="Hyperlink"/>
                </w:rPr>
                <w:t>Java MapReduce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Native mapreduce in Java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8" w:tgtFrame="_top" w:history="1">
              <w:r w:rsidR="000A4E03" w:rsidRPr="00901439">
                <w:rPr>
                  <w:rStyle w:val="Hyperlink"/>
                </w:rPr>
                <w:t>Hadoop Streaming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Map Reduce in other languages (Ruby, Python)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29" w:tgtFrame="_top" w:history="1">
              <w:r w:rsidR="000A4E03" w:rsidRPr="00901439">
                <w:rPr>
                  <w:rStyle w:val="Hyperlink"/>
                </w:rPr>
                <w:t>Pig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Pig provides a higher level data flow language to process data. Pig scripts are much more compact than Java Map Reduce code.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0" w:tgtFrame="_top" w:history="1">
              <w:r w:rsidR="000A4E03" w:rsidRPr="00901439">
                <w:rPr>
                  <w:rStyle w:val="Hyperlink"/>
                </w:rPr>
                <w:t>Hive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Hive provides an SQL layer on top of HDFS. The data can be queried using SQL rather than writing Java Map Reduce code.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1" w:tgtFrame="_top" w:history="1">
              <w:r w:rsidR="000A4E03" w:rsidRPr="00901439">
                <w:rPr>
                  <w:rStyle w:val="Hyperlink"/>
                </w:rPr>
                <w:t>Cascading Lingual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Executes ANSI SQL queries as Cascading applications on Apache Hadoop clusters.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2" w:tgtFrame="_top" w:history="1">
              <w:r w:rsidR="000A4E03" w:rsidRPr="00901439">
                <w:rPr>
                  <w:rStyle w:val="Hyperlink"/>
                </w:rPr>
                <w:t>Stinger</w:t>
              </w:r>
            </w:hyperlink>
            <w:r w:rsidR="000A4E03" w:rsidRPr="00901439">
              <w:t xml:space="preserve"> / </w:t>
            </w:r>
            <w:hyperlink r:id="rId33" w:tgtFrame="_top" w:history="1">
              <w:r w:rsidR="000A4E03" w:rsidRPr="00901439">
                <w:rPr>
                  <w:rStyle w:val="Hyperlink"/>
                </w:rPr>
                <w:t>Tez</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Next generation Hive.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4" w:tgtFrame="_top" w:history="1">
              <w:r w:rsidR="000A4E03" w:rsidRPr="00901439">
                <w:rPr>
                  <w:rStyle w:val="Hyperlink"/>
                </w:rPr>
                <w:t>Hadapt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Provides SQL support for Hadoop. </w:t>
            </w:r>
            <w:r w:rsidRPr="00901439">
              <w:br/>
              <w:t xml:space="preserve">(commercial product)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5" w:tgtFrame="_top" w:history="1">
              <w:r w:rsidR="000A4E03" w:rsidRPr="00901439">
                <w:rPr>
                  <w:rStyle w:val="Hyperlink"/>
                </w:rPr>
                <w:t>Greenplum HAWQ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Relational database with SQL support on top of Hadoop HDFS. </w:t>
            </w:r>
            <w:r w:rsidRPr="00901439">
              <w:br/>
              <w:t xml:space="preserve">(commercial product)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6" w:tgtFrame="_top" w:history="1">
              <w:r w:rsidR="000A4E03" w:rsidRPr="00901439">
                <w:rPr>
                  <w:rStyle w:val="Hyperlink"/>
                </w:rPr>
                <w:t>Cloudera Search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Text search on HDFS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7" w:tgtFrame="_top" w:history="1">
              <w:r w:rsidR="000A4E03" w:rsidRPr="00901439">
                <w:rPr>
                  <w:rStyle w:val="Hyperlink"/>
                </w:rPr>
                <w:t>Impala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Provides real time queries over Big Data. Developed by Cloudera.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8" w:tgtFrame="_top" w:history="1">
              <w:r w:rsidR="000A4E03" w:rsidRPr="00901439">
                <w:rPr>
                  <w:rStyle w:val="Hyperlink"/>
                </w:rPr>
                <w:t>Presto</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Developed by Facebook, provides fast SQL querying over Hadoop</w:t>
            </w:r>
          </w:p>
        </w:tc>
      </w:tr>
    </w:tbl>
    <w:p w:rsidR="000A4E03" w:rsidRPr="00901439" w:rsidRDefault="000A4E03" w:rsidP="000A4E03">
      <w:pPr>
        <w:spacing w:after="0" w:line="240" w:lineRule="auto"/>
        <w:jc w:val="both"/>
        <w:rPr>
          <w:rFonts w:ascii="Verdana" w:hAnsi="Verdana"/>
          <w:color w:val="333333"/>
          <w:sz w:val="21"/>
          <w:szCs w:val="21"/>
        </w:rPr>
      </w:pPr>
    </w:p>
    <w:p w:rsidR="000A4E03" w:rsidRPr="00901439" w:rsidRDefault="000A4E03" w:rsidP="000A4E03">
      <w:pPr>
        <w:pStyle w:val="Title10"/>
      </w:pPr>
      <w:r w:rsidRPr="00901439">
        <w:rPr>
          <w:bCs/>
        </w:rPr>
        <w:t>Work flow Tools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17"/>
        <w:gridCol w:w="8229"/>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39" w:tgtFrame="_top" w:history="1">
              <w:r w:rsidR="000A4E03" w:rsidRPr="00901439">
                <w:rPr>
                  <w:rStyle w:val="Hyperlink"/>
                </w:rPr>
                <w:t>Oozie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Orchestrates map reduce jobs.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0" w:tgtFrame="_top" w:history="1">
              <w:r w:rsidR="000A4E03" w:rsidRPr="00901439">
                <w:rPr>
                  <w:rStyle w:val="Hyperlink"/>
                </w:rPr>
                <w:t>Azkaban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1" w:tgtFrame="_top" w:history="1">
              <w:r w:rsidR="000A4E03" w:rsidRPr="00901439">
                <w:rPr>
                  <w:rStyle w:val="Hyperlink"/>
                </w:rPr>
                <w:t>Cascading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Application framework for Java developers to develop robust Data Analytics and Data Management applications on Apache Hadoop.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2" w:tgtFrame="_top" w:history="1">
              <w:r w:rsidR="000A4E03" w:rsidRPr="00901439">
                <w:rPr>
                  <w:rStyle w:val="Hyperlink"/>
                </w:rPr>
                <w:t>Scalding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Scala library that makes it easy to specify Hadoop MapReduce jobs. Scalding is built on top of Cascading.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3" w:tgtFrame="_top" w:history="1">
              <w:r w:rsidR="000A4E03" w:rsidRPr="00901439">
                <w:rPr>
                  <w:rStyle w:val="Hyperlink"/>
                </w:rPr>
                <w:t>Lipstick</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Pig work flow visualization </w:t>
            </w:r>
          </w:p>
        </w:tc>
      </w:tr>
    </w:tbl>
    <w:p w:rsidR="000A4E03" w:rsidRPr="00901439" w:rsidRDefault="000A4E03" w:rsidP="000A4E03">
      <w:pPr>
        <w:pStyle w:val="Title10"/>
      </w:pPr>
      <w:r w:rsidRPr="00901439">
        <w:rPr>
          <w:bCs/>
        </w:rPr>
        <w:t>Serialization Frameworks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28"/>
        <w:gridCol w:w="4275"/>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4" w:tgtFrame="_top" w:history="1">
              <w:r w:rsidR="000A4E03" w:rsidRPr="00901439">
                <w:rPr>
                  <w:rStyle w:val="Hyperlink"/>
                </w:rPr>
                <w:t>Avro</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Data serialization system.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5" w:tgtFrame="_top" w:history="1">
              <w:r w:rsidR="000A4E03" w:rsidRPr="00901439">
                <w:rPr>
                  <w:rStyle w:val="Hyperlink"/>
                </w:rPr>
                <w:t>Trevni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Column file format.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6" w:tgtFrame="_top" w:history="1">
              <w:r w:rsidR="000A4E03" w:rsidRPr="00901439">
                <w:rPr>
                  <w:rStyle w:val="Hyperlink"/>
                </w:rPr>
                <w:t>Protobuf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Popular serialization library (not a Hadoop project).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7" w:tgtFrame="_top" w:history="1">
              <w:r w:rsidR="000A4E03" w:rsidRPr="00901439">
                <w:rPr>
                  <w:rStyle w:val="Hyperlink"/>
                </w:rPr>
                <w:t>Parquet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columnar storage format for Hadoop </w:t>
            </w:r>
          </w:p>
        </w:tc>
      </w:tr>
    </w:tbl>
    <w:p w:rsidR="000A4E03" w:rsidRPr="00901439" w:rsidRDefault="000A4E03" w:rsidP="000A4E03">
      <w:pPr>
        <w:pStyle w:val="Title10"/>
      </w:pPr>
      <w:r w:rsidRPr="00901439">
        <w:rPr>
          <w:bCs/>
        </w:rPr>
        <w:t>NoSQL stores for Big Data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91"/>
        <w:gridCol w:w="4395"/>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8" w:tgtFrame="_top" w:history="1">
              <w:r w:rsidR="000A4E03" w:rsidRPr="00901439">
                <w:rPr>
                  <w:rStyle w:val="Hyperlink"/>
                </w:rPr>
                <w:t>HBase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NoSQL built on top of Hadoop.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49" w:tgtFrame="_top" w:history="1">
              <w:r w:rsidR="000A4E03" w:rsidRPr="00901439">
                <w:rPr>
                  <w:rStyle w:val="Hyperlink"/>
                </w:rPr>
                <w:t>Cassandra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NoSQL store (does not use Hadoop).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0" w:tgtFrame="_top" w:history="1">
              <w:r w:rsidR="000A4E03" w:rsidRPr="00901439">
                <w:rPr>
                  <w:rStyle w:val="Hyperlink"/>
                </w:rPr>
                <w:t>Redis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Key value store.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1" w:tgtFrame="_top" w:history="1">
              <w:r w:rsidR="000A4E03" w:rsidRPr="00901439">
                <w:rPr>
                  <w:rStyle w:val="Hyperlink"/>
                </w:rPr>
                <w:t>Amazon SimpleDB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Offered by Amazon on their environment.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2" w:tgtFrame="_top" w:history="1">
              <w:r w:rsidR="000A4E03" w:rsidRPr="00901439">
                <w:rPr>
                  <w:rStyle w:val="Hyperlink"/>
                </w:rPr>
                <w:t>Voldermort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Distributed key value store developed by LinkedIn.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3" w:tgtFrame="_top" w:history="1">
              <w:r w:rsidR="000A4E03" w:rsidRPr="00901439">
                <w:rPr>
                  <w:rStyle w:val="Hyperlink"/>
                </w:rPr>
                <w:t>Accumulo</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A NoSQL store developed by NSA (yes, that agency!). </w:t>
            </w:r>
          </w:p>
        </w:tc>
      </w:tr>
    </w:tbl>
    <w:p w:rsidR="000A4E03" w:rsidRPr="00901439" w:rsidRDefault="000A4E03" w:rsidP="000A4E03">
      <w:pPr>
        <w:spacing w:after="0" w:line="240" w:lineRule="auto"/>
        <w:jc w:val="both"/>
        <w:rPr>
          <w:rFonts w:ascii="Verdana" w:hAnsi="Verdana"/>
          <w:color w:val="333333"/>
          <w:sz w:val="21"/>
          <w:szCs w:val="21"/>
        </w:rPr>
      </w:pPr>
    </w:p>
    <w:p w:rsidR="000A4E03" w:rsidRPr="00901439" w:rsidRDefault="000A4E03" w:rsidP="000A4E03">
      <w:pPr>
        <w:pStyle w:val="Title10"/>
      </w:pPr>
      <w:r w:rsidRPr="00901439">
        <w:rPr>
          <w:bCs/>
        </w:rPr>
        <w:t>Tools for Monitoring Hadoop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14"/>
        <w:gridCol w:w="5929"/>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4" w:tgtFrame="_top" w:history="1">
              <w:r w:rsidR="000A4E03" w:rsidRPr="00901439">
                <w:rPr>
                  <w:rStyle w:val="Hyperlink"/>
                </w:rPr>
                <w:t>Hue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Developed by Cloudera.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5" w:tgtFrame="_top" w:history="1">
              <w:r w:rsidR="000A4E03" w:rsidRPr="00901439">
                <w:rPr>
                  <w:rStyle w:val="Hyperlink"/>
                </w:rPr>
                <w:t>Ganglia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Overall host monitoring system. Hadoop can publish metrics to Ganglia.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6" w:tgtFrame="_top" w:history="1">
              <w:r w:rsidR="000A4E03" w:rsidRPr="00901439">
                <w:rPr>
                  <w:rStyle w:val="Hyperlink"/>
                </w:rPr>
                <w:t>Open TSDB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Metrics collector and visualizer.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7" w:tgtFrame="_top" w:history="1">
              <w:r w:rsidR="000A4E03" w:rsidRPr="00901439">
                <w:rPr>
                  <w:rStyle w:val="Hyperlink"/>
                </w:rPr>
                <w:t>Nagios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IT infrastructure monitoring. </w:t>
            </w:r>
          </w:p>
        </w:tc>
      </w:tr>
    </w:tbl>
    <w:p w:rsidR="000A4E03" w:rsidRPr="00901439" w:rsidRDefault="000A4E03" w:rsidP="000A4E03">
      <w:pPr>
        <w:pStyle w:val="Title10"/>
      </w:pPr>
      <w:r w:rsidRPr="00901439">
        <w:rPr>
          <w:bCs/>
        </w:rPr>
        <w:lastRenderedPageBreak/>
        <w:t>Data Analytics on Hadoop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95"/>
        <w:gridCol w:w="5077"/>
      </w:tblGrid>
      <w:tr w:rsidR="000A4E03" w:rsidRPr="00901439" w:rsidTr="0017149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Tool</w:t>
            </w:r>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bCs/>
                <w:sz w:val="24"/>
                <w:szCs w:val="24"/>
              </w:rPr>
            </w:pPr>
            <w:r w:rsidRPr="00901439">
              <w:rPr>
                <w:bCs/>
              </w:rPr>
              <w:t>Remarks</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8" w:tgtFrame="_top" w:history="1">
              <w:r w:rsidR="000A4E03" w:rsidRPr="00901439">
                <w:rPr>
                  <w:rStyle w:val="Hyperlink"/>
                </w:rPr>
                <w:t>R language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Software environment for statistical computing and graphics. </w:t>
            </w:r>
          </w:p>
        </w:tc>
      </w:tr>
      <w:tr w:rsidR="000A4E03" w:rsidRPr="00901439" w:rsidTr="0017149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1D1401" w:rsidP="00171494">
            <w:pPr>
              <w:rPr>
                <w:sz w:val="24"/>
                <w:szCs w:val="24"/>
              </w:rPr>
            </w:pPr>
            <w:hyperlink r:id="rId59" w:tgtFrame="_top" w:history="1">
              <w:r w:rsidR="000A4E03" w:rsidRPr="00901439">
                <w:rPr>
                  <w:rStyle w:val="Hyperlink"/>
                </w:rPr>
                <w:t>RHIPE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A4E03" w:rsidRPr="00901439" w:rsidRDefault="000A4E03" w:rsidP="00171494">
            <w:pPr>
              <w:rPr>
                <w:sz w:val="24"/>
                <w:szCs w:val="24"/>
              </w:rPr>
            </w:pPr>
            <w:r w:rsidRPr="00901439">
              <w:t xml:space="preserve">Integrates R and Hadoop. </w:t>
            </w:r>
          </w:p>
        </w:tc>
      </w:tr>
    </w:tbl>
    <w:p w:rsidR="000A4E03" w:rsidRPr="00901439" w:rsidRDefault="000A4E03" w:rsidP="000A4E03">
      <w:pPr>
        <w:spacing w:after="0" w:line="240" w:lineRule="auto"/>
        <w:jc w:val="both"/>
        <w:rPr>
          <w:rFonts w:ascii="Verdana" w:hAnsi="Verdana"/>
          <w:color w:val="333333"/>
          <w:sz w:val="21"/>
          <w:szCs w:val="21"/>
        </w:rPr>
      </w:pPr>
    </w:p>
    <w:p w:rsidR="000A4E03" w:rsidRPr="00901439" w:rsidRDefault="000A4E03" w:rsidP="000A4E03">
      <w:pPr>
        <w:autoSpaceDE w:val="0"/>
        <w:autoSpaceDN w:val="0"/>
        <w:adjustRightInd w:val="0"/>
        <w:spacing w:before="0" w:after="0" w:line="240" w:lineRule="auto"/>
        <w:rPr>
          <w:rFonts w:cs="Calibri"/>
          <w:sz w:val="22"/>
          <w:szCs w:val="22"/>
          <w:lang w:bidi="ar-SA"/>
        </w:rPr>
      </w:pPr>
    </w:p>
    <w:p w:rsidR="005D067D" w:rsidRPr="00901439" w:rsidRDefault="005D067D" w:rsidP="00401DAE">
      <w:pPr>
        <w:autoSpaceDE w:val="0"/>
        <w:autoSpaceDN w:val="0"/>
        <w:adjustRightInd w:val="0"/>
        <w:spacing w:before="0" w:after="0" w:line="240" w:lineRule="auto"/>
        <w:ind w:left="576"/>
        <w:rPr>
          <w:rFonts w:cs="Calibri"/>
          <w:sz w:val="22"/>
          <w:szCs w:val="22"/>
          <w:lang w:bidi="ar-SA"/>
        </w:rPr>
      </w:pPr>
    </w:p>
    <w:p w:rsidR="00081D29" w:rsidRPr="00901439" w:rsidRDefault="00081D29" w:rsidP="00516C64">
      <w:pPr>
        <w:autoSpaceDE w:val="0"/>
        <w:autoSpaceDN w:val="0"/>
        <w:adjustRightInd w:val="0"/>
        <w:spacing w:before="0" w:after="0" w:line="240" w:lineRule="auto"/>
        <w:rPr>
          <w:rFonts w:cs="Calibri"/>
          <w:sz w:val="22"/>
          <w:szCs w:val="22"/>
          <w:lang w:bidi="ar-SA"/>
        </w:rPr>
      </w:pPr>
    </w:p>
    <w:p w:rsidR="00631C1B" w:rsidRPr="00901439" w:rsidRDefault="0095604E" w:rsidP="00631C1B">
      <w:pPr>
        <w:pStyle w:val="Heading2"/>
        <w:shd w:val="clear" w:color="auto" w:fill="FFFFFF"/>
        <w:spacing w:before="0" w:line="360" w:lineRule="atLeast"/>
        <w:textAlignment w:val="baseline"/>
        <w:rPr>
          <w:rFonts w:ascii="Arial" w:hAnsi="Arial" w:cs="Arial"/>
          <w:color w:val="222222"/>
          <w:sz w:val="24"/>
          <w:szCs w:val="24"/>
        </w:rPr>
      </w:pPr>
      <w:bookmarkStart w:id="67" w:name="_Toc481554684"/>
      <w:r w:rsidRPr="00901439">
        <w:rPr>
          <w:rFonts w:ascii="Calibri,Bold" w:hAnsi="Calibri,Bold" w:cs="Calibri,Bold"/>
          <w:bCs/>
          <w:lang w:bidi="ar-SA"/>
        </w:rPr>
        <w:t>Hadoop</w:t>
      </w:r>
      <w:r w:rsidR="00631C1B" w:rsidRPr="00901439">
        <w:rPr>
          <w:rFonts w:ascii="Calibri,Bold" w:hAnsi="Calibri,Bold" w:cs="Calibri,Bold"/>
          <w:bCs/>
          <w:lang w:bidi="ar-SA"/>
        </w:rPr>
        <w:t xml:space="preserve"> 2 - YARN</w:t>
      </w:r>
      <w:bookmarkEnd w:id="67"/>
    </w:p>
    <w:p w:rsidR="00631C1B" w:rsidRPr="00901439" w:rsidRDefault="00631C1B" w:rsidP="00516C64">
      <w:pPr>
        <w:autoSpaceDE w:val="0"/>
        <w:autoSpaceDN w:val="0"/>
        <w:adjustRightInd w:val="0"/>
        <w:spacing w:before="0" w:after="0" w:line="240" w:lineRule="auto"/>
        <w:rPr>
          <w:rFonts w:cs="Calibri"/>
          <w:sz w:val="22"/>
          <w:szCs w:val="22"/>
          <w:lang w:bidi="ar-SA"/>
        </w:rPr>
      </w:pPr>
    </w:p>
    <w:p w:rsidR="00081D29" w:rsidRPr="00901439" w:rsidRDefault="00081D29" w:rsidP="00516C64">
      <w:pPr>
        <w:autoSpaceDE w:val="0"/>
        <w:autoSpaceDN w:val="0"/>
        <w:adjustRightInd w:val="0"/>
        <w:spacing w:before="0" w:after="0" w:line="240" w:lineRule="auto"/>
        <w:rPr>
          <w:rFonts w:cs="Calibri"/>
          <w:sz w:val="22"/>
          <w:szCs w:val="22"/>
          <w:lang w:bidi="ar-SA"/>
        </w:rPr>
      </w:pPr>
    </w:p>
    <w:p w:rsidR="00081D29" w:rsidRPr="00901439" w:rsidRDefault="00081D29" w:rsidP="00516C64">
      <w:pPr>
        <w:autoSpaceDE w:val="0"/>
        <w:autoSpaceDN w:val="0"/>
        <w:adjustRightInd w:val="0"/>
        <w:spacing w:before="0" w:after="0" w:line="240" w:lineRule="auto"/>
        <w:rPr>
          <w:rFonts w:cs="Calibri"/>
          <w:sz w:val="22"/>
          <w:szCs w:val="22"/>
          <w:lang w:bidi="ar-SA"/>
        </w:rPr>
      </w:pPr>
    </w:p>
    <w:p w:rsidR="00081D29" w:rsidRPr="00901439" w:rsidRDefault="00081D29" w:rsidP="00516C64">
      <w:pPr>
        <w:autoSpaceDE w:val="0"/>
        <w:autoSpaceDN w:val="0"/>
        <w:adjustRightInd w:val="0"/>
        <w:spacing w:before="0" w:after="0" w:line="240" w:lineRule="auto"/>
        <w:rPr>
          <w:rFonts w:cs="Calibri"/>
          <w:sz w:val="22"/>
          <w:szCs w:val="22"/>
          <w:lang w:bidi="ar-SA"/>
        </w:rPr>
      </w:pPr>
    </w:p>
    <w:p w:rsidR="00081D29" w:rsidRPr="00901439" w:rsidRDefault="00081D29" w:rsidP="00081D29">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YARN supports multiple processing models in addition to MapReduce. One of the most significant</w:t>
      </w:r>
    </w:p>
    <w:p w:rsidR="00081D29" w:rsidRPr="00901439" w:rsidRDefault="00081D29" w:rsidP="00081D29">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benefits of this is that we are no longer limited to working the often I/O intensive, high latency</w:t>
      </w:r>
    </w:p>
    <w:p w:rsidR="00081D29" w:rsidRPr="00901439" w:rsidRDefault="00081D29" w:rsidP="00081D29">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MapReduce framework.</w:t>
      </w:r>
    </w:p>
    <w:p w:rsidR="00CA643A" w:rsidRPr="00901439" w:rsidRDefault="00CA643A" w:rsidP="00081D29">
      <w:pPr>
        <w:autoSpaceDE w:val="0"/>
        <w:autoSpaceDN w:val="0"/>
        <w:adjustRightInd w:val="0"/>
        <w:spacing w:before="0" w:after="0" w:line="240" w:lineRule="auto"/>
        <w:rPr>
          <w:rFonts w:cs="Calibri"/>
          <w:sz w:val="22"/>
          <w:szCs w:val="22"/>
          <w:lang w:bidi="ar-SA"/>
        </w:rPr>
      </w:pPr>
    </w:p>
    <w:p w:rsidR="00CA643A" w:rsidRPr="00901439" w:rsidRDefault="00CA643A" w:rsidP="00CA643A">
      <w:pPr>
        <w:pStyle w:val="Heading3"/>
        <w:shd w:val="clear" w:color="auto" w:fill="FFFFFF"/>
        <w:spacing w:before="0" w:line="360" w:lineRule="atLeast"/>
        <w:textAlignment w:val="baseline"/>
        <w:rPr>
          <w:rFonts w:ascii="Arial" w:hAnsi="Arial" w:cs="Arial"/>
          <w:color w:val="222222"/>
          <w:sz w:val="29"/>
          <w:szCs w:val="29"/>
        </w:rPr>
      </w:pPr>
      <w:bookmarkStart w:id="68" w:name="_Toc481554685"/>
      <w:r w:rsidRPr="00901439">
        <w:rPr>
          <w:rFonts w:ascii="Arial" w:hAnsi="Arial" w:cs="Arial"/>
          <w:color w:val="222222"/>
          <w:sz w:val="29"/>
          <w:szCs w:val="29"/>
        </w:rPr>
        <w:t>Architectural Changes</w:t>
      </w:r>
      <w:bookmarkEnd w:id="68"/>
    </w:p>
    <w:p w:rsidR="0020437F" w:rsidRPr="00901439" w:rsidRDefault="0020437F" w:rsidP="00081D29">
      <w:pPr>
        <w:autoSpaceDE w:val="0"/>
        <w:autoSpaceDN w:val="0"/>
        <w:adjustRightInd w:val="0"/>
        <w:spacing w:before="0" w:after="0" w:line="240" w:lineRule="auto"/>
        <w:rPr>
          <w:rFonts w:cs="Calibri"/>
          <w:sz w:val="22"/>
          <w:szCs w:val="22"/>
          <w:lang w:bidi="ar-SA"/>
        </w:rPr>
      </w:pPr>
    </w:p>
    <w:p w:rsidR="00655EC1" w:rsidRPr="00901439" w:rsidRDefault="00D15D64" w:rsidP="00655EC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Job tracker and Task tracker </w:t>
      </w:r>
      <w:r w:rsidR="00655EC1" w:rsidRPr="00901439">
        <w:rPr>
          <w:rFonts w:cs="Calibri"/>
          <w:sz w:val="22"/>
          <w:szCs w:val="22"/>
          <w:lang w:bidi="ar-SA"/>
        </w:rPr>
        <w:t>are replaced by Resource manager, Application Master, Node manager and Containers.</w:t>
      </w:r>
    </w:p>
    <w:p w:rsidR="00B60235" w:rsidRPr="00901439" w:rsidRDefault="00B60235" w:rsidP="00655EC1">
      <w:pPr>
        <w:autoSpaceDE w:val="0"/>
        <w:autoSpaceDN w:val="0"/>
        <w:adjustRightInd w:val="0"/>
        <w:spacing w:before="0" w:after="0" w:line="240" w:lineRule="auto"/>
        <w:rPr>
          <w:rFonts w:cs="Calibri"/>
          <w:sz w:val="22"/>
          <w:szCs w:val="22"/>
          <w:lang w:bidi="ar-SA"/>
        </w:rPr>
      </w:pPr>
    </w:p>
    <w:p w:rsidR="00B60235" w:rsidRPr="00901439" w:rsidRDefault="00B60235" w:rsidP="00B60235">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Job Tracker is split into two different daemons called Resource Manager and Node Manager Task Tracker is split into Appmaster and container.</w:t>
      </w:r>
    </w:p>
    <w:p w:rsidR="00425B7E" w:rsidRPr="00901439" w:rsidRDefault="00425B7E" w:rsidP="00B60235">
      <w:pPr>
        <w:autoSpaceDE w:val="0"/>
        <w:autoSpaceDN w:val="0"/>
        <w:adjustRightInd w:val="0"/>
        <w:spacing w:before="0" w:after="0" w:line="240" w:lineRule="auto"/>
        <w:rPr>
          <w:rFonts w:cs="Calibri"/>
          <w:sz w:val="22"/>
          <w:szCs w:val="22"/>
          <w:lang w:bidi="ar-SA"/>
        </w:rPr>
      </w:pPr>
    </w:p>
    <w:p w:rsidR="00425B7E" w:rsidRPr="00901439" w:rsidRDefault="00425B7E" w:rsidP="00425B7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resource manager only manages the allocation of resources to the different applications</w:t>
      </w:r>
    </w:p>
    <w:p w:rsidR="00425B7E" w:rsidRPr="00901439" w:rsidRDefault="00425B7E" w:rsidP="00425B7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submitted and maintains the scheduler which just takes care of the scheduling jobs without worrying about any monitoring or status updates.</w:t>
      </w:r>
    </w:p>
    <w:p w:rsidR="00991851" w:rsidRPr="00901439" w:rsidRDefault="00991851" w:rsidP="00425B7E">
      <w:pPr>
        <w:autoSpaceDE w:val="0"/>
        <w:autoSpaceDN w:val="0"/>
        <w:adjustRightInd w:val="0"/>
        <w:spacing w:before="0" w:after="0" w:line="240" w:lineRule="auto"/>
        <w:rPr>
          <w:rFonts w:cs="Calibri"/>
          <w:sz w:val="22"/>
          <w:szCs w:val="22"/>
          <w:lang w:bidi="ar-SA"/>
        </w:rPr>
      </w:pPr>
    </w:p>
    <w:p w:rsidR="0071496C" w:rsidRPr="00901439" w:rsidRDefault="0071496C" w:rsidP="0071496C">
      <w:pPr>
        <w:pStyle w:val="Heading3"/>
        <w:shd w:val="clear" w:color="auto" w:fill="FFFFFF"/>
        <w:spacing w:before="0" w:line="360" w:lineRule="atLeast"/>
        <w:textAlignment w:val="baseline"/>
        <w:rPr>
          <w:rFonts w:ascii="Arial" w:hAnsi="Arial" w:cs="Arial"/>
          <w:color w:val="222222"/>
          <w:sz w:val="29"/>
          <w:szCs w:val="29"/>
        </w:rPr>
      </w:pPr>
      <w:bookmarkStart w:id="69" w:name="_Toc481554686"/>
      <w:r w:rsidRPr="00901439">
        <w:rPr>
          <w:rFonts w:ascii="Arial" w:hAnsi="Arial" w:cs="Arial"/>
          <w:color w:val="222222"/>
          <w:sz w:val="29"/>
          <w:szCs w:val="29"/>
        </w:rPr>
        <w:t>Yarn Components</w:t>
      </w:r>
      <w:bookmarkEnd w:id="69"/>
    </w:p>
    <w:p w:rsidR="00425B7E" w:rsidRPr="00901439" w:rsidRDefault="00425B7E" w:rsidP="00425B7E">
      <w:pPr>
        <w:autoSpaceDE w:val="0"/>
        <w:autoSpaceDN w:val="0"/>
        <w:adjustRightInd w:val="0"/>
        <w:spacing w:before="0" w:after="0" w:line="240" w:lineRule="auto"/>
        <w:rPr>
          <w:rFonts w:cs="Calibri"/>
          <w:sz w:val="22"/>
          <w:szCs w:val="22"/>
          <w:lang w:bidi="ar-SA"/>
        </w:rPr>
      </w:pP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ResourceManager (RM)</w:t>
      </w: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ApplicationsManager</w:t>
      </w: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NodeManager (NM)</w:t>
      </w: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ApplicationMaster (AM)</w:t>
      </w: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Container</w:t>
      </w:r>
    </w:p>
    <w:p w:rsidR="00425B7E" w:rsidRPr="00901439" w:rsidRDefault="00425B7E" w:rsidP="00566CFA">
      <w:pPr>
        <w:pStyle w:val="ListParagraph"/>
        <w:numPr>
          <w:ilvl w:val="0"/>
          <w:numId w:val="46"/>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ResourceManager (RM)</w:t>
      </w:r>
    </w:p>
    <w:p w:rsidR="00CA643A" w:rsidRPr="00901439" w:rsidRDefault="00CA643A" w:rsidP="00425B7E">
      <w:pPr>
        <w:autoSpaceDE w:val="0"/>
        <w:autoSpaceDN w:val="0"/>
        <w:adjustRightInd w:val="0"/>
        <w:spacing w:before="0" w:after="0" w:line="240" w:lineRule="auto"/>
        <w:rPr>
          <w:rFonts w:ascii="Calibri,Bold" w:hAnsi="Calibri,Bold" w:cs="Calibri,Bold"/>
          <w:bCs/>
          <w:sz w:val="22"/>
          <w:szCs w:val="22"/>
          <w:lang w:bidi="ar-SA"/>
        </w:rPr>
      </w:pPr>
    </w:p>
    <w:p w:rsidR="00936587" w:rsidRPr="00901439" w:rsidRDefault="00936587" w:rsidP="00936587">
      <w:pPr>
        <w:pStyle w:val="Heading3"/>
        <w:shd w:val="clear" w:color="auto" w:fill="FFFFFF"/>
        <w:spacing w:before="0" w:line="360" w:lineRule="atLeast"/>
        <w:textAlignment w:val="baseline"/>
        <w:rPr>
          <w:rFonts w:ascii="Arial" w:hAnsi="Arial" w:cs="Arial"/>
          <w:color w:val="222222"/>
          <w:sz w:val="29"/>
          <w:szCs w:val="29"/>
        </w:rPr>
      </w:pPr>
      <w:bookmarkStart w:id="70" w:name="_Toc481554687"/>
      <w:r w:rsidRPr="00901439">
        <w:rPr>
          <w:rFonts w:ascii="Arial" w:hAnsi="Arial" w:cs="Arial"/>
          <w:color w:val="222222"/>
          <w:sz w:val="29"/>
          <w:szCs w:val="29"/>
        </w:rPr>
        <w:t>Resource Manager</w:t>
      </w:r>
      <w:bookmarkEnd w:id="70"/>
    </w:p>
    <w:p w:rsidR="0007539D" w:rsidRPr="00901439" w:rsidRDefault="0007539D" w:rsidP="00425B7E">
      <w:pPr>
        <w:autoSpaceDE w:val="0"/>
        <w:autoSpaceDN w:val="0"/>
        <w:adjustRightInd w:val="0"/>
        <w:spacing w:before="0" w:after="0" w:line="240" w:lineRule="auto"/>
        <w:rPr>
          <w:rFonts w:cs="Calibri"/>
          <w:sz w:val="22"/>
          <w:szCs w:val="22"/>
          <w:lang w:bidi="ar-SA"/>
        </w:rPr>
      </w:pPr>
    </w:p>
    <w:p w:rsidR="00CA643A" w:rsidRPr="00901439" w:rsidRDefault="00425B7E" w:rsidP="00425B7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 xml:space="preserve">The ResourceManager (RM) is the key service offered in YARN. Clients can interact with the frameworkusing </w:t>
      </w:r>
      <w:r w:rsidR="003311B2" w:rsidRPr="00901439">
        <w:rPr>
          <w:rFonts w:cs="Calibri"/>
          <w:sz w:val="22"/>
          <w:szCs w:val="22"/>
          <w:lang w:bidi="ar-SA"/>
        </w:rPr>
        <w:t>RM</w:t>
      </w:r>
      <w:r w:rsidRPr="00901439">
        <w:rPr>
          <w:rFonts w:cs="Calibri"/>
          <w:sz w:val="22"/>
          <w:szCs w:val="22"/>
          <w:lang w:bidi="ar-SA"/>
        </w:rPr>
        <w:t xml:space="preserve">. </w:t>
      </w:r>
      <w:r w:rsidR="003311B2" w:rsidRPr="00901439">
        <w:rPr>
          <w:rFonts w:cs="Calibri"/>
          <w:sz w:val="22"/>
          <w:szCs w:val="22"/>
          <w:lang w:bidi="ar-SA"/>
        </w:rPr>
        <w:t>RM</w:t>
      </w:r>
      <w:r w:rsidRPr="00901439">
        <w:rPr>
          <w:rFonts w:cs="Calibri"/>
          <w:sz w:val="22"/>
          <w:szCs w:val="22"/>
          <w:lang w:bidi="ar-SA"/>
        </w:rPr>
        <w:t xml:space="preserve"> is the master for all other daemons available in theframework.</w:t>
      </w:r>
      <w:r w:rsidR="003311B2" w:rsidRPr="00901439">
        <w:rPr>
          <w:rFonts w:cs="Calibri"/>
          <w:sz w:val="22"/>
          <w:szCs w:val="22"/>
          <w:lang w:bidi="ar-SA"/>
        </w:rPr>
        <w:t>RM</w:t>
      </w:r>
      <w:r w:rsidRPr="00901439">
        <w:rPr>
          <w:rFonts w:cs="Calibri"/>
          <w:sz w:val="22"/>
          <w:szCs w:val="22"/>
          <w:lang w:bidi="ar-SA"/>
        </w:rPr>
        <w:t xml:space="preserve"> has two major components, </w:t>
      </w:r>
    </w:p>
    <w:p w:rsidR="00566CFA" w:rsidRPr="00901439" w:rsidRDefault="00566CFA" w:rsidP="00425B7E">
      <w:pPr>
        <w:autoSpaceDE w:val="0"/>
        <w:autoSpaceDN w:val="0"/>
        <w:adjustRightInd w:val="0"/>
        <w:spacing w:before="0" w:after="0" w:line="240" w:lineRule="auto"/>
        <w:rPr>
          <w:rFonts w:cs="Calibri"/>
          <w:sz w:val="22"/>
          <w:szCs w:val="22"/>
          <w:lang w:bidi="ar-SA"/>
        </w:rPr>
      </w:pPr>
    </w:p>
    <w:p w:rsidR="00CA643A" w:rsidRPr="00901439" w:rsidRDefault="00425B7E" w:rsidP="00566CFA">
      <w:pPr>
        <w:pStyle w:val="ListParagraph"/>
        <w:numPr>
          <w:ilvl w:val="0"/>
          <w:numId w:val="4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Scheduler </w:t>
      </w:r>
    </w:p>
    <w:p w:rsidR="00425B7E" w:rsidRPr="00901439" w:rsidRDefault="00425B7E" w:rsidP="00566CFA">
      <w:pPr>
        <w:pStyle w:val="ListParagraph"/>
        <w:numPr>
          <w:ilvl w:val="0"/>
          <w:numId w:val="4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ApplicationsManager</w:t>
      </w:r>
    </w:p>
    <w:p w:rsidR="00CA643A" w:rsidRPr="00901439" w:rsidRDefault="00CA643A" w:rsidP="00425B7E">
      <w:pPr>
        <w:autoSpaceDE w:val="0"/>
        <w:autoSpaceDN w:val="0"/>
        <w:adjustRightInd w:val="0"/>
        <w:spacing w:before="0" w:after="0" w:line="240" w:lineRule="auto"/>
        <w:rPr>
          <w:rFonts w:ascii="Calibri,Bold" w:hAnsi="Calibri,Bold" w:cs="Calibri,Bold"/>
          <w:bCs/>
          <w:sz w:val="22"/>
          <w:szCs w:val="22"/>
          <w:lang w:bidi="ar-SA"/>
        </w:rPr>
      </w:pPr>
    </w:p>
    <w:p w:rsidR="00D324C8" w:rsidRPr="00901439" w:rsidRDefault="00D324C8" w:rsidP="00D324C8">
      <w:pPr>
        <w:autoSpaceDE w:val="0"/>
        <w:autoSpaceDN w:val="0"/>
        <w:adjustRightInd w:val="0"/>
        <w:spacing w:before="0" w:after="0" w:line="240" w:lineRule="auto"/>
        <w:rPr>
          <w:rFonts w:ascii="Calibri,Bold" w:hAnsi="Calibri,Bold" w:cs="Calibri,Bold"/>
          <w:bCs/>
          <w:sz w:val="22"/>
          <w:szCs w:val="22"/>
          <w:lang w:bidi="ar-SA"/>
        </w:rPr>
      </w:pPr>
    </w:p>
    <w:p w:rsidR="00D324C8" w:rsidRPr="00901439" w:rsidRDefault="00D324C8" w:rsidP="00D324C8">
      <w:pPr>
        <w:pStyle w:val="Heading3"/>
        <w:shd w:val="clear" w:color="auto" w:fill="FFFFFF"/>
        <w:spacing w:before="0" w:line="360" w:lineRule="atLeast"/>
        <w:textAlignment w:val="baseline"/>
        <w:rPr>
          <w:rFonts w:ascii="Arial" w:hAnsi="Arial" w:cs="Arial"/>
          <w:color w:val="222222"/>
          <w:sz w:val="29"/>
          <w:szCs w:val="29"/>
        </w:rPr>
      </w:pPr>
      <w:bookmarkStart w:id="71" w:name="_Toc481554688"/>
      <w:r w:rsidRPr="00901439">
        <w:rPr>
          <w:rFonts w:ascii="Arial" w:hAnsi="Arial" w:cs="Arial"/>
          <w:color w:val="222222"/>
          <w:sz w:val="29"/>
          <w:szCs w:val="29"/>
        </w:rPr>
        <w:t>Scheduler</w:t>
      </w:r>
      <w:bookmarkEnd w:id="71"/>
    </w:p>
    <w:p w:rsidR="00D324C8" w:rsidRPr="00901439" w:rsidRDefault="00D324C8" w:rsidP="00425B7E">
      <w:pPr>
        <w:autoSpaceDE w:val="0"/>
        <w:autoSpaceDN w:val="0"/>
        <w:adjustRightInd w:val="0"/>
        <w:spacing w:before="0" w:after="0" w:line="240" w:lineRule="auto"/>
        <w:rPr>
          <w:rFonts w:ascii="Calibri,Bold" w:hAnsi="Calibri,Bold" w:cs="Calibri,Bold"/>
          <w:bCs/>
          <w:sz w:val="22"/>
          <w:szCs w:val="22"/>
          <w:lang w:bidi="ar-SA"/>
        </w:rPr>
      </w:pPr>
    </w:p>
    <w:p w:rsidR="00425B7E" w:rsidRPr="00901439" w:rsidRDefault="00425B7E" w:rsidP="00566CFA">
      <w:pPr>
        <w:pStyle w:val="ListParagraph"/>
        <w:numPr>
          <w:ilvl w:val="0"/>
          <w:numId w:val="45"/>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Scheduler is responsible for allocating resources to the various running applications subject tofamiliar constraints of capacities, queues etc.</w:t>
      </w:r>
    </w:p>
    <w:p w:rsidR="00425B7E" w:rsidRPr="00901439" w:rsidRDefault="00425B7E" w:rsidP="00566CFA">
      <w:pPr>
        <w:pStyle w:val="ListParagraph"/>
        <w:numPr>
          <w:ilvl w:val="0"/>
          <w:numId w:val="45"/>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It is a pure scheduler since it does not monitor or track the status of the application instead it purelyperforms its scheduling function based the resource requirements of the applications</w:t>
      </w:r>
    </w:p>
    <w:p w:rsidR="00425B7E" w:rsidRPr="00901439" w:rsidRDefault="00425B7E" w:rsidP="00566CFA">
      <w:pPr>
        <w:pStyle w:val="ListParagraph"/>
        <w:numPr>
          <w:ilvl w:val="0"/>
          <w:numId w:val="45"/>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It schedules the resources depending on the resource “Container”</w:t>
      </w:r>
    </w:p>
    <w:p w:rsidR="00425B7E" w:rsidRPr="00901439" w:rsidRDefault="00425B7E" w:rsidP="00566CFA">
      <w:pPr>
        <w:pStyle w:val="ListParagraph"/>
        <w:numPr>
          <w:ilvl w:val="0"/>
          <w:numId w:val="45"/>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Scheduler has the pluggable policy plug-in which is responsible for partitioning the cluster</w:t>
      </w:r>
    </w:p>
    <w:p w:rsidR="00425B7E" w:rsidRPr="00901439" w:rsidRDefault="00425B7E" w:rsidP="00566CFA">
      <w:pPr>
        <w:pStyle w:val="ListParagraph"/>
        <w:numPr>
          <w:ilvl w:val="0"/>
          <w:numId w:val="45"/>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resources among the various queues, applications etc, for example a) CapacityScheduler, b)FairScheduler</w:t>
      </w:r>
    </w:p>
    <w:p w:rsidR="0007539D" w:rsidRPr="00901439" w:rsidRDefault="0007539D" w:rsidP="00425B7E">
      <w:pPr>
        <w:autoSpaceDE w:val="0"/>
        <w:autoSpaceDN w:val="0"/>
        <w:adjustRightInd w:val="0"/>
        <w:spacing w:before="0" w:after="0" w:line="240" w:lineRule="auto"/>
        <w:rPr>
          <w:rFonts w:cs="Calibri"/>
          <w:sz w:val="22"/>
          <w:szCs w:val="22"/>
          <w:lang w:bidi="ar-SA"/>
        </w:rPr>
      </w:pPr>
    </w:p>
    <w:p w:rsidR="0007539D" w:rsidRPr="00901439" w:rsidRDefault="0007539D" w:rsidP="0007539D">
      <w:pPr>
        <w:autoSpaceDE w:val="0"/>
        <w:autoSpaceDN w:val="0"/>
        <w:adjustRightInd w:val="0"/>
        <w:spacing w:before="0" w:after="0" w:line="240" w:lineRule="auto"/>
        <w:rPr>
          <w:rFonts w:ascii="Calibri,Bold" w:hAnsi="Calibri,Bold" w:cs="Calibri,Bold"/>
          <w:bCs/>
          <w:sz w:val="22"/>
          <w:szCs w:val="22"/>
          <w:lang w:bidi="ar-SA"/>
        </w:rPr>
      </w:pPr>
    </w:p>
    <w:p w:rsidR="0007539D" w:rsidRPr="00901439" w:rsidRDefault="0007539D" w:rsidP="0007539D">
      <w:pPr>
        <w:pStyle w:val="Heading3"/>
        <w:shd w:val="clear" w:color="auto" w:fill="FFFFFF"/>
        <w:spacing w:before="0" w:line="360" w:lineRule="atLeast"/>
        <w:textAlignment w:val="baseline"/>
        <w:rPr>
          <w:rFonts w:ascii="Arial" w:hAnsi="Arial" w:cs="Arial"/>
          <w:color w:val="222222"/>
          <w:sz w:val="29"/>
          <w:szCs w:val="29"/>
        </w:rPr>
      </w:pPr>
      <w:bookmarkStart w:id="72" w:name="_Toc481554689"/>
      <w:r w:rsidRPr="00901439">
        <w:rPr>
          <w:rFonts w:ascii="Arial" w:hAnsi="Arial" w:cs="Arial"/>
          <w:color w:val="222222"/>
          <w:sz w:val="29"/>
          <w:szCs w:val="29"/>
        </w:rPr>
        <w:t>Application Manager</w:t>
      </w:r>
      <w:bookmarkEnd w:id="72"/>
    </w:p>
    <w:p w:rsidR="0007539D" w:rsidRPr="00901439" w:rsidRDefault="0007539D" w:rsidP="00425B7E">
      <w:pPr>
        <w:autoSpaceDE w:val="0"/>
        <w:autoSpaceDN w:val="0"/>
        <w:adjustRightInd w:val="0"/>
        <w:spacing w:before="0" w:after="0" w:line="240" w:lineRule="auto"/>
        <w:rPr>
          <w:rFonts w:cs="Calibri"/>
          <w:sz w:val="22"/>
          <w:szCs w:val="22"/>
          <w:lang w:bidi="ar-SA"/>
        </w:rPr>
      </w:pPr>
    </w:p>
    <w:p w:rsidR="00425B7E" w:rsidRPr="00901439" w:rsidRDefault="00425B7E" w:rsidP="00D15D64">
      <w:pPr>
        <w:pStyle w:val="ListParagraph"/>
        <w:numPr>
          <w:ilvl w:val="0"/>
          <w:numId w:val="4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Applications Manager is responsible for accepting job-submissions.</w:t>
      </w:r>
    </w:p>
    <w:p w:rsidR="00425B7E" w:rsidRPr="00901439" w:rsidRDefault="00425B7E" w:rsidP="00D15D64">
      <w:pPr>
        <w:pStyle w:val="ListParagraph"/>
        <w:numPr>
          <w:ilvl w:val="0"/>
          <w:numId w:val="4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Assigning the first container for executing the application specific Application-Master.</w:t>
      </w:r>
    </w:p>
    <w:p w:rsidR="00425B7E" w:rsidRPr="00901439" w:rsidRDefault="00425B7E" w:rsidP="00D15D64">
      <w:pPr>
        <w:pStyle w:val="ListParagraph"/>
        <w:numPr>
          <w:ilvl w:val="0"/>
          <w:numId w:val="4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Provides the service for restarting the Application-Master container on failure.</w:t>
      </w:r>
    </w:p>
    <w:p w:rsidR="00C314A9" w:rsidRPr="00901439" w:rsidRDefault="00C314A9" w:rsidP="00425B7E">
      <w:pPr>
        <w:autoSpaceDE w:val="0"/>
        <w:autoSpaceDN w:val="0"/>
        <w:adjustRightInd w:val="0"/>
        <w:spacing w:before="0" w:after="0" w:line="240" w:lineRule="auto"/>
        <w:rPr>
          <w:rFonts w:cs="Calibri"/>
          <w:sz w:val="22"/>
          <w:szCs w:val="22"/>
          <w:lang w:bidi="ar-SA"/>
        </w:rPr>
      </w:pPr>
    </w:p>
    <w:p w:rsidR="00C314A9" w:rsidRPr="00901439" w:rsidRDefault="00C314A9" w:rsidP="00C314A9">
      <w:pPr>
        <w:autoSpaceDE w:val="0"/>
        <w:autoSpaceDN w:val="0"/>
        <w:adjustRightInd w:val="0"/>
        <w:spacing w:before="0" w:after="0" w:line="240" w:lineRule="auto"/>
        <w:rPr>
          <w:rFonts w:ascii="Calibri,Bold" w:hAnsi="Calibri,Bold" w:cs="Calibri,Bold"/>
          <w:bCs/>
          <w:sz w:val="22"/>
          <w:szCs w:val="22"/>
          <w:lang w:bidi="ar-SA"/>
        </w:rPr>
      </w:pPr>
    </w:p>
    <w:p w:rsidR="00C314A9" w:rsidRPr="00901439" w:rsidRDefault="00C314A9" w:rsidP="00C314A9">
      <w:pPr>
        <w:pStyle w:val="Heading3"/>
        <w:shd w:val="clear" w:color="auto" w:fill="FFFFFF"/>
        <w:spacing w:before="0" w:line="360" w:lineRule="atLeast"/>
        <w:textAlignment w:val="baseline"/>
        <w:rPr>
          <w:rFonts w:ascii="Arial" w:hAnsi="Arial" w:cs="Arial"/>
          <w:color w:val="222222"/>
          <w:sz w:val="29"/>
          <w:szCs w:val="29"/>
        </w:rPr>
      </w:pPr>
      <w:bookmarkStart w:id="73" w:name="_Toc481554690"/>
      <w:r w:rsidRPr="00901439">
        <w:rPr>
          <w:rFonts w:ascii="Arial" w:hAnsi="Arial" w:cs="Arial"/>
          <w:color w:val="222222"/>
          <w:sz w:val="29"/>
          <w:szCs w:val="29"/>
        </w:rPr>
        <w:t>Node Manager</w:t>
      </w:r>
      <w:bookmarkEnd w:id="73"/>
    </w:p>
    <w:p w:rsidR="00C314A9" w:rsidRPr="00901439" w:rsidRDefault="00C314A9" w:rsidP="00425B7E">
      <w:pPr>
        <w:autoSpaceDE w:val="0"/>
        <w:autoSpaceDN w:val="0"/>
        <w:adjustRightInd w:val="0"/>
        <w:spacing w:before="0" w:after="0" w:line="240" w:lineRule="auto"/>
        <w:rPr>
          <w:rFonts w:cs="Calibri"/>
          <w:sz w:val="22"/>
          <w:szCs w:val="22"/>
          <w:lang w:bidi="ar-SA"/>
        </w:rPr>
      </w:pPr>
    </w:p>
    <w:p w:rsidR="00425B7E" w:rsidRPr="00901439" w:rsidRDefault="00425B7E" w:rsidP="004047F3">
      <w:pPr>
        <w:pStyle w:val="ListParagraph"/>
        <w:numPr>
          <w:ilvl w:val="0"/>
          <w:numId w:val="4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Node-Manager is responsible for Container management.</w:t>
      </w:r>
    </w:p>
    <w:p w:rsidR="00425B7E" w:rsidRPr="00901439" w:rsidRDefault="00425B7E" w:rsidP="004047F3">
      <w:pPr>
        <w:pStyle w:val="ListParagraph"/>
        <w:numPr>
          <w:ilvl w:val="0"/>
          <w:numId w:val="4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Monitoring container resource usage (like cpu, memory, disk, network).</w:t>
      </w:r>
    </w:p>
    <w:p w:rsidR="00425B7E" w:rsidRPr="00901439" w:rsidRDefault="00425B7E" w:rsidP="004047F3">
      <w:pPr>
        <w:pStyle w:val="ListParagraph"/>
        <w:numPr>
          <w:ilvl w:val="0"/>
          <w:numId w:val="4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Reporting to the Resource-Manager/Scheduler.</w:t>
      </w:r>
    </w:p>
    <w:p w:rsidR="00010364" w:rsidRPr="00901439" w:rsidRDefault="00010364" w:rsidP="00425B7E">
      <w:pPr>
        <w:autoSpaceDE w:val="0"/>
        <w:autoSpaceDN w:val="0"/>
        <w:adjustRightInd w:val="0"/>
        <w:spacing w:before="0" w:after="0" w:line="240" w:lineRule="auto"/>
        <w:rPr>
          <w:rFonts w:cs="Calibri"/>
          <w:sz w:val="22"/>
          <w:szCs w:val="22"/>
          <w:lang w:bidi="ar-SA"/>
        </w:rPr>
      </w:pPr>
    </w:p>
    <w:p w:rsidR="00010364" w:rsidRPr="00901439" w:rsidRDefault="00010364" w:rsidP="00010364">
      <w:pPr>
        <w:autoSpaceDE w:val="0"/>
        <w:autoSpaceDN w:val="0"/>
        <w:adjustRightInd w:val="0"/>
        <w:spacing w:before="0" w:after="0" w:line="240" w:lineRule="auto"/>
        <w:rPr>
          <w:rFonts w:ascii="Calibri,Bold" w:hAnsi="Calibri,Bold" w:cs="Calibri,Bold"/>
          <w:bCs/>
          <w:sz w:val="22"/>
          <w:szCs w:val="22"/>
          <w:lang w:bidi="ar-SA"/>
        </w:rPr>
      </w:pPr>
    </w:p>
    <w:p w:rsidR="00010364" w:rsidRPr="00901439" w:rsidRDefault="00010364" w:rsidP="00010364">
      <w:pPr>
        <w:pStyle w:val="Heading3"/>
        <w:shd w:val="clear" w:color="auto" w:fill="FFFFFF"/>
        <w:spacing w:before="0" w:line="360" w:lineRule="atLeast"/>
        <w:textAlignment w:val="baseline"/>
        <w:rPr>
          <w:rFonts w:ascii="Arial" w:hAnsi="Arial" w:cs="Arial"/>
          <w:color w:val="222222"/>
          <w:sz w:val="29"/>
          <w:szCs w:val="29"/>
        </w:rPr>
      </w:pPr>
      <w:bookmarkStart w:id="74" w:name="_Toc481554691"/>
      <w:r w:rsidRPr="00901439">
        <w:rPr>
          <w:rFonts w:ascii="Arial" w:hAnsi="Arial" w:cs="Arial"/>
          <w:color w:val="222222"/>
          <w:sz w:val="29"/>
          <w:szCs w:val="29"/>
        </w:rPr>
        <w:t>Application Master</w:t>
      </w:r>
      <w:bookmarkEnd w:id="74"/>
    </w:p>
    <w:p w:rsidR="00010364" w:rsidRPr="00901439" w:rsidRDefault="00010364" w:rsidP="00425B7E">
      <w:pPr>
        <w:autoSpaceDE w:val="0"/>
        <w:autoSpaceDN w:val="0"/>
        <w:adjustRightInd w:val="0"/>
        <w:spacing w:before="0" w:after="0" w:line="240" w:lineRule="auto"/>
        <w:rPr>
          <w:rFonts w:cs="Calibri"/>
          <w:sz w:val="22"/>
          <w:szCs w:val="22"/>
          <w:lang w:bidi="ar-SA"/>
        </w:rPr>
      </w:pPr>
    </w:p>
    <w:p w:rsidR="00425B7E" w:rsidRPr="00901439" w:rsidRDefault="00425B7E" w:rsidP="004047F3">
      <w:pPr>
        <w:pStyle w:val="ListParagraph"/>
        <w:numPr>
          <w:ilvl w:val="0"/>
          <w:numId w:val="4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 Master is responsible for negotiating resources with the ResourceManager and forworking with the NodeManagers to start the containers.</w:t>
      </w:r>
    </w:p>
    <w:p w:rsidR="00425B7E" w:rsidRPr="00901439" w:rsidRDefault="00425B7E" w:rsidP="004047F3">
      <w:pPr>
        <w:pStyle w:val="ListParagraph"/>
        <w:numPr>
          <w:ilvl w:val="0"/>
          <w:numId w:val="4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Application-Master is responsible for negotiating appropriate resource containers from the Scheduler.</w:t>
      </w:r>
    </w:p>
    <w:p w:rsidR="00425B7E" w:rsidRPr="00901439" w:rsidRDefault="00425B7E" w:rsidP="004047F3">
      <w:pPr>
        <w:pStyle w:val="ListParagraph"/>
        <w:numPr>
          <w:ilvl w:val="0"/>
          <w:numId w:val="4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Tracking the status and monitoring progress for applications running in each containers under theApplication-Master.</w:t>
      </w:r>
    </w:p>
    <w:p w:rsidR="00CF3F68" w:rsidRPr="00901439" w:rsidRDefault="00CF3F68" w:rsidP="00425B7E">
      <w:pPr>
        <w:autoSpaceDE w:val="0"/>
        <w:autoSpaceDN w:val="0"/>
        <w:adjustRightInd w:val="0"/>
        <w:spacing w:before="0" w:after="0" w:line="240" w:lineRule="auto"/>
        <w:rPr>
          <w:rFonts w:cs="Calibri"/>
          <w:sz w:val="22"/>
          <w:szCs w:val="22"/>
          <w:lang w:bidi="ar-SA"/>
        </w:rPr>
      </w:pPr>
    </w:p>
    <w:p w:rsidR="00CF3F68" w:rsidRPr="00901439" w:rsidRDefault="00CF3F68" w:rsidP="00CF3F68">
      <w:pPr>
        <w:autoSpaceDE w:val="0"/>
        <w:autoSpaceDN w:val="0"/>
        <w:adjustRightInd w:val="0"/>
        <w:spacing w:before="0" w:after="0" w:line="240" w:lineRule="auto"/>
        <w:rPr>
          <w:rFonts w:ascii="Calibri,Bold" w:hAnsi="Calibri,Bold" w:cs="Calibri,Bold"/>
          <w:bCs/>
          <w:sz w:val="22"/>
          <w:szCs w:val="22"/>
          <w:lang w:bidi="ar-SA"/>
        </w:rPr>
      </w:pPr>
    </w:p>
    <w:p w:rsidR="00CF3F68" w:rsidRPr="00901439" w:rsidRDefault="00CF3F68" w:rsidP="00CF3F68">
      <w:pPr>
        <w:pStyle w:val="Heading3"/>
        <w:shd w:val="clear" w:color="auto" w:fill="FFFFFF"/>
        <w:spacing w:before="0" w:line="360" w:lineRule="atLeast"/>
        <w:textAlignment w:val="baseline"/>
        <w:rPr>
          <w:rFonts w:ascii="Arial" w:hAnsi="Arial" w:cs="Arial"/>
          <w:color w:val="222222"/>
          <w:sz w:val="29"/>
          <w:szCs w:val="29"/>
        </w:rPr>
      </w:pPr>
      <w:bookmarkStart w:id="75" w:name="_Toc481554692"/>
      <w:r w:rsidRPr="00901439">
        <w:rPr>
          <w:rFonts w:ascii="Arial" w:hAnsi="Arial" w:cs="Arial"/>
          <w:color w:val="222222"/>
          <w:sz w:val="29"/>
          <w:szCs w:val="29"/>
        </w:rPr>
        <w:t>Container</w:t>
      </w:r>
      <w:bookmarkEnd w:id="75"/>
    </w:p>
    <w:p w:rsidR="00967851" w:rsidRPr="00901439" w:rsidRDefault="00967851" w:rsidP="00425B7E">
      <w:pPr>
        <w:autoSpaceDE w:val="0"/>
        <w:autoSpaceDN w:val="0"/>
        <w:adjustRightInd w:val="0"/>
        <w:spacing w:before="0" w:after="0" w:line="240" w:lineRule="auto"/>
        <w:rPr>
          <w:rFonts w:cs="Calibri"/>
          <w:sz w:val="22"/>
          <w:szCs w:val="22"/>
          <w:lang w:bidi="ar-SA"/>
        </w:rPr>
      </w:pPr>
    </w:p>
    <w:p w:rsidR="00425B7E" w:rsidRPr="00901439" w:rsidRDefault="00425B7E" w:rsidP="00425B7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Resource Container incorporates elements such as memory, cpu, disk, network, Command line to launchthe process within the container, Environment variables and Local resources necessary on the machineprior to launch, such as jars, shared-objects, auxiliary data files, Security-related tokens etc.</w:t>
      </w:r>
    </w:p>
    <w:p w:rsidR="00727340" w:rsidRPr="00901439" w:rsidRDefault="00727340" w:rsidP="00425B7E">
      <w:pPr>
        <w:autoSpaceDE w:val="0"/>
        <w:autoSpaceDN w:val="0"/>
        <w:adjustRightInd w:val="0"/>
        <w:spacing w:before="0" w:after="0" w:line="240" w:lineRule="auto"/>
        <w:rPr>
          <w:rFonts w:cs="Calibri"/>
          <w:sz w:val="22"/>
          <w:szCs w:val="22"/>
          <w:lang w:bidi="ar-SA"/>
        </w:rPr>
      </w:pPr>
    </w:p>
    <w:p w:rsidR="00727340" w:rsidRPr="00901439" w:rsidRDefault="00727340" w:rsidP="00727340">
      <w:pPr>
        <w:autoSpaceDE w:val="0"/>
        <w:autoSpaceDN w:val="0"/>
        <w:adjustRightInd w:val="0"/>
        <w:spacing w:before="0" w:after="0" w:line="240" w:lineRule="auto"/>
        <w:rPr>
          <w:rFonts w:ascii="Calibri,Bold" w:hAnsi="Calibri,Bold" w:cs="Calibri,Bold"/>
          <w:bCs/>
          <w:sz w:val="22"/>
          <w:szCs w:val="22"/>
          <w:lang w:bidi="ar-SA"/>
        </w:rPr>
      </w:pPr>
    </w:p>
    <w:p w:rsidR="00727340" w:rsidRPr="00901439" w:rsidRDefault="00727340" w:rsidP="009F7C5A">
      <w:pPr>
        <w:pStyle w:val="Heading3"/>
      </w:pPr>
      <w:bookmarkStart w:id="76" w:name="_Toc481554693"/>
      <w:r w:rsidRPr="00901439">
        <w:t>YARN Process Flow</w:t>
      </w:r>
      <w:bookmarkEnd w:id="76"/>
    </w:p>
    <w:p w:rsidR="00727340" w:rsidRPr="00901439" w:rsidRDefault="00727340" w:rsidP="00425B7E">
      <w:pPr>
        <w:autoSpaceDE w:val="0"/>
        <w:autoSpaceDN w:val="0"/>
        <w:adjustRightInd w:val="0"/>
        <w:spacing w:before="0" w:after="0" w:line="240" w:lineRule="auto"/>
        <w:rPr>
          <w:rFonts w:cs="Calibri"/>
          <w:sz w:val="22"/>
          <w:szCs w:val="22"/>
          <w:lang w:bidi="ar-SA"/>
        </w:rPr>
      </w:pPr>
    </w:p>
    <w:p w:rsidR="00496AA3" w:rsidRPr="00901439" w:rsidRDefault="00496AA3" w:rsidP="00425B7E">
      <w:pPr>
        <w:autoSpaceDE w:val="0"/>
        <w:autoSpaceDN w:val="0"/>
        <w:adjustRightInd w:val="0"/>
        <w:spacing w:before="0" w:after="0" w:line="240" w:lineRule="auto"/>
        <w:rPr>
          <w:rFonts w:ascii="Calibri,Italic" w:hAnsi="Calibri,Italic" w:cs="Calibri,Italic"/>
          <w:i/>
          <w:iCs/>
          <w:sz w:val="22"/>
          <w:szCs w:val="22"/>
          <w:lang w:bidi="ar-SA"/>
        </w:rPr>
      </w:pPr>
    </w:p>
    <w:p w:rsidR="00655EC1" w:rsidRPr="00901439" w:rsidRDefault="00655EC1" w:rsidP="00655EC1">
      <w:pPr>
        <w:autoSpaceDE w:val="0"/>
        <w:autoSpaceDN w:val="0"/>
        <w:adjustRightInd w:val="0"/>
        <w:spacing w:before="0" w:after="0" w:line="240" w:lineRule="auto"/>
        <w:rPr>
          <w:rFonts w:cs="Calibri"/>
          <w:sz w:val="22"/>
          <w:szCs w:val="22"/>
          <w:lang w:bidi="ar-SA"/>
        </w:rPr>
      </w:pPr>
    </w:p>
    <w:p w:rsidR="001351D4" w:rsidRPr="00901439" w:rsidRDefault="001351D4" w:rsidP="001351D4">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Let’s walk through an application execution sequence (steps are illustrated in the diagram):</w:t>
      </w:r>
    </w:p>
    <w:p w:rsidR="00172CE8" w:rsidRPr="00901439" w:rsidRDefault="00172CE8" w:rsidP="001351D4">
      <w:pPr>
        <w:autoSpaceDE w:val="0"/>
        <w:autoSpaceDN w:val="0"/>
        <w:adjustRightInd w:val="0"/>
        <w:spacing w:before="0" w:after="0" w:line="240" w:lineRule="auto"/>
        <w:rPr>
          <w:rFonts w:cs="Calibri"/>
          <w:sz w:val="22"/>
          <w:szCs w:val="22"/>
          <w:lang w:bidi="ar-SA"/>
        </w:rPr>
      </w:pPr>
    </w:p>
    <w:p w:rsidR="000465EC"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 A client program submits the application, including the necessary specifications to </w:t>
      </w:r>
      <w:r w:rsidR="000465EC" w:rsidRPr="00901439">
        <w:rPr>
          <w:rFonts w:cs="Calibri"/>
          <w:sz w:val="22"/>
          <w:szCs w:val="22"/>
          <w:lang w:bidi="ar-SA"/>
        </w:rPr>
        <w:t xml:space="preserve">launch the </w:t>
      </w:r>
      <w:r w:rsidRPr="00901439">
        <w:rPr>
          <w:rFonts w:cs="Calibri"/>
          <w:sz w:val="22"/>
          <w:szCs w:val="22"/>
          <w:lang w:bidi="ar-SA"/>
        </w:rPr>
        <w:t>application-specific ApplicationMaster itself.</w:t>
      </w:r>
    </w:p>
    <w:p w:rsidR="009F7C5A" w:rsidRPr="00901439" w:rsidRDefault="009F7C5A" w:rsidP="000465EC">
      <w:pPr>
        <w:pStyle w:val="ListParagraph"/>
        <w:autoSpaceDE w:val="0"/>
        <w:autoSpaceDN w:val="0"/>
        <w:adjustRightInd w:val="0"/>
        <w:spacing w:before="0" w:after="0" w:line="240" w:lineRule="auto"/>
        <w:ind w:firstLine="45"/>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 The ResourceManager</w:t>
      </w:r>
      <w:r w:rsidR="009F7C5A" w:rsidRPr="00901439">
        <w:rPr>
          <w:rFonts w:cs="Calibri"/>
          <w:sz w:val="22"/>
          <w:szCs w:val="22"/>
          <w:lang w:bidi="ar-SA"/>
        </w:rPr>
        <w:t xml:space="preserve"> (Indeed ApplicationManger)</w:t>
      </w:r>
      <w:r w:rsidRPr="00901439">
        <w:rPr>
          <w:rFonts w:cs="Calibri"/>
          <w:sz w:val="22"/>
          <w:szCs w:val="22"/>
          <w:lang w:bidi="ar-SA"/>
        </w:rPr>
        <w:t xml:space="preserve"> assumes the responsibility to negotiate a specified container in which to startthe ApplicationMaster and then launches the ApplicationMaster.</w:t>
      </w:r>
    </w:p>
    <w:p w:rsidR="009F7C5A" w:rsidRPr="00901439" w:rsidRDefault="009F7C5A" w:rsidP="000465EC">
      <w:pPr>
        <w:pStyle w:val="ListParagraph"/>
        <w:autoSpaceDE w:val="0"/>
        <w:autoSpaceDN w:val="0"/>
        <w:adjustRightInd w:val="0"/>
        <w:spacing w:before="0" w:after="0" w:line="240" w:lineRule="auto"/>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ApplicationMaster, on boot-up, registers with the ResourceManager – the registration allowsclient program to query the ResourceManager for details, which allow it to directly</w:t>
      </w:r>
      <w:r w:rsidR="00172CE8" w:rsidRPr="00901439">
        <w:rPr>
          <w:rFonts w:cs="Calibri"/>
          <w:sz w:val="22"/>
          <w:szCs w:val="22"/>
          <w:lang w:bidi="ar-SA"/>
        </w:rPr>
        <w:t xml:space="preserve"> communicate</w:t>
      </w:r>
      <w:r w:rsidRPr="00901439">
        <w:rPr>
          <w:rFonts w:cs="Calibri"/>
          <w:sz w:val="22"/>
          <w:szCs w:val="22"/>
          <w:lang w:bidi="ar-SA"/>
        </w:rPr>
        <w:t xml:space="preserve"> with its own ApplicationMaster.</w:t>
      </w:r>
    </w:p>
    <w:p w:rsidR="00172CE8" w:rsidRPr="00901439" w:rsidRDefault="00172CE8" w:rsidP="001351D4">
      <w:pPr>
        <w:autoSpaceDE w:val="0"/>
        <w:autoSpaceDN w:val="0"/>
        <w:adjustRightInd w:val="0"/>
        <w:spacing w:before="0" w:after="0" w:line="240" w:lineRule="auto"/>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During normal operation the ApplicationMaster negotiates appropriate resource containers to RM.</w:t>
      </w:r>
    </w:p>
    <w:p w:rsidR="00172CE8" w:rsidRPr="00901439" w:rsidRDefault="00172CE8" w:rsidP="000465EC">
      <w:pPr>
        <w:pStyle w:val="ListParagraph"/>
        <w:autoSpaceDE w:val="0"/>
        <w:autoSpaceDN w:val="0"/>
        <w:adjustRightInd w:val="0"/>
        <w:spacing w:before="0" w:after="0" w:line="240" w:lineRule="auto"/>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On successful container allocations, the ApplicationMaster launches the container by providing thecontainer launch specification to the NodeManager. The launch specification, typically, includes thenecessary information to allow the container to communicate with the ApplicationMaster itself.</w:t>
      </w:r>
    </w:p>
    <w:p w:rsidR="00172CE8" w:rsidRPr="00901439" w:rsidRDefault="00172CE8" w:rsidP="000465EC">
      <w:pPr>
        <w:pStyle w:val="ListParagraph"/>
        <w:autoSpaceDE w:val="0"/>
        <w:autoSpaceDN w:val="0"/>
        <w:adjustRightInd w:val="0"/>
        <w:spacing w:before="0" w:after="0" w:line="240" w:lineRule="auto"/>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application code executing within the container then provides necessary information (progress,status etc.) to its ApplicationMaster via an application-specific protocol.</w:t>
      </w:r>
    </w:p>
    <w:p w:rsidR="00172CE8" w:rsidRPr="00901439" w:rsidRDefault="00172CE8" w:rsidP="000465EC">
      <w:pPr>
        <w:pStyle w:val="ListParagraph"/>
        <w:autoSpaceDE w:val="0"/>
        <w:autoSpaceDN w:val="0"/>
        <w:adjustRightInd w:val="0"/>
        <w:spacing w:before="0" w:after="0" w:line="240" w:lineRule="auto"/>
        <w:rPr>
          <w:rFonts w:cs="Calibri"/>
          <w:sz w:val="22"/>
          <w:szCs w:val="22"/>
          <w:lang w:bidi="ar-SA"/>
        </w:rPr>
      </w:pPr>
    </w:p>
    <w:p w:rsidR="000465EC"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During the application execution, the client that submitted the program communicates directly withthe ApplicationMaster to get status, progress updates etc. via an application-specific protocol.</w:t>
      </w:r>
    </w:p>
    <w:p w:rsidR="000465EC" w:rsidRPr="00901439" w:rsidRDefault="000465EC" w:rsidP="000465EC">
      <w:pPr>
        <w:pStyle w:val="ListParagraph"/>
        <w:autoSpaceDE w:val="0"/>
        <w:autoSpaceDN w:val="0"/>
        <w:adjustRightInd w:val="0"/>
        <w:spacing w:before="0" w:after="0" w:line="240" w:lineRule="auto"/>
        <w:rPr>
          <w:rFonts w:cs="Calibri"/>
          <w:sz w:val="22"/>
          <w:szCs w:val="22"/>
          <w:lang w:bidi="ar-SA"/>
        </w:rPr>
      </w:pPr>
    </w:p>
    <w:p w:rsidR="001351D4" w:rsidRPr="00901439" w:rsidRDefault="001351D4" w:rsidP="00DA11A8">
      <w:pPr>
        <w:pStyle w:val="ListParagraph"/>
        <w:numPr>
          <w:ilvl w:val="0"/>
          <w:numId w:val="5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 Once the application is complete, and all necessary work has been finished, the Applic</w:t>
      </w:r>
      <w:r w:rsidR="000465EC" w:rsidRPr="00901439">
        <w:rPr>
          <w:rFonts w:cs="Calibri"/>
          <w:sz w:val="22"/>
          <w:szCs w:val="22"/>
          <w:lang w:bidi="ar-SA"/>
        </w:rPr>
        <w:t xml:space="preserve">ationMaster </w:t>
      </w:r>
      <w:r w:rsidRPr="00901439">
        <w:rPr>
          <w:rFonts w:cs="Calibri"/>
          <w:sz w:val="22"/>
          <w:szCs w:val="22"/>
          <w:lang w:bidi="ar-SA"/>
        </w:rPr>
        <w:t>deregisters with the ResourceManager and shuts down, allowing its own container to berepurposed.</w:t>
      </w:r>
    </w:p>
    <w:p w:rsidR="00727340" w:rsidRPr="00901439" w:rsidRDefault="00727340" w:rsidP="006F7023">
      <w:pPr>
        <w:pStyle w:val="Heading3"/>
      </w:pPr>
      <w:bookmarkStart w:id="77" w:name="_Toc481554694"/>
      <w:r w:rsidRPr="00901439">
        <w:t>UBER Mode</w:t>
      </w:r>
      <w:bookmarkEnd w:id="77"/>
    </w:p>
    <w:p w:rsidR="00727340" w:rsidRPr="00901439" w:rsidRDefault="00727340" w:rsidP="001351D4">
      <w:pPr>
        <w:autoSpaceDE w:val="0"/>
        <w:autoSpaceDN w:val="0"/>
        <w:adjustRightInd w:val="0"/>
        <w:spacing w:before="0" w:after="0" w:line="240" w:lineRule="auto"/>
        <w:rPr>
          <w:rFonts w:cs="Calibri"/>
          <w:sz w:val="22"/>
          <w:szCs w:val="22"/>
          <w:lang w:bidi="ar-SA"/>
        </w:rPr>
      </w:pPr>
    </w:p>
    <w:p w:rsidR="00655EC1" w:rsidRPr="00901439" w:rsidRDefault="001351D4" w:rsidP="001351D4">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In normally mappers and reducers will run by ResourceManager (RM), RM will create separate containerfor mapper and reducer. uber configuration, will allow to run mapper and reducers in the same processas the ApplicationMaster (AM) runs in the same container. Uber jobs are jobs that are executed withinthe MapReduce ApplicationMaster. Rather then communicate with RM to create the mapper andreducer containers. The AM runs the map and reduce tasks within its own process and avoided theoverhead of launching and communicate with remote containers. If you have a small </w:t>
      </w:r>
      <w:r w:rsidRPr="00901439">
        <w:rPr>
          <w:rFonts w:cs="Calibri"/>
          <w:sz w:val="22"/>
          <w:szCs w:val="22"/>
          <w:lang w:bidi="ar-SA"/>
        </w:rPr>
        <w:lastRenderedPageBreak/>
        <w:t>dataset, want torun MapReduce on small amount of data. Uber configuration will help you out, by reducing additionaltime that MapReduce normally spends mapper and reducers phase.</w:t>
      </w:r>
    </w:p>
    <w:p w:rsidR="00972FED" w:rsidRPr="00901439" w:rsidRDefault="00972FED" w:rsidP="006E4EEA">
      <w:pPr>
        <w:autoSpaceDE w:val="0"/>
        <w:autoSpaceDN w:val="0"/>
        <w:adjustRightInd w:val="0"/>
        <w:spacing w:before="0" w:after="0" w:line="240" w:lineRule="auto"/>
        <w:rPr>
          <w:rFonts w:cs="Calibri"/>
          <w:sz w:val="22"/>
          <w:szCs w:val="22"/>
          <w:lang w:bidi="ar-SA"/>
        </w:rPr>
      </w:pPr>
    </w:p>
    <w:p w:rsidR="00E018EA" w:rsidRPr="00901439" w:rsidRDefault="006D78A4" w:rsidP="004A4A58">
      <w:pPr>
        <w:pStyle w:val="Heading1"/>
        <w:rPr>
          <w:rFonts w:asciiTheme="minorHAnsi" w:hAnsiTheme="minorHAnsi" w:cstheme="minorHAnsi"/>
          <w:b w:val="0"/>
          <w:sz w:val="24"/>
          <w:szCs w:val="24"/>
        </w:rPr>
      </w:pPr>
      <w:bookmarkStart w:id="78" w:name="_Toc481554695"/>
      <w:r w:rsidRPr="00901439">
        <w:rPr>
          <w:rFonts w:asciiTheme="minorHAnsi" w:hAnsiTheme="minorHAnsi" w:cstheme="minorHAnsi"/>
          <w:b w:val="0"/>
          <w:sz w:val="24"/>
          <w:szCs w:val="24"/>
        </w:rPr>
        <w:t>HDFS  File Read operation</w:t>
      </w:r>
      <w:bookmarkEnd w:id="78"/>
    </w:p>
    <w:p w:rsidR="00BA292F" w:rsidRPr="00901439" w:rsidRDefault="00BA292F" w:rsidP="007E5BDD">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http://hadooptutorials.co.in/tutorials/hadoop/internals-of-hdfs-file-read-operations.html</w:t>
      </w:r>
    </w:p>
    <w:p w:rsidR="00BA292F" w:rsidRPr="00901439" w:rsidRDefault="00BA292F" w:rsidP="007E5BDD">
      <w:pPr>
        <w:pStyle w:val="NormalWeb"/>
        <w:shd w:val="clear" w:color="auto" w:fill="FFFFFF"/>
        <w:spacing w:before="0" w:beforeAutospacing="0" w:after="158" w:afterAutospacing="0"/>
        <w:jc w:val="both"/>
        <w:rPr>
          <w:rFonts w:ascii="Calibri" w:hAnsi="Calibri" w:cs="Calibri"/>
          <w:sz w:val="22"/>
          <w:szCs w:val="22"/>
          <w:lang w:bidi="ar-SA"/>
        </w:rPr>
      </w:pPr>
    </w:p>
    <w:p w:rsidR="00286FAA" w:rsidRPr="00901439" w:rsidRDefault="007E5BDD" w:rsidP="00547F44">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Since HDFS plays with large sets of data it is interesting to know how it manages File I/O operations over it when requested by client. In the following section we are going to understand the flow of HDFS file read operation. Let's have a look at pictorial representation of the data read operation and components involved in it.</w:t>
      </w:r>
    </w:p>
    <w:p w:rsidR="00286FAA" w:rsidRPr="00901439" w:rsidRDefault="00286FAA" w:rsidP="00286FAA">
      <w:pPr>
        <w:pStyle w:val="NormalWeb"/>
        <w:shd w:val="clear" w:color="auto" w:fill="FFFFFF"/>
        <w:spacing w:before="0" w:beforeAutospacing="0" w:after="158" w:afterAutospacing="0"/>
        <w:jc w:val="both"/>
        <w:rPr>
          <w:rFonts w:ascii="Calibri" w:hAnsi="Calibri" w:cs="Calibri"/>
          <w:sz w:val="22"/>
          <w:szCs w:val="22"/>
          <w:lang w:bidi="ar-SA"/>
        </w:rPr>
      </w:pPr>
    </w:p>
    <w:p w:rsidR="005E26B7" w:rsidRPr="00901439" w:rsidRDefault="005E26B7" w:rsidP="005E26B7">
      <w:pPr>
        <w:rPr>
          <w:rFonts w:asciiTheme="minorHAnsi" w:hAnsiTheme="minorHAnsi" w:cstheme="minorHAnsi"/>
          <w:sz w:val="24"/>
          <w:szCs w:val="24"/>
        </w:rPr>
      </w:pPr>
    </w:p>
    <w:p w:rsidR="00286FAA" w:rsidRPr="00901439" w:rsidRDefault="00286FAA" w:rsidP="005E26B7">
      <w:pPr>
        <w:rPr>
          <w:rFonts w:asciiTheme="minorHAnsi" w:hAnsiTheme="minorHAnsi" w:cstheme="minorHAnsi"/>
          <w:sz w:val="24"/>
          <w:szCs w:val="24"/>
        </w:rPr>
      </w:pPr>
    </w:p>
    <w:p w:rsidR="007E5BDD" w:rsidRPr="00901439" w:rsidRDefault="007E5BDD" w:rsidP="005E26B7">
      <w:pPr>
        <w:rPr>
          <w:rFonts w:asciiTheme="minorHAnsi" w:hAnsiTheme="minorHAnsi" w:cstheme="minorHAnsi"/>
          <w:sz w:val="24"/>
          <w:szCs w:val="24"/>
        </w:rPr>
      </w:pP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Before going to understand read operation let's take a walkthrough of few important components.</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HDFS Client: HDFS client interacts with Namenode and Datanode on behalf of user to fulfil user request. User establishes communication with HDFS through File System API and normal I/O operations, processing of user request and providing response over it is carried out by File System API processes.</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Namenode: Namenode is the masternode of HDFS cluster. It stores metadata information and edit log in it. Metadata information contains addresses of block locations of Datanodes, this information is used for file read and write operation to access the blocks in a HDFS cluster.</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Datanode: Datanodes also known as slave nodes holds the actual data. Datanode only stores block, a block is what is used to store and process the data. Data resides within blocks of Datanode. Datanode gives periodic heartbeat signals to Masternode to indicate that it is alive and can be used to store and retrieve data</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Packet: A Packet is a small chunk of data which is used during transmission; packet is a subset of block. The default size of a block is around 64 MB or 128 MB, it will create a huge network overload if we transfer data of the size of blocks, hence client API transfers this block in small chunks known as packets.</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Next we will go through data flow in HDFS file read operation.</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HDFS File Read workflow</w:t>
      </w:r>
    </w:p>
    <w:p w:rsidR="007E5BDD" w:rsidRPr="00901439" w:rsidRDefault="007E5BDD" w:rsidP="00323678">
      <w:pPr>
        <w:pStyle w:val="NormalWeb"/>
        <w:shd w:val="clear" w:color="auto" w:fill="FFFFFF"/>
        <w:spacing w:before="0" w:beforeAutospacing="0" w:after="158" w:afterAutospacing="0"/>
        <w:jc w:val="both"/>
        <w:rPr>
          <w:rFonts w:ascii="Calibri" w:hAnsi="Calibri" w:cs="Calibri"/>
          <w:sz w:val="22"/>
          <w:szCs w:val="22"/>
          <w:lang w:bidi="ar-SA"/>
        </w:rPr>
      </w:pPr>
      <w:r w:rsidRPr="00901439">
        <w:rPr>
          <w:rFonts w:ascii="Calibri" w:hAnsi="Calibri" w:cs="Calibri"/>
          <w:sz w:val="22"/>
          <w:szCs w:val="22"/>
          <w:lang w:bidi="ar-SA"/>
        </w:rPr>
        <w:t>1. To start the file read operation, client opens the required file by calling open() on Filesystem object which is an instance of DistributedFileSystem. Open method initiate HDFS client for the read request.</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2. DistributedFileSystem interacts with Namenode to get the block locations of file to be read. Block locations are stored in metadata of namenode. For each block,Namenode returns the sorted address of Datanode that holds the copy of that block.Here sorting is done based on the proximity of Datanode with respect to Namenode, picking up the nearest Datanode first.</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lastRenderedPageBreak/>
        <w:t>3. DistributedFileSystem returns an FSDataInputStream, which is an input stream to support file seeks to the client. FSDataInputStream uses a wrapper DFSInputStream to manage I/O operations over Namenode and Datanode. Following steps are performed in read operation.</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a) Client calls read() on DFSInputStream. DFSInputStream holds the list of address of block locations on Datanode for the first few blocks of the file. It then locates the first block on closest Datanode and connects to it.</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b) Block reader gets initialized on target Block/Datanode along with below information:</w:t>
      </w:r>
    </w:p>
    <w:p w:rsidR="007E5BDD" w:rsidRPr="00901439" w:rsidRDefault="007E5BDD" w:rsidP="008B5C49">
      <w:pPr>
        <w:numPr>
          <w:ilvl w:val="0"/>
          <w:numId w:val="10"/>
        </w:numPr>
        <w:shd w:val="clear" w:color="auto" w:fill="FFFFFF"/>
        <w:spacing w:before="100" w:beforeAutospacing="1" w:after="100" w:afterAutospacing="1" w:line="321" w:lineRule="atLeast"/>
        <w:jc w:val="both"/>
        <w:rPr>
          <w:rFonts w:cs="Calibri"/>
          <w:sz w:val="22"/>
          <w:szCs w:val="22"/>
          <w:lang w:bidi="ar-SA"/>
        </w:rPr>
      </w:pPr>
      <w:r w:rsidRPr="00901439">
        <w:rPr>
          <w:rFonts w:cs="Calibri"/>
          <w:sz w:val="22"/>
          <w:szCs w:val="22"/>
          <w:lang w:bidi="ar-SA"/>
        </w:rPr>
        <w:t>Block ID.</w:t>
      </w:r>
    </w:p>
    <w:p w:rsidR="007E5BDD" w:rsidRPr="00901439" w:rsidRDefault="007E5BDD" w:rsidP="008B5C49">
      <w:pPr>
        <w:numPr>
          <w:ilvl w:val="0"/>
          <w:numId w:val="10"/>
        </w:numPr>
        <w:shd w:val="clear" w:color="auto" w:fill="FFFFFF"/>
        <w:spacing w:before="100" w:beforeAutospacing="1" w:after="100" w:afterAutospacing="1" w:line="321" w:lineRule="atLeast"/>
        <w:jc w:val="both"/>
        <w:rPr>
          <w:rFonts w:cs="Calibri"/>
          <w:sz w:val="22"/>
          <w:szCs w:val="22"/>
          <w:lang w:bidi="ar-SA"/>
        </w:rPr>
      </w:pPr>
      <w:r w:rsidRPr="00901439">
        <w:rPr>
          <w:rFonts w:cs="Calibri"/>
          <w:sz w:val="22"/>
          <w:szCs w:val="22"/>
          <w:lang w:bidi="ar-SA"/>
        </w:rPr>
        <w:t>Data start offset to read from.</w:t>
      </w:r>
    </w:p>
    <w:p w:rsidR="007E5BDD" w:rsidRPr="00901439" w:rsidRDefault="007E5BDD" w:rsidP="008B5C49">
      <w:pPr>
        <w:numPr>
          <w:ilvl w:val="0"/>
          <w:numId w:val="10"/>
        </w:numPr>
        <w:shd w:val="clear" w:color="auto" w:fill="FFFFFF"/>
        <w:spacing w:before="100" w:beforeAutospacing="1" w:after="100" w:afterAutospacing="1" w:line="321" w:lineRule="atLeast"/>
        <w:jc w:val="both"/>
        <w:rPr>
          <w:rFonts w:cs="Calibri"/>
          <w:sz w:val="22"/>
          <w:szCs w:val="22"/>
          <w:lang w:bidi="ar-SA"/>
        </w:rPr>
      </w:pPr>
      <w:r w:rsidRPr="00901439">
        <w:rPr>
          <w:rFonts w:cs="Calibri"/>
          <w:sz w:val="22"/>
          <w:szCs w:val="22"/>
          <w:lang w:bidi="ar-SA"/>
        </w:rPr>
        <w:t>Length of data to read.</w:t>
      </w:r>
    </w:p>
    <w:p w:rsidR="007E5BDD" w:rsidRPr="00901439" w:rsidRDefault="007E5BDD" w:rsidP="008B5C49">
      <w:pPr>
        <w:numPr>
          <w:ilvl w:val="0"/>
          <w:numId w:val="10"/>
        </w:numPr>
        <w:shd w:val="clear" w:color="auto" w:fill="FFFFFF"/>
        <w:spacing w:before="100" w:beforeAutospacing="1" w:after="100" w:afterAutospacing="1" w:line="321" w:lineRule="atLeast"/>
        <w:jc w:val="both"/>
        <w:rPr>
          <w:rFonts w:cs="Calibri"/>
          <w:sz w:val="22"/>
          <w:szCs w:val="22"/>
          <w:lang w:bidi="ar-SA"/>
        </w:rPr>
      </w:pPr>
      <w:r w:rsidRPr="00901439">
        <w:rPr>
          <w:rFonts w:cs="Calibri"/>
          <w:sz w:val="22"/>
          <w:szCs w:val="22"/>
          <w:lang w:bidi="ar-SA"/>
        </w:rPr>
        <w:t>Client name.</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c) Data is streamed from the Datanode back to the client in form of packets, this data is copied directly to input buffer provided by client.DFS client is reading and performing checksum operation and updating the client buffer</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d) Read () is called repeatedly on stream till the end of block is reached. When end of block is reached DFSInputStream will close the connection to Datanode and search next closest Datanode to read the block from it.</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4. Blocks are read in order, once DFSInputStream done through reading of the first few blocks, it calls the Namenode to retrieve Datanode locations for the next batch of blocks.</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5. When client has finished reading it will call Close() on FSDataInputStream to close the connection.</w:t>
      </w:r>
    </w:p>
    <w:p w:rsidR="007E5BDD" w:rsidRPr="00901439" w:rsidRDefault="007E5BDD" w:rsidP="007E5BDD">
      <w:pPr>
        <w:shd w:val="clear" w:color="auto" w:fill="FFFFFF"/>
        <w:spacing w:before="0" w:after="158" w:line="240" w:lineRule="auto"/>
        <w:jc w:val="both"/>
        <w:rPr>
          <w:rFonts w:cs="Calibri"/>
          <w:sz w:val="22"/>
          <w:szCs w:val="22"/>
          <w:lang w:bidi="ar-SA"/>
        </w:rPr>
      </w:pPr>
      <w:r w:rsidRPr="00901439">
        <w:rPr>
          <w:rFonts w:cs="Calibri"/>
          <w:sz w:val="22"/>
          <w:szCs w:val="22"/>
          <w:lang w:bidi="ar-SA"/>
        </w:rPr>
        <w:t>6. If Datanode is down during reading or DFSInputStream encounters an error during communication, DFSInputStream will switch to next available Datanode where replica can be found. DFSInputStream remembers the Datanode which encountered an error so that it does not retry them for later blocks.</w:t>
      </w:r>
    </w:p>
    <w:p w:rsidR="00547F44" w:rsidRPr="00901439" w:rsidRDefault="007E5BDD" w:rsidP="00933400">
      <w:pPr>
        <w:shd w:val="clear" w:color="auto" w:fill="FFFFFF"/>
        <w:spacing w:before="0" w:after="158" w:line="240" w:lineRule="auto"/>
        <w:jc w:val="both"/>
        <w:rPr>
          <w:rFonts w:cs="Calibri"/>
          <w:sz w:val="22"/>
          <w:szCs w:val="22"/>
          <w:lang w:bidi="ar-SA"/>
        </w:rPr>
      </w:pPr>
      <w:r w:rsidRPr="00901439">
        <w:rPr>
          <w:rFonts w:cs="Calibri"/>
          <w:sz w:val="22"/>
          <w:szCs w:val="22"/>
          <w:lang w:bidi="ar-SA"/>
        </w:rPr>
        <w:t>As you can see that client with the help of Namenode gets the list of best Datanode for each block and communicates directly with Datanode to retrieve the data. Here Namenode serves the address of block location on Datanode rather than serving data itself which could become the bottleneck as the number of clients grows. This design allows HDFS to scale up to a large numbers of clients since the data traffic is spread across all the Datanodes of clusters</w:t>
      </w:r>
      <w:r w:rsidR="00933400" w:rsidRPr="00901439">
        <w:rPr>
          <w:rFonts w:cs="Calibri"/>
          <w:sz w:val="22"/>
          <w:szCs w:val="22"/>
          <w:lang w:bidi="ar-SA"/>
        </w:rPr>
        <w:t>.</w:t>
      </w:r>
    </w:p>
    <w:p w:rsidR="00933400" w:rsidRPr="00901439" w:rsidRDefault="00933400" w:rsidP="00933400">
      <w:pPr>
        <w:shd w:val="clear" w:color="auto" w:fill="FFFFFF"/>
        <w:spacing w:before="0" w:after="158" w:line="240" w:lineRule="auto"/>
        <w:jc w:val="both"/>
        <w:rPr>
          <w:rFonts w:cs="Calibri"/>
          <w:sz w:val="22"/>
          <w:szCs w:val="22"/>
          <w:lang w:bidi="ar-SA"/>
        </w:rPr>
      </w:pPr>
    </w:p>
    <w:p w:rsidR="00547F44" w:rsidRPr="00901439" w:rsidRDefault="00547F44" w:rsidP="00547F44">
      <w:pPr>
        <w:pStyle w:val="Heading1"/>
        <w:rPr>
          <w:rFonts w:asciiTheme="minorHAnsi" w:hAnsiTheme="minorHAnsi" w:cstheme="minorHAnsi"/>
          <w:b w:val="0"/>
          <w:sz w:val="24"/>
          <w:szCs w:val="24"/>
        </w:rPr>
      </w:pPr>
      <w:bookmarkStart w:id="79" w:name="_Toc481554696"/>
      <w:r w:rsidRPr="00901439">
        <w:rPr>
          <w:rFonts w:asciiTheme="minorHAnsi" w:hAnsiTheme="minorHAnsi" w:cstheme="minorHAnsi"/>
          <w:b w:val="0"/>
          <w:sz w:val="24"/>
          <w:szCs w:val="24"/>
        </w:rPr>
        <w:t>Hadoop - Data Life Cycle Management</w:t>
      </w:r>
      <w:bookmarkEnd w:id="79"/>
    </w:p>
    <w:p w:rsidR="00547F44" w:rsidRPr="00901439" w:rsidRDefault="00547F44" w:rsidP="004D0E20">
      <w:pPr>
        <w:pStyle w:val="NormalWeb"/>
        <w:shd w:val="clear" w:color="auto" w:fill="FFFFFF"/>
        <w:spacing w:before="0" w:beforeAutospacing="0" w:after="0" w:afterAutospacing="0"/>
        <w:jc w:val="both"/>
        <w:rPr>
          <w:rFonts w:ascii="Calibri" w:hAnsi="Calibri" w:cs="Calibri"/>
          <w:sz w:val="22"/>
          <w:szCs w:val="22"/>
          <w:lang w:bidi="ar-SA"/>
        </w:rPr>
      </w:pPr>
      <w:r w:rsidRPr="00901439">
        <w:rPr>
          <w:rFonts w:ascii="Calibri" w:hAnsi="Calibri" w:cs="Calibri"/>
          <w:sz w:val="22"/>
          <w:szCs w:val="22"/>
          <w:lang w:bidi="ar-SA"/>
        </w:rPr>
        <w:t>Hadoop as a part of data Life cycle Management.</w:t>
      </w:r>
    </w:p>
    <w:p w:rsidR="004D0E20" w:rsidRPr="00901439" w:rsidRDefault="004D0E20" w:rsidP="004D0E20">
      <w:pPr>
        <w:pStyle w:val="NormalWeb"/>
        <w:shd w:val="clear" w:color="auto" w:fill="FFFFFF"/>
        <w:spacing w:before="0" w:beforeAutospacing="0" w:after="0" w:afterAutospacing="0"/>
        <w:jc w:val="both"/>
        <w:rPr>
          <w:rFonts w:ascii="Calibri" w:hAnsi="Calibri" w:cs="Calibri"/>
          <w:sz w:val="22"/>
          <w:szCs w:val="22"/>
          <w:lang w:bidi="ar-SA"/>
        </w:rPr>
      </w:pPr>
    </w:p>
    <w:p w:rsidR="00547F44" w:rsidRPr="00901439" w:rsidRDefault="00062142" w:rsidP="004D0E20">
      <w:pPr>
        <w:pStyle w:val="NormalWeb"/>
        <w:numPr>
          <w:ilvl w:val="0"/>
          <w:numId w:val="112"/>
        </w:numPr>
        <w:shd w:val="clear" w:color="auto" w:fill="FFFFFF"/>
        <w:spacing w:before="0" w:beforeAutospacing="0" w:after="0" w:afterAutospacing="0"/>
        <w:jc w:val="both"/>
        <w:rPr>
          <w:rFonts w:ascii="Calibri" w:hAnsi="Calibri" w:cs="Calibri"/>
          <w:sz w:val="22"/>
          <w:szCs w:val="22"/>
          <w:lang w:bidi="ar-SA"/>
        </w:rPr>
      </w:pPr>
      <w:r w:rsidRPr="00901439">
        <w:rPr>
          <w:rFonts w:ascii="Calibri" w:hAnsi="Calibri" w:cs="Calibri"/>
          <w:sz w:val="22"/>
          <w:szCs w:val="22"/>
          <w:lang w:bidi="ar-SA"/>
        </w:rPr>
        <w:t>Data infrastructure (collect multiple, unstructured data )</w:t>
      </w:r>
    </w:p>
    <w:p w:rsidR="00547F44" w:rsidRPr="00901439" w:rsidRDefault="00547F44" w:rsidP="004D0E20">
      <w:pPr>
        <w:pStyle w:val="NormalWeb"/>
        <w:numPr>
          <w:ilvl w:val="0"/>
          <w:numId w:val="112"/>
        </w:numPr>
        <w:shd w:val="clear" w:color="auto" w:fill="FFFFFF"/>
        <w:spacing w:before="0" w:beforeAutospacing="0" w:after="0" w:afterAutospacing="0"/>
        <w:jc w:val="both"/>
        <w:rPr>
          <w:rFonts w:ascii="Calibri" w:hAnsi="Calibri" w:cs="Calibri"/>
          <w:sz w:val="22"/>
          <w:szCs w:val="22"/>
          <w:lang w:bidi="ar-SA"/>
        </w:rPr>
      </w:pPr>
      <w:r w:rsidRPr="00901439">
        <w:rPr>
          <w:rFonts w:ascii="Calibri" w:hAnsi="Calibri" w:cs="Calibri"/>
          <w:sz w:val="22"/>
          <w:szCs w:val="22"/>
          <w:lang w:bidi="ar-SA"/>
        </w:rPr>
        <w:t>Data preprocessing</w:t>
      </w:r>
    </w:p>
    <w:p w:rsidR="00547F44" w:rsidRPr="00901439" w:rsidRDefault="00062142" w:rsidP="004D0E20">
      <w:pPr>
        <w:pStyle w:val="NormalWeb"/>
        <w:numPr>
          <w:ilvl w:val="0"/>
          <w:numId w:val="112"/>
        </w:numPr>
        <w:shd w:val="clear" w:color="auto" w:fill="FFFFFF"/>
        <w:spacing w:before="0" w:beforeAutospacing="0" w:after="0" w:afterAutospacing="0"/>
        <w:jc w:val="both"/>
        <w:rPr>
          <w:rFonts w:ascii="Calibri" w:hAnsi="Calibri" w:cs="Calibri"/>
          <w:sz w:val="22"/>
          <w:szCs w:val="22"/>
          <w:lang w:bidi="ar-SA"/>
        </w:rPr>
      </w:pPr>
      <w:r w:rsidRPr="00901439">
        <w:rPr>
          <w:rFonts w:ascii="Calibri" w:hAnsi="Calibri" w:cs="Calibri"/>
          <w:sz w:val="22"/>
          <w:szCs w:val="22"/>
          <w:lang w:bidi="ar-SA"/>
        </w:rPr>
        <w:t>Data creation (Fuse of new data</w:t>
      </w:r>
      <w:r w:rsidR="004D0E20" w:rsidRPr="00901439">
        <w:rPr>
          <w:rFonts w:ascii="Calibri" w:hAnsi="Calibri" w:cs="Calibri"/>
          <w:sz w:val="22"/>
          <w:szCs w:val="22"/>
          <w:lang w:bidi="ar-SA"/>
        </w:rPr>
        <w:t>, returns the data to RDBMS</w:t>
      </w:r>
      <w:r w:rsidRPr="00901439">
        <w:rPr>
          <w:rFonts w:ascii="Calibri" w:hAnsi="Calibri" w:cs="Calibri"/>
          <w:sz w:val="22"/>
          <w:szCs w:val="22"/>
          <w:lang w:bidi="ar-SA"/>
        </w:rPr>
        <w:t>)</w:t>
      </w:r>
    </w:p>
    <w:p w:rsidR="00062142" w:rsidRPr="00901439" w:rsidRDefault="00062142" w:rsidP="004D0E20">
      <w:pPr>
        <w:pStyle w:val="NormalWeb"/>
        <w:numPr>
          <w:ilvl w:val="0"/>
          <w:numId w:val="112"/>
        </w:numPr>
        <w:shd w:val="clear" w:color="auto" w:fill="FFFFFF"/>
        <w:spacing w:before="0" w:beforeAutospacing="0" w:after="0" w:afterAutospacing="0"/>
        <w:jc w:val="both"/>
        <w:rPr>
          <w:rFonts w:ascii="Calibri" w:hAnsi="Calibri" w:cs="Calibri"/>
          <w:sz w:val="22"/>
          <w:szCs w:val="22"/>
          <w:lang w:bidi="ar-SA"/>
        </w:rPr>
      </w:pPr>
      <w:r w:rsidRPr="00901439">
        <w:rPr>
          <w:rFonts w:ascii="Calibri" w:hAnsi="Calibri" w:cs="Calibri"/>
          <w:sz w:val="22"/>
          <w:szCs w:val="22"/>
          <w:lang w:bidi="ar-SA"/>
        </w:rPr>
        <w:t>Data Archival</w:t>
      </w:r>
    </w:p>
    <w:p w:rsidR="004907B4" w:rsidRPr="00901439" w:rsidRDefault="004907B4" w:rsidP="004907B4">
      <w:pPr>
        <w:spacing w:before="0" w:after="0"/>
        <w:rPr>
          <w:i/>
          <w:color w:val="0070C0"/>
          <w:lang w:bidi="ar-SA"/>
        </w:rPr>
      </w:pPr>
    </w:p>
    <w:p w:rsidR="004907B4" w:rsidRPr="00901439" w:rsidRDefault="004907B4" w:rsidP="004907B4">
      <w:pPr>
        <w:pStyle w:val="Heading2"/>
        <w:shd w:val="clear" w:color="auto" w:fill="FFFFFF"/>
        <w:spacing w:before="0" w:line="360" w:lineRule="atLeast"/>
        <w:textAlignment w:val="baseline"/>
        <w:rPr>
          <w:rFonts w:ascii="Arial" w:hAnsi="Arial" w:cs="Arial"/>
          <w:color w:val="222222"/>
          <w:sz w:val="24"/>
          <w:szCs w:val="24"/>
        </w:rPr>
      </w:pPr>
      <w:bookmarkStart w:id="80" w:name="_Toc481554697"/>
      <w:r w:rsidRPr="00901439">
        <w:rPr>
          <w:rFonts w:ascii="Arial" w:hAnsi="Arial" w:cs="Arial"/>
          <w:color w:val="222222"/>
          <w:sz w:val="24"/>
          <w:szCs w:val="24"/>
        </w:rPr>
        <w:t>Sqoop Hive Import</w:t>
      </w:r>
      <w:bookmarkEnd w:id="80"/>
    </w:p>
    <w:p w:rsidR="00AE6718" w:rsidRPr="00901439" w:rsidRDefault="00AE6718" w:rsidP="00AE6718">
      <w:pPr>
        <w:rPr>
          <w:rFonts w:cs="Calibri"/>
          <w:sz w:val="22"/>
          <w:szCs w:val="22"/>
          <w:lang w:bidi="ar-SA"/>
        </w:rPr>
      </w:pPr>
      <w:r w:rsidRPr="00901439">
        <w:rPr>
          <w:rFonts w:cs="Calibri"/>
          <w:sz w:val="22"/>
          <w:szCs w:val="22"/>
          <w:lang w:bidi="ar-SA"/>
        </w:rPr>
        <w:t>St</w:t>
      </w:r>
      <w:r w:rsidR="002100EE" w:rsidRPr="00901439">
        <w:rPr>
          <w:rFonts w:cs="Calibri"/>
          <w:sz w:val="22"/>
          <w:szCs w:val="22"/>
          <w:lang w:bidi="ar-SA"/>
        </w:rPr>
        <w:t>e</w:t>
      </w:r>
      <w:r w:rsidRPr="00901439">
        <w:rPr>
          <w:rFonts w:cs="Calibri"/>
          <w:sz w:val="22"/>
          <w:szCs w:val="22"/>
          <w:lang w:bidi="ar-SA"/>
        </w:rPr>
        <w:t>ps for importing data</w:t>
      </w:r>
    </w:p>
    <w:p w:rsidR="00AE6718" w:rsidRPr="00901439" w:rsidRDefault="00AE6718" w:rsidP="00AE6718">
      <w:pPr>
        <w:pStyle w:val="ListParagraph"/>
        <w:numPr>
          <w:ilvl w:val="0"/>
          <w:numId w:val="112"/>
        </w:numPr>
        <w:rPr>
          <w:rFonts w:cs="Calibri"/>
          <w:sz w:val="22"/>
          <w:szCs w:val="22"/>
          <w:lang w:bidi="ar-SA"/>
        </w:rPr>
      </w:pPr>
      <w:r w:rsidRPr="00901439">
        <w:rPr>
          <w:rFonts w:cs="Calibri"/>
          <w:sz w:val="22"/>
          <w:szCs w:val="22"/>
          <w:lang w:bidi="ar-SA"/>
        </w:rPr>
        <w:lastRenderedPageBreak/>
        <w:t>Create the table in Hive</w:t>
      </w:r>
    </w:p>
    <w:p w:rsidR="00AE6718" w:rsidRPr="00901439" w:rsidRDefault="00AE6718" w:rsidP="00AE6718">
      <w:pPr>
        <w:pStyle w:val="ListParagraph"/>
        <w:numPr>
          <w:ilvl w:val="0"/>
          <w:numId w:val="112"/>
        </w:numPr>
        <w:rPr>
          <w:rFonts w:cs="Calibri"/>
          <w:sz w:val="22"/>
          <w:szCs w:val="22"/>
          <w:lang w:bidi="ar-SA"/>
        </w:rPr>
      </w:pPr>
      <w:r w:rsidRPr="00901439">
        <w:rPr>
          <w:rFonts w:cs="Calibri"/>
          <w:sz w:val="22"/>
          <w:szCs w:val="22"/>
          <w:lang w:bidi="ar-SA"/>
        </w:rPr>
        <w:t>Import the data into Hive Table (MYSQL to Hive)</w:t>
      </w:r>
    </w:p>
    <w:p w:rsidR="00AE6718" w:rsidRPr="00901439" w:rsidRDefault="00AE6718" w:rsidP="00AE6718">
      <w:pPr>
        <w:pStyle w:val="ListParagraph"/>
        <w:numPr>
          <w:ilvl w:val="0"/>
          <w:numId w:val="112"/>
        </w:numPr>
        <w:rPr>
          <w:rFonts w:cs="Calibri"/>
          <w:sz w:val="22"/>
          <w:szCs w:val="22"/>
          <w:lang w:bidi="ar-SA"/>
        </w:rPr>
      </w:pPr>
      <w:r w:rsidRPr="00901439">
        <w:rPr>
          <w:rFonts w:cs="Calibri"/>
          <w:sz w:val="22"/>
          <w:szCs w:val="22"/>
          <w:lang w:bidi="ar-SA"/>
        </w:rPr>
        <w:t>Validate the data with Hive Query.</w:t>
      </w:r>
    </w:p>
    <w:p w:rsidR="004907B4" w:rsidRPr="00901439" w:rsidRDefault="004907B4" w:rsidP="00AE6718">
      <w:pPr>
        <w:pStyle w:val="Heading3"/>
      </w:pPr>
      <w:bookmarkStart w:id="81" w:name="_Toc481554698"/>
      <w:r w:rsidRPr="00901439">
        <w:t>PArameter-Sqoop Hive Import</w:t>
      </w:r>
      <w:bookmarkEnd w:id="81"/>
    </w:p>
    <w:p w:rsidR="002100EE" w:rsidRPr="00901439" w:rsidRDefault="002100EE" w:rsidP="002100EE">
      <w:pPr>
        <w:spacing w:before="0" w:after="0"/>
        <w:rPr>
          <w:rFonts w:cs="Calibri"/>
          <w:sz w:val="22"/>
          <w:szCs w:val="22"/>
          <w:lang w:bidi="ar-SA"/>
        </w:rPr>
      </w:pPr>
    </w:p>
    <w:p w:rsidR="00AE6718" w:rsidRPr="00901439" w:rsidRDefault="00AE6718" w:rsidP="002100EE">
      <w:pPr>
        <w:spacing w:before="0" w:after="0"/>
        <w:rPr>
          <w:rFonts w:cs="Calibri"/>
          <w:sz w:val="22"/>
          <w:szCs w:val="22"/>
          <w:lang w:bidi="ar-SA"/>
        </w:rPr>
      </w:pPr>
      <w:r w:rsidRPr="00901439">
        <w:rPr>
          <w:rFonts w:cs="Calibri"/>
          <w:sz w:val="22"/>
          <w:szCs w:val="22"/>
          <w:lang w:bidi="ar-SA"/>
        </w:rPr>
        <w:t>MySQL:</w:t>
      </w:r>
    </w:p>
    <w:p w:rsidR="00AE6718" w:rsidRPr="00901439" w:rsidRDefault="00AE6718" w:rsidP="002100EE">
      <w:pPr>
        <w:pStyle w:val="ListParagraph"/>
        <w:numPr>
          <w:ilvl w:val="0"/>
          <w:numId w:val="112"/>
        </w:numPr>
        <w:spacing w:before="0" w:after="0"/>
        <w:rPr>
          <w:rFonts w:cs="Calibri"/>
          <w:sz w:val="22"/>
          <w:szCs w:val="22"/>
          <w:lang w:bidi="ar-SA"/>
        </w:rPr>
      </w:pPr>
      <w:r w:rsidRPr="00901439">
        <w:rPr>
          <w:rFonts w:cs="Calibri"/>
          <w:sz w:val="22"/>
          <w:szCs w:val="22"/>
          <w:lang w:bidi="ar-SA"/>
        </w:rPr>
        <w:t>--table</w:t>
      </w:r>
    </w:p>
    <w:p w:rsidR="00AE6718" w:rsidRPr="00901439" w:rsidRDefault="00AE6718" w:rsidP="002100EE">
      <w:pPr>
        <w:pStyle w:val="ListParagraph"/>
        <w:numPr>
          <w:ilvl w:val="0"/>
          <w:numId w:val="112"/>
        </w:numPr>
        <w:spacing w:before="0" w:after="0"/>
        <w:rPr>
          <w:rFonts w:cs="Calibri"/>
          <w:sz w:val="22"/>
          <w:szCs w:val="22"/>
          <w:lang w:bidi="ar-SA"/>
        </w:rPr>
      </w:pPr>
      <w:r w:rsidRPr="00901439">
        <w:rPr>
          <w:rFonts w:cs="Calibri"/>
          <w:sz w:val="22"/>
          <w:szCs w:val="22"/>
          <w:lang w:bidi="ar-SA"/>
        </w:rPr>
        <w:t>--columns</w:t>
      </w:r>
    </w:p>
    <w:p w:rsidR="00AE6718" w:rsidRPr="00901439" w:rsidRDefault="00AE6718" w:rsidP="002100EE">
      <w:pPr>
        <w:pStyle w:val="ListParagraph"/>
        <w:numPr>
          <w:ilvl w:val="0"/>
          <w:numId w:val="112"/>
        </w:numPr>
        <w:spacing w:before="0" w:after="0"/>
        <w:rPr>
          <w:rFonts w:cs="Calibri"/>
          <w:sz w:val="22"/>
          <w:szCs w:val="22"/>
          <w:lang w:bidi="ar-SA"/>
        </w:rPr>
      </w:pPr>
      <w:r w:rsidRPr="00901439">
        <w:rPr>
          <w:rFonts w:cs="Calibri"/>
          <w:sz w:val="22"/>
          <w:szCs w:val="22"/>
          <w:lang w:bidi="ar-SA"/>
        </w:rPr>
        <w:t>--where</w:t>
      </w:r>
    </w:p>
    <w:p w:rsidR="00AE6718" w:rsidRPr="00901439" w:rsidRDefault="00AE6718" w:rsidP="002100EE">
      <w:pPr>
        <w:spacing w:before="0" w:after="0"/>
        <w:rPr>
          <w:rFonts w:cs="Calibri"/>
          <w:sz w:val="22"/>
          <w:szCs w:val="22"/>
          <w:lang w:bidi="ar-SA"/>
        </w:rPr>
      </w:pPr>
      <w:r w:rsidRPr="00901439">
        <w:rPr>
          <w:rFonts w:cs="Calibri"/>
          <w:sz w:val="22"/>
          <w:szCs w:val="22"/>
          <w:lang w:bidi="ar-SA"/>
        </w:rPr>
        <w:t>Hive:</w:t>
      </w:r>
    </w:p>
    <w:p w:rsidR="00AE6718" w:rsidRPr="00901439" w:rsidRDefault="00AE6718" w:rsidP="002100EE">
      <w:pPr>
        <w:pStyle w:val="ListParagraph"/>
        <w:numPr>
          <w:ilvl w:val="0"/>
          <w:numId w:val="112"/>
        </w:numPr>
        <w:spacing w:before="0" w:after="0"/>
        <w:rPr>
          <w:rFonts w:cs="Calibri"/>
          <w:sz w:val="22"/>
          <w:szCs w:val="22"/>
          <w:lang w:bidi="ar-SA"/>
        </w:rPr>
      </w:pPr>
      <w:r w:rsidRPr="00901439">
        <w:rPr>
          <w:rFonts w:cs="Calibri"/>
          <w:sz w:val="22"/>
          <w:szCs w:val="22"/>
          <w:lang w:bidi="ar-SA"/>
        </w:rPr>
        <w:t>--hive – import</w:t>
      </w:r>
    </w:p>
    <w:p w:rsidR="00AE6718" w:rsidRPr="00901439" w:rsidRDefault="00AE6718" w:rsidP="002100EE">
      <w:pPr>
        <w:pStyle w:val="ListParagraph"/>
        <w:numPr>
          <w:ilvl w:val="0"/>
          <w:numId w:val="112"/>
        </w:numPr>
        <w:spacing w:before="0" w:after="0"/>
        <w:rPr>
          <w:rFonts w:cs="Calibri"/>
          <w:sz w:val="22"/>
          <w:szCs w:val="22"/>
          <w:lang w:bidi="ar-SA"/>
        </w:rPr>
      </w:pPr>
      <w:r w:rsidRPr="00901439">
        <w:rPr>
          <w:rFonts w:cs="Calibri"/>
          <w:sz w:val="22"/>
          <w:szCs w:val="22"/>
          <w:lang w:bidi="ar-SA"/>
        </w:rPr>
        <w:t xml:space="preserve">--hive </w:t>
      </w:r>
      <w:r w:rsidR="00BF4BBB" w:rsidRPr="00901439">
        <w:rPr>
          <w:rFonts w:cs="Calibri"/>
          <w:sz w:val="22"/>
          <w:szCs w:val="22"/>
          <w:lang w:bidi="ar-SA"/>
        </w:rPr>
        <w:t>–</w:t>
      </w:r>
      <w:r w:rsidRPr="00901439">
        <w:rPr>
          <w:rFonts w:cs="Calibri"/>
          <w:sz w:val="22"/>
          <w:szCs w:val="22"/>
          <w:lang w:bidi="ar-SA"/>
        </w:rPr>
        <w:t xml:space="preserve"> table</w:t>
      </w:r>
    </w:p>
    <w:p w:rsidR="00BF4BBB" w:rsidRPr="00901439" w:rsidRDefault="00BF4BBB" w:rsidP="002100EE">
      <w:pPr>
        <w:pStyle w:val="ListParagraph"/>
        <w:numPr>
          <w:ilvl w:val="0"/>
          <w:numId w:val="112"/>
        </w:numPr>
        <w:spacing w:before="0" w:after="0"/>
        <w:rPr>
          <w:rFonts w:cs="Calibri"/>
          <w:sz w:val="22"/>
          <w:szCs w:val="22"/>
          <w:lang w:bidi="ar-SA"/>
        </w:rPr>
      </w:pPr>
      <w:r w:rsidRPr="00901439">
        <w:rPr>
          <w:rFonts w:cs="Calibri"/>
          <w:sz w:val="22"/>
          <w:szCs w:val="22"/>
          <w:lang w:bidi="ar-SA"/>
        </w:rPr>
        <w:t>--map – column –hive</w:t>
      </w:r>
    </w:p>
    <w:p w:rsidR="00BF4BBB" w:rsidRPr="00901439" w:rsidRDefault="00BF4BBB" w:rsidP="002100EE">
      <w:pPr>
        <w:pStyle w:val="ListParagraph"/>
        <w:numPr>
          <w:ilvl w:val="0"/>
          <w:numId w:val="112"/>
        </w:numPr>
        <w:spacing w:before="0" w:after="0"/>
        <w:rPr>
          <w:rFonts w:cs="Calibri"/>
          <w:sz w:val="22"/>
          <w:szCs w:val="22"/>
          <w:lang w:bidi="ar-SA"/>
        </w:rPr>
      </w:pPr>
      <w:r w:rsidRPr="00901439">
        <w:rPr>
          <w:rFonts w:cs="Calibri"/>
          <w:sz w:val="22"/>
          <w:szCs w:val="22"/>
          <w:lang w:bidi="ar-SA"/>
        </w:rPr>
        <w:t xml:space="preserve">--hive </w:t>
      </w:r>
      <w:r w:rsidR="009F4DC9" w:rsidRPr="00901439">
        <w:rPr>
          <w:rFonts w:cs="Calibri"/>
          <w:sz w:val="22"/>
          <w:szCs w:val="22"/>
          <w:lang w:bidi="ar-SA"/>
        </w:rPr>
        <w:t>–</w:t>
      </w:r>
      <w:r w:rsidRPr="00901439">
        <w:rPr>
          <w:rFonts w:cs="Calibri"/>
          <w:sz w:val="22"/>
          <w:szCs w:val="22"/>
          <w:lang w:bidi="ar-SA"/>
        </w:rPr>
        <w:t xml:space="preserve"> overwrite</w:t>
      </w:r>
    </w:p>
    <w:p w:rsidR="00BB42B0" w:rsidRPr="00901439" w:rsidRDefault="00BB42B0" w:rsidP="00BB42B0">
      <w:pPr>
        <w:pStyle w:val="Heading3"/>
      </w:pPr>
      <w:bookmarkStart w:id="82" w:name="_Toc481554699"/>
      <w:r w:rsidRPr="00901439">
        <w:t>Pitfalls -Sqoop Hive Import</w:t>
      </w:r>
      <w:bookmarkEnd w:id="82"/>
    </w:p>
    <w:p w:rsidR="009F4DC9" w:rsidRPr="00901439" w:rsidRDefault="009F4DC9" w:rsidP="009F4DC9">
      <w:pPr>
        <w:pStyle w:val="ListParagraph"/>
        <w:numPr>
          <w:ilvl w:val="0"/>
          <w:numId w:val="112"/>
        </w:numPr>
        <w:rPr>
          <w:rFonts w:cs="Calibri"/>
          <w:sz w:val="22"/>
          <w:szCs w:val="22"/>
          <w:lang w:bidi="ar-SA"/>
        </w:rPr>
      </w:pPr>
      <w:r w:rsidRPr="00901439">
        <w:rPr>
          <w:rFonts w:cs="Calibri"/>
          <w:sz w:val="22"/>
          <w:szCs w:val="22"/>
          <w:lang w:bidi="ar-SA"/>
        </w:rPr>
        <w:t xml:space="preserve">Field </w:t>
      </w:r>
      <w:r w:rsidR="00F96D50" w:rsidRPr="00901439">
        <w:rPr>
          <w:rFonts w:cs="Calibri"/>
          <w:sz w:val="22"/>
          <w:szCs w:val="22"/>
          <w:lang w:bidi="ar-SA"/>
        </w:rPr>
        <w:t>Terminators</w:t>
      </w:r>
    </w:p>
    <w:p w:rsidR="009F4DC9" w:rsidRPr="00901439" w:rsidRDefault="009F4DC9" w:rsidP="009F4DC9">
      <w:pPr>
        <w:pStyle w:val="ListParagraph"/>
        <w:numPr>
          <w:ilvl w:val="0"/>
          <w:numId w:val="112"/>
        </w:numPr>
        <w:rPr>
          <w:rFonts w:cs="Calibri"/>
          <w:sz w:val="22"/>
          <w:szCs w:val="22"/>
          <w:lang w:bidi="ar-SA"/>
        </w:rPr>
      </w:pPr>
      <w:r w:rsidRPr="00901439">
        <w:rPr>
          <w:rFonts w:cs="Calibri"/>
          <w:sz w:val="22"/>
          <w:szCs w:val="22"/>
          <w:lang w:bidi="ar-SA"/>
        </w:rPr>
        <w:t>Line Terminators</w:t>
      </w:r>
    </w:p>
    <w:p w:rsidR="009F4DC9" w:rsidRPr="00901439" w:rsidRDefault="009F4DC9" w:rsidP="009F4DC9">
      <w:pPr>
        <w:pStyle w:val="ListParagraph"/>
        <w:numPr>
          <w:ilvl w:val="0"/>
          <w:numId w:val="112"/>
        </w:numPr>
        <w:rPr>
          <w:rFonts w:cs="Calibri"/>
          <w:sz w:val="22"/>
          <w:szCs w:val="22"/>
          <w:lang w:bidi="ar-SA"/>
        </w:rPr>
      </w:pPr>
      <w:r w:rsidRPr="00901439">
        <w:rPr>
          <w:rFonts w:cs="Calibri"/>
          <w:sz w:val="22"/>
          <w:szCs w:val="22"/>
          <w:lang w:bidi="ar-SA"/>
        </w:rPr>
        <w:t>Numeric Data types</w:t>
      </w:r>
    </w:p>
    <w:p w:rsidR="009F4DC9" w:rsidRPr="00901439" w:rsidRDefault="00F96D50" w:rsidP="009F4DC9">
      <w:pPr>
        <w:pStyle w:val="ListParagraph"/>
        <w:numPr>
          <w:ilvl w:val="0"/>
          <w:numId w:val="112"/>
        </w:numPr>
        <w:rPr>
          <w:rFonts w:cs="Calibri"/>
          <w:sz w:val="22"/>
          <w:szCs w:val="22"/>
          <w:lang w:bidi="ar-SA"/>
        </w:rPr>
      </w:pPr>
      <w:r w:rsidRPr="00901439">
        <w:rPr>
          <w:rFonts w:cs="Calibri"/>
          <w:sz w:val="22"/>
          <w:szCs w:val="22"/>
          <w:lang w:bidi="ar-SA"/>
        </w:rPr>
        <w:t>Date time D</w:t>
      </w:r>
      <w:r w:rsidR="009F4DC9" w:rsidRPr="00901439">
        <w:rPr>
          <w:rFonts w:cs="Calibri"/>
          <w:sz w:val="22"/>
          <w:szCs w:val="22"/>
          <w:lang w:bidi="ar-SA"/>
        </w:rPr>
        <w:t>ata types</w:t>
      </w:r>
    </w:p>
    <w:p w:rsidR="00DA13E7" w:rsidRPr="00901439" w:rsidRDefault="00DA4FBD" w:rsidP="00DA4FBD">
      <w:pPr>
        <w:rPr>
          <w:rFonts w:cs="Calibri"/>
          <w:sz w:val="22"/>
          <w:szCs w:val="22"/>
          <w:lang w:bidi="ar-SA"/>
        </w:rPr>
      </w:pPr>
      <w:r w:rsidRPr="00901439">
        <w:rPr>
          <w:rFonts w:cs="Calibri"/>
          <w:sz w:val="22"/>
          <w:szCs w:val="22"/>
          <w:lang w:bidi="ar-SA"/>
        </w:rPr>
        <w:t>Note: Direct import to the Hive Partitions are possible and we need to write individual select statement.</w:t>
      </w:r>
    </w:p>
    <w:p w:rsidR="00DA13E7" w:rsidRPr="00901439" w:rsidRDefault="00DA13E7" w:rsidP="00DA13E7">
      <w:pPr>
        <w:spacing w:before="0" w:after="0"/>
        <w:rPr>
          <w:rFonts w:cs="Calibri"/>
          <w:sz w:val="22"/>
          <w:szCs w:val="22"/>
          <w:lang w:bidi="ar-SA"/>
        </w:rPr>
      </w:pPr>
      <w:r w:rsidRPr="00901439">
        <w:rPr>
          <w:rFonts w:cs="Calibri"/>
          <w:sz w:val="22"/>
          <w:szCs w:val="22"/>
          <w:lang w:bidi="ar-SA"/>
        </w:rPr>
        <w:t>// Create a customer table</w:t>
      </w:r>
      <w:r w:rsidR="00CE793C" w:rsidRPr="00901439">
        <w:rPr>
          <w:rFonts w:cs="Calibri"/>
          <w:sz w:val="22"/>
          <w:szCs w:val="22"/>
          <w:lang w:bidi="ar-SA"/>
        </w:rPr>
        <w:t xml:space="preserve"> in MySQL</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&gt;CREATE TABLE  invoices(</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InvNum  INT (10) primary key not null,</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OrderDate Date,</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Region VARCHAR(15),</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SaleRep VARCHAR(15),</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Item VARCHAR(20),</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Units INT,</w:t>
      </w:r>
    </w:p>
    <w:p w:rsidR="00DA13E7" w:rsidRPr="00901439" w:rsidRDefault="00DA13E7" w:rsidP="00901439">
      <w:pPr>
        <w:spacing w:before="0" w:after="0"/>
        <w:ind w:left="709"/>
        <w:rPr>
          <w:rFonts w:cs="Calibri"/>
          <w:i/>
          <w:color w:val="0070C0"/>
          <w:sz w:val="22"/>
          <w:szCs w:val="22"/>
          <w:lang w:bidi="ar-SA"/>
        </w:rPr>
      </w:pPr>
      <w:r w:rsidRPr="00901439">
        <w:rPr>
          <w:rFonts w:cs="Calibri"/>
          <w:i/>
          <w:color w:val="0070C0"/>
          <w:sz w:val="22"/>
          <w:szCs w:val="22"/>
          <w:lang w:bidi="ar-SA"/>
        </w:rPr>
        <w:t>UnitPrice Decimal(10,2),</w:t>
      </w:r>
    </w:p>
    <w:p w:rsidR="00DA13E7"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Total Decimal(10,2));</w:t>
      </w:r>
    </w:p>
    <w:p w:rsidR="002B6C40" w:rsidRPr="00901439" w:rsidRDefault="002B6C40" w:rsidP="00901439">
      <w:pPr>
        <w:spacing w:before="0" w:after="0"/>
        <w:ind w:left="709"/>
        <w:rPr>
          <w:rFonts w:cs="Calibri"/>
          <w:i/>
          <w:color w:val="0070C0"/>
          <w:sz w:val="22"/>
          <w:szCs w:val="22"/>
          <w:lang w:bidi="ar-SA"/>
        </w:rPr>
      </w:pPr>
    </w:p>
    <w:p w:rsidR="00DA13E7"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LOAD DATA</w:t>
      </w:r>
    </w:p>
    <w:p w:rsidR="002B6C40"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LOCAL INFILE ‘path../petshopinvoices.csv’</w:t>
      </w:r>
    </w:p>
    <w:p w:rsidR="002B6C40"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INTO TABLE invoices</w:t>
      </w:r>
    </w:p>
    <w:p w:rsidR="002B6C40"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FIELDS TERMINATED BY ‘,’</w:t>
      </w:r>
    </w:p>
    <w:p w:rsidR="009F4DC9" w:rsidRPr="00901439" w:rsidRDefault="002B6C40" w:rsidP="00901439">
      <w:pPr>
        <w:spacing w:before="0" w:after="0"/>
        <w:ind w:left="709"/>
        <w:rPr>
          <w:rFonts w:cs="Calibri"/>
          <w:i/>
          <w:color w:val="0070C0"/>
          <w:sz w:val="22"/>
          <w:szCs w:val="22"/>
          <w:lang w:bidi="ar-SA"/>
        </w:rPr>
      </w:pPr>
      <w:r w:rsidRPr="00901439">
        <w:rPr>
          <w:rFonts w:cs="Calibri"/>
          <w:i/>
          <w:color w:val="0070C0"/>
          <w:sz w:val="22"/>
          <w:szCs w:val="22"/>
          <w:lang w:bidi="ar-SA"/>
        </w:rPr>
        <w:t>LINES TERMINATED BY ‘\n’;</w:t>
      </w:r>
    </w:p>
    <w:p w:rsidR="001A1673" w:rsidRPr="00901439" w:rsidRDefault="001A1673" w:rsidP="00CE793C">
      <w:pPr>
        <w:spacing w:before="0" w:after="0"/>
        <w:rPr>
          <w:rFonts w:cs="Calibri"/>
          <w:sz w:val="22"/>
          <w:szCs w:val="22"/>
          <w:lang w:bidi="ar-SA"/>
        </w:rPr>
      </w:pPr>
      <w:r w:rsidRPr="00901439">
        <w:rPr>
          <w:rFonts w:cs="Calibri"/>
          <w:sz w:val="22"/>
          <w:szCs w:val="22"/>
          <w:lang w:bidi="ar-SA"/>
        </w:rPr>
        <w:t xml:space="preserve">// </w:t>
      </w:r>
      <w:r w:rsidR="00901439" w:rsidRPr="00901439">
        <w:rPr>
          <w:rFonts w:cs="Calibri"/>
          <w:sz w:val="22"/>
          <w:szCs w:val="22"/>
          <w:lang w:bidi="ar-SA"/>
        </w:rPr>
        <w:t>create</w:t>
      </w:r>
      <w:r w:rsidRPr="00901439">
        <w:rPr>
          <w:rFonts w:cs="Calibri"/>
          <w:sz w:val="22"/>
          <w:szCs w:val="22"/>
          <w:lang w:bidi="ar-SA"/>
        </w:rPr>
        <w:t xml:space="preserve"> new database in Hive</w:t>
      </w:r>
    </w:p>
    <w:p w:rsidR="001A1673" w:rsidRPr="00901439" w:rsidRDefault="001A1673" w:rsidP="00901439">
      <w:pPr>
        <w:spacing w:before="0" w:after="0"/>
        <w:ind w:left="709"/>
        <w:rPr>
          <w:rFonts w:cs="Calibri"/>
          <w:i/>
          <w:color w:val="0070C0"/>
          <w:sz w:val="22"/>
          <w:szCs w:val="22"/>
          <w:lang w:bidi="ar-SA"/>
        </w:rPr>
      </w:pPr>
      <w:r w:rsidRPr="00901439">
        <w:rPr>
          <w:rFonts w:cs="Calibri"/>
          <w:i/>
          <w:color w:val="0070C0"/>
          <w:sz w:val="22"/>
          <w:szCs w:val="22"/>
          <w:lang w:bidi="ar-SA"/>
        </w:rPr>
        <w:t>&gt;show databases;</w:t>
      </w:r>
    </w:p>
    <w:p w:rsidR="001A1673" w:rsidRPr="00901439" w:rsidRDefault="001A1673" w:rsidP="00901439">
      <w:pPr>
        <w:spacing w:before="0" w:after="0"/>
        <w:ind w:left="709"/>
        <w:rPr>
          <w:rFonts w:cs="Calibri"/>
          <w:i/>
          <w:color w:val="0070C0"/>
          <w:sz w:val="22"/>
          <w:szCs w:val="22"/>
          <w:lang w:bidi="ar-SA"/>
        </w:rPr>
      </w:pPr>
      <w:r w:rsidRPr="00901439">
        <w:rPr>
          <w:rFonts w:cs="Calibri"/>
          <w:i/>
          <w:color w:val="0070C0"/>
          <w:sz w:val="22"/>
          <w:szCs w:val="22"/>
          <w:lang w:bidi="ar-SA"/>
        </w:rPr>
        <w:t>&gt;create database pets;</w:t>
      </w:r>
    </w:p>
    <w:p w:rsidR="001A1673" w:rsidRPr="00901439" w:rsidRDefault="001A1673" w:rsidP="00901439">
      <w:pPr>
        <w:spacing w:before="0" w:after="0"/>
        <w:ind w:left="709"/>
        <w:rPr>
          <w:rFonts w:cs="Calibri"/>
          <w:i/>
          <w:color w:val="0070C0"/>
          <w:sz w:val="22"/>
          <w:szCs w:val="22"/>
          <w:lang w:bidi="ar-SA"/>
        </w:rPr>
      </w:pPr>
      <w:r w:rsidRPr="00901439">
        <w:rPr>
          <w:rFonts w:cs="Calibri"/>
          <w:i/>
          <w:color w:val="0070C0"/>
          <w:sz w:val="22"/>
          <w:szCs w:val="22"/>
          <w:lang w:bidi="ar-SA"/>
        </w:rPr>
        <w:t>&gt;use pets;</w:t>
      </w:r>
    </w:p>
    <w:p w:rsidR="001A1673" w:rsidRPr="00901439" w:rsidRDefault="001A1673" w:rsidP="00CE793C">
      <w:pPr>
        <w:spacing w:before="0" w:after="0"/>
        <w:rPr>
          <w:rFonts w:cs="Calibri"/>
          <w:sz w:val="22"/>
          <w:szCs w:val="22"/>
          <w:lang w:bidi="ar-SA"/>
        </w:rPr>
      </w:pPr>
      <w:r w:rsidRPr="00901439">
        <w:rPr>
          <w:rFonts w:cs="Calibri"/>
          <w:sz w:val="22"/>
          <w:szCs w:val="22"/>
          <w:lang w:bidi="ar-SA"/>
        </w:rPr>
        <w:lastRenderedPageBreak/>
        <w:t>//lets see what as happened</w:t>
      </w:r>
    </w:p>
    <w:p w:rsidR="001A1673" w:rsidRPr="00901439" w:rsidRDefault="001A1673" w:rsidP="00901439">
      <w:pPr>
        <w:spacing w:before="0" w:after="0"/>
        <w:ind w:left="709"/>
        <w:rPr>
          <w:rFonts w:cs="Calibri"/>
          <w:i/>
          <w:color w:val="0070C0"/>
          <w:sz w:val="22"/>
          <w:szCs w:val="22"/>
          <w:lang w:bidi="ar-SA"/>
        </w:rPr>
      </w:pPr>
      <w:r w:rsidRPr="00901439">
        <w:rPr>
          <w:rFonts w:cs="Calibri"/>
          <w:i/>
          <w:color w:val="0070C0"/>
          <w:sz w:val="22"/>
          <w:szCs w:val="22"/>
          <w:lang w:bidi="ar-SA"/>
        </w:rPr>
        <w:t>&gt;hdfs dfs –ls /user/hive/warehouse</w:t>
      </w:r>
    </w:p>
    <w:p w:rsidR="004E1B02" w:rsidRPr="00901439" w:rsidRDefault="001A1673" w:rsidP="00CE793C">
      <w:pPr>
        <w:spacing w:before="0" w:after="0"/>
        <w:rPr>
          <w:rFonts w:cs="Calibri"/>
          <w:sz w:val="22"/>
          <w:szCs w:val="22"/>
          <w:lang w:bidi="ar-SA"/>
        </w:rPr>
      </w:pPr>
      <w:r w:rsidRPr="00901439">
        <w:rPr>
          <w:rFonts w:cs="Calibri"/>
          <w:sz w:val="22"/>
          <w:szCs w:val="22"/>
          <w:lang w:bidi="ar-SA"/>
        </w:rPr>
        <w:t>//new directory called pets.db will be created.</w:t>
      </w:r>
    </w:p>
    <w:p w:rsidR="004E1B02" w:rsidRPr="00901439" w:rsidRDefault="004E1B02" w:rsidP="004E1B02">
      <w:pPr>
        <w:spacing w:before="0" w:after="0"/>
        <w:rPr>
          <w:rFonts w:cs="Calibri"/>
          <w:sz w:val="22"/>
          <w:szCs w:val="22"/>
          <w:lang w:bidi="ar-SA"/>
        </w:rPr>
      </w:pPr>
      <w:r w:rsidRPr="00901439">
        <w:rPr>
          <w:rFonts w:cs="Calibri"/>
          <w:sz w:val="22"/>
          <w:szCs w:val="22"/>
          <w:lang w:bidi="ar-SA"/>
        </w:rPr>
        <w:t>// Use Sqoop to import invoice table</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Sqoop import</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--username sqoopuser –password Mayyam%123 \</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--table invoices \</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--hive –import \</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--hive –table pet.invoices \</w:t>
      </w:r>
    </w:p>
    <w:p w:rsidR="005D2F94" w:rsidRPr="00901439" w:rsidRDefault="005D2F94" w:rsidP="00901439">
      <w:pPr>
        <w:spacing w:before="0" w:after="0"/>
        <w:ind w:left="709"/>
        <w:rPr>
          <w:rFonts w:cs="Calibri"/>
          <w:i/>
          <w:color w:val="0070C0"/>
          <w:sz w:val="22"/>
          <w:szCs w:val="22"/>
          <w:lang w:bidi="ar-SA"/>
        </w:rPr>
      </w:pPr>
      <w:r w:rsidRPr="00901439">
        <w:rPr>
          <w:rFonts w:cs="Calibri"/>
          <w:i/>
          <w:color w:val="0070C0"/>
          <w:sz w:val="22"/>
          <w:szCs w:val="22"/>
          <w:lang w:bidi="ar-SA"/>
        </w:rPr>
        <w:t>--num –mappers 1</w:t>
      </w:r>
    </w:p>
    <w:p w:rsidR="004E1B02" w:rsidRPr="00901439" w:rsidRDefault="004E1B02" w:rsidP="00CE793C">
      <w:pPr>
        <w:spacing w:before="0" w:after="0"/>
        <w:rPr>
          <w:i/>
          <w:color w:val="0070C0"/>
          <w:lang w:bidi="ar-SA"/>
        </w:rPr>
      </w:pPr>
    </w:p>
    <w:p w:rsidR="004E1B02" w:rsidRPr="00901439" w:rsidRDefault="004E1B02" w:rsidP="004E1B02">
      <w:pPr>
        <w:spacing w:before="0" w:after="0"/>
        <w:rPr>
          <w:rFonts w:cs="Calibri"/>
          <w:sz w:val="22"/>
          <w:szCs w:val="22"/>
          <w:lang w:bidi="ar-SA"/>
        </w:rPr>
      </w:pPr>
      <w:r w:rsidRPr="00901439">
        <w:rPr>
          <w:rFonts w:cs="Calibri"/>
          <w:sz w:val="22"/>
          <w:szCs w:val="22"/>
          <w:lang w:bidi="ar-SA"/>
        </w:rPr>
        <w:t>// Use Sqoop to import data of sales rep where sales is greater than 500$</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Sqoop import</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--username sqoopuser –password Mayyam%123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--table invoices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--columns “InvNum,OrderDate,SalesRep,Total”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--where “Total &gt;= 500”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--hive –import \</w:t>
      </w:r>
    </w:p>
    <w:p w:rsidR="00160C14" w:rsidRPr="00901439" w:rsidRDefault="00160C14" w:rsidP="00901439">
      <w:pPr>
        <w:spacing w:before="0" w:after="0"/>
        <w:ind w:left="709"/>
        <w:rPr>
          <w:rFonts w:cs="Calibri"/>
          <w:i/>
          <w:color w:val="0070C0"/>
          <w:sz w:val="22"/>
          <w:szCs w:val="22"/>
          <w:lang w:bidi="ar-SA"/>
        </w:rPr>
      </w:pPr>
      <w:r w:rsidRPr="00901439">
        <w:rPr>
          <w:rFonts w:cs="Calibri"/>
          <w:i/>
          <w:color w:val="0070C0"/>
          <w:sz w:val="22"/>
          <w:szCs w:val="22"/>
          <w:lang w:bidi="ar-SA"/>
        </w:rPr>
        <w:t>--hive –overwrite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--hive –table pet.</w:t>
      </w:r>
      <w:r w:rsidR="00160C14" w:rsidRPr="00901439">
        <w:rPr>
          <w:rFonts w:cs="Calibri"/>
          <w:i/>
          <w:color w:val="0070C0"/>
          <w:sz w:val="22"/>
          <w:szCs w:val="22"/>
          <w:lang w:bidi="ar-SA"/>
        </w:rPr>
        <w:t>repstotals</w:t>
      </w:r>
      <w:r w:rsidRPr="00901439">
        <w:rPr>
          <w:rFonts w:cs="Calibri"/>
          <w:i/>
          <w:color w:val="0070C0"/>
          <w:sz w:val="22"/>
          <w:szCs w:val="22"/>
          <w:lang w:bidi="ar-SA"/>
        </w:rPr>
        <w:t xml:space="preserve"> \</w:t>
      </w:r>
    </w:p>
    <w:p w:rsidR="00515DB3" w:rsidRPr="00901439" w:rsidRDefault="00515DB3" w:rsidP="00901439">
      <w:pPr>
        <w:spacing w:before="0" w:after="0"/>
        <w:ind w:left="709"/>
        <w:rPr>
          <w:rFonts w:cs="Calibri"/>
          <w:i/>
          <w:color w:val="0070C0"/>
          <w:sz w:val="22"/>
          <w:szCs w:val="22"/>
          <w:lang w:bidi="ar-SA"/>
        </w:rPr>
      </w:pPr>
      <w:r w:rsidRPr="00901439">
        <w:rPr>
          <w:rFonts w:cs="Calibri"/>
          <w:i/>
          <w:color w:val="0070C0"/>
          <w:sz w:val="22"/>
          <w:szCs w:val="22"/>
          <w:lang w:bidi="ar-SA"/>
        </w:rPr>
        <w:t>--num –mappers 1</w:t>
      </w:r>
    </w:p>
    <w:p w:rsidR="00160C14" w:rsidRPr="00901439" w:rsidRDefault="00160C14" w:rsidP="00515DB3">
      <w:pPr>
        <w:spacing w:before="0" w:after="0"/>
        <w:rPr>
          <w:i/>
          <w:color w:val="0070C0"/>
          <w:lang w:bidi="ar-SA"/>
        </w:rPr>
      </w:pPr>
    </w:p>
    <w:p w:rsidR="000047A0" w:rsidRPr="00901439" w:rsidRDefault="000047A0" w:rsidP="000047A0">
      <w:pPr>
        <w:pStyle w:val="Heading2"/>
        <w:shd w:val="clear" w:color="auto" w:fill="FFFFFF"/>
        <w:spacing w:before="0" w:line="360" w:lineRule="atLeast"/>
        <w:textAlignment w:val="baseline"/>
        <w:rPr>
          <w:rFonts w:ascii="Arial" w:hAnsi="Arial" w:cs="Arial"/>
          <w:color w:val="222222"/>
          <w:sz w:val="24"/>
          <w:szCs w:val="24"/>
        </w:rPr>
      </w:pPr>
      <w:bookmarkStart w:id="83" w:name="_Toc481554700"/>
      <w:r w:rsidRPr="00901439">
        <w:rPr>
          <w:rFonts w:ascii="Arial" w:hAnsi="Arial" w:cs="Arial"/>
          <w:color w:val="222222"/>
          <w:sz w:val="24"/>
          <w:szCs w:val="24"/>
        </w:rPr>
        <w:t>Hive Export To MySQL through SQOOP</w:t>
      </w:r>
      <w:bookmarkEnd w:id="83"/>
    </w:p>
    <w:p w:rsidR="001F0408" w:rsidRPr="00D1578D" w:rsidRDefault="001F0408" w:rsidP="00515DB3">
      <w:pPr>
        <w:spacing w:before="0" w:after="0"/>
        <w:rPr>
          <w:rFonts w:cs="Calibri"/>
          <w:sz w:val="22"/>
          <w:szCs w:val="22"/>
          <w:lang w:bidi="ar-SA"/>
        </w:rPr>
      </w:pPr>
    </w:p>
    <w:p w:rsidR="001535FF" w:rsidRPr="00D1578D" w:rsidRDefault="001535FF" w:rsidP="00515DB3">
      <w:pPr>
        <w:spacing w:before="0" w:after="0"/>
        <w:rPr>
          <w:rFonts w:cs="Calibri"/>
          <w:sz w:val="22"/>
          <w:szCs w:val="22"/>
          <w:lang w:bidi="ar-SA"/>
        </w:rPr>
      </w:pPr>
      <w:r w:rsidRPr="00D1578D">
        <w:rPr>
          <w:rFonts w:cs="Calibri"/>
          <w:sz w:val="22"/>
          <w:szCs w:val="22"/>
          <w:lang w:bidi="ar-SA"/>
        </w:rPr>
        <w:t>You cann’t export the whole table from hive into MySQL, because Hive is just a meta data of the file distributed in Hadoop , So Hive table is not actually table, but a file</w:t>
      </w:r>
      <w:r w:rsidR="001E56D3" w:rsidRPr="00D1578D">
        <w:rPr>
          <w:rFonts w:cs="Calibri"/>
          <w:sz w:val="22"/>
          <w:szCs w:val="22"/>
          <w:lang w:bidi="ar-SA"/>
        </w:rPr>
        <w:t>. So Sqoop export requires attention to detail when exporting Hive table into SQL database. Details like Delimiter</w:t>
      </w:r>
      <w:r w:rsidR="005118F5" w:rsidRPr="00D1578D">
        <w:rPr>
          <w:rFonts w:cs="Calibri"/>
          <w:sz w:val="22"/>
          <w:szCs w:val="22"/>
          <w:lang w:bidi="ar-SA"/>
        </w:rPr>
        <w:t>(Field and numeric)</w:t>
      </w:r>
      <w:r w:rsidR="001E56D3" w:rsidRPr="00D1578D">
        <w:rPr>
          <w:rFonts w:cs="Calibri"/>
          <w:sz w:val="22"/>
          <w:szCs w:val="22"/>
          <w:lang w:bidi="ar-SA"/>
        </w:rPr>
        <w:t>, Numeric data types and Date and time data types.</w:t>
      </w:r>
    </w:p>
    <w:p w:rsidR="005A3555" w:rsidRPr="00901439" w:rsidRDefault="005A3555" w:rsidP="00515DB3">
      <w:pPr>
        <w:spacing w:before="0" w:after="0"/>
        <w:rPr>
          <w:lang w:bidi="ar-SA"/>
        </w:rPr>
      </w:pPr>
    </w:p>
    <w:p w:rsidR="005A3555" w:rsidRPr="00901439" w:rsidRDefault="005A3555" w:rsidP="00515DB3">
      <w:pPr>
        <w:spacing w:before="0" w:after="0"/>
        <w:rPr>
          <w:lang w:bidi="ar-SA"/>
        </w:rPr>
      </w:pPr>
    </w:p>
    <w:p w:rsidR="005A3555" w:rsidRPr="00901439" w:rsidRDefault="005A3555" w:rsidP="005A3555">
      <w:pPr>
        <w:spacing w:before="0" w:after="0"/>
        <w:rPr>
          <w:lang w:bidi="ar-SA"/>
        </w:rPr>
      </w:pPr>
    </w:p>
    <w:p w:rsidR="005A3555" w:rsidRPr="00901439" w:rsidRDefault="00382906" w:rsidP="005A3555">
      <w:pPr>
        <w:pStyle w:val="Heading3"/>
      </w:pPr>
      <w:bookmarkStart w:id="84" w:name="_Toc481554701"/>
      <w:r w:rsidRPr="00901439">
        <w:t>PArameters For Sqoop Export</w:t>
      </w:r>
      <w:bookmarkEnd w:id="84"/>
    </w:p>
    <w:p w:rsidR="001E56D3" w:rsidRPr="00901439" w:rsidRDefault="001E56D3" w:rsidP="00515DB3">
      <w:pPr>
        <w:spacing w:before="0" w:after="0"/>
        <w:rPr>
          <w:lang w:bidi="ar-SA"/>
        </w:rPr>
      </w:pPr>
    </w:p>
    <w:p w:rsidR="001F0408" w:rsidRPr="00D1578D" w:rsidRDefault="001F0408" w:rsidP="001F0408">
      <w:pPr>
        <w:spacing w:before="0" w:after="0"/>
        <w:rPr>
          <w:rFonts w:cs="Calibri"/>
          <w:b/>
          <w:sz w:val="22"/>
          <w:szCs w:val="22"/>
          <w:lang w:bidi="ar-SA"/>
        </w:rPr>
      </w:pPr>
      <w:r w:rsidRPr="00D1578D">
        <w:rPr>
          <w:rFonts w:cs="Calibri"/>
          <w:b/>
          <w:sz w:val="22"/>
          <w:szCs w:val="22"/>
          <w:lang w:bidi="ar-SA"/>
        </w:rPr>
        <w:t>MySQL:</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--table</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--update-key</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--update-mode</w:t>
      </w:r>
    </w:p>
    <w:p w:rsidR="001F0408" w:rsidRPr="00D1578D" w:rsidRDefault="001F0408" w:rsidP="001F0408">
      <w:pPr>
        <w:spacing w:before="0" w:after="0"/>
        <w:rPr>
          <w:rFonts w:cs="Calibri"/>
          <w:sz w:val="22"/>
          <w:szCs w:val="22"/>
          <w:lang w:bidi="ar-SA"/>
        </w:rPr>
      </w:pPr>
    </w:p>
    <w:p w:rsidR="001F0408" w:rsidRPr="00D1578D" w:rsidRDefault="001F0408" w:rsidP="001F0408">
      <w:pPr>
        <w:spacing w:before="0" w:after="0"/>
        <w:rPr>
          <w:rFonts w:cs="Calibri"/>
          <w:b/>
          <w:sz w:val="22"/>
          <w:szCs w:val="22"/>
          <w:lang w:bidi="ar-SA"/>
        </w:rPr>
      </w:pPr>
      <w:r w:rsidRPr="00D1578D">
        <w:rPr>
          <w:rFonts w:cs="Calibri"/>
          <w:b/>
          <w:sz w:val="22"/>
          <w:szCs w:val="22"/>
          <w:lang w:bidi="ar-SA"/>
        </w:rPr>
        <w:t>Hive:</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--export-dir</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--input-fields-terminated-by</w:t>
      </w:r>
    </w:p>
    <w:p w:rsidR="001F0408" w:rsidRPr="00D1578D" w:rsidRDefault="001F0408" w:rsidP="001F0408">
      <w:pPr>
        <w:spacing w:before="0" w:after="0"/>
        <w:rPr>
          <w:rFonts w:cs="Calibri"/>
          <w:i/>
          <w:sz w:val="22"/>
          <w:szCs w:val="22"/>
          <w:lang w:bidi="ar-SA"/>
        </w:rPr>
      </w:pPr>
      <w:r w:rsidRPr="00D1578D">
        <w:rPr>
          <w:rFonts w:cs="Calibri"/>
          <w:i/>
          <w:sz w:val="22"/>
          <w:szCs w:val="22"/>
          <w:lang w:bidi="ar-SA"/>
        </w:rPr>
        <w:t>--input-lines-terminated-by</w:t>
      </w:r>
    </w:p>
    <w:p w:rsidR="001F0408" w:rsidRPr="00D1578D" w:rsidRDefault="001F0408" w:rsidP="001F0408">
      <w:pPr>
        <w:spacing w:before="0" w:after="0"/>
        <w:rPr>
          <w:rFonts w:cs="Calibri"/>
          <w:sz w:val="22"/>
          <w:szCs w:val="22"/>
          <w:lang w:bidi="ar-SA"/>
        </w:rPr>
      </w:pPr>
    </w:p>
    <w:p w:rsidR="001F0408" w:rsidRPr="00D1578D" w:rsidRDefault="00AE34A3" w:rsidP="001F0408">
      <w:pPr>
        <w:spacing w:before="0" w:after="0"/>
        <w:rPr>
          <w:rFonts w:cs="Calibri"/>
          <w:b/>
          <w:sz w:val="22"/>
          <w:szCs w:val="22"/>
          <w:lang w:bidi="ar-SA"/>
        </w:rPr>
      </w:pPr>
      <w:r w:rsidRPr="00D1578D">
        <w:rPr>
          <w:rFonts w:cs="Calibri"/>
          <w:b/>
          <w:sz w:val="22"/>
          <w:szCs w:val="22"/>
          <w:lang w:bidi="ar-SA"/>
        </w:rPr>
        <w:t>Two O</w:t>
      </w:r>
      <w:r w:rsidR="001F0408" w:rsidRPr="00D1578D">
        <w:rPr>
          <w:rFonts w:cs="Calibri"/>
          <w:b/>
          <w:sz w:val="22"/>
          <w:szCs w:val="22"/>
          <w:lang w:bidi="ar-SA"/>
        </w:rPr>
        <w:t>ptional parameters:</w:t>
      </w:r>
    </w:p>
    <w:p w:rsidR="001F0408" w:rsidRPr="00D1578D" w:rsidRDefault="001F0408" w:rsidP="001F0408">
      <w:pPr>
        <w:spacing w:before="0" w:after="0"/>
        <w:rPr>
          <w:rFonts w:cs="Calibri"/>
          <w:sz w:val="22"/>
          <w:szCs w:val="22"/>
          <w:lang w:bidi="ar-SA"/>
        </w:rPr>
      </w:pPr>
      <w:r w:rsidRPr="00D1578D">
        <w:rPr>
          <w:rFonts w:cs="Calibri"/>
          <w:sz w:val="22"/>
          <w:szCs w:val="22"/>
          <w:lang w:bidi="ar-SA"/>
        </w:rPr>
        <w:t>Parameters for Updating Records</w:t>
      </w:r>
    </w:p>
    <w:p w:rsidR="001F0408" w:rsidRDefault="002F296F" w:rsidP="001F0408">
      <w:pPr>
        <w:spacing w:before="0" w:after="0"/>
        <w:rPr>
          <w:rFonts w:cs="Calibri"/>
          <w:sz w:val="22"/>
          <w:szCs w:val="22"/>
          <w:lang w:bidi="ar-SA"/>
        </w:rPr>
      </w:pPr>
      <w:r w:rsidRPr="00D1578D">
        <w:rPr>
          <w:rFonts w:cs="Calibri"/>
          <w:sz w:val="22"/>
          <w:szCs w:val="22"/>
          <w:lang w:bidi="ar-SA"/>
        </w:rPr>
        <w:t>Yo</w:t>
      </w:r>
      <w:r w:rsidR="001F0408" w:rsidRPr="00D1578D">
        <w:rPr>
          <w:rFonts w:cs="Calibri"/>
          <w:sz w:val="22"/>
          <w:szCs w:val="22"/>
          <w:lang w:bidi="ar-SA"/>
        </w:rPr>
        <w:t>u can use the parameter to control either to be a insert statement or update statement.</w:t>
      </w:r>
    </w:p>
    <w:p w:rsidR="00D1578D" w:rsidRPr="00D1578D" w:rsidRDefault="00D1578D" w:rsidP="001F0408">
      <w:pPr>
        <w:spacing w:before="0" w:after="0"/>
        <w:rPr>
          <w:rFonts w:cs="Calibri"/>
          <w:sz w:val="22"/>
          <w:szCs w:val="22"/>
          <w:lang w:bidi="ar-SA"/>
        </w:rPr>
      </w:pPr>
    </w:p>
    <w:p w:rsidR="001F0408" w:rsidRPr="00D1578D" w:rsidRDefault="001F0408" w:rsidP="001F0408">
      <w:pPr>
        <w:spacing w:before="0" w:after="0"/>
        <w:rPr>
          <w:rFonts w:cs="Calibri"/>
          <w:i/>
          <w:sz w:val="22"/>
          <w:szCs w:val="22"/>
          <w:lang w:bidi="ar-SA"/>
        </w:rPr>
      </w:pPr>
      <w:r w:rsidRPr="00D1578D">
        <w:rPr>
          <w:rFonts w:cs="Calibri"/>
          <w:i/>
          <w:sz w:val="22"/>
          <w:szCs w:val="22"/>
          <w:lang w:bidi="ar-SA"/>
        </w:rPr>
        <w:t>--update-key // primary key on the Sqoop table.</w:t>
      </w:r>
    </w:p>
    <w:p w:rsidR="002F296F" w:rsidRPr="00D1578D" w:rsidRDefault="001F0408" w:rsidP="002F296F">
      <w:pPr>
        <w:spacing w:before="0" w:after="0"/>
        <w:rPr>
          <w:rFonts w:cs="Calibri"/>
          <w:i/>
          <w:sz w:val="22"/>
          <w:szCs w:val="22"/>
          <w:lang w:bidi="ar-SA"/>
        </w:rPr>
      </w:pPr>
      <w:r w:rsidRPr="00D1578D">
        <w:rPr>
          <w:rFonts w:cs="Calibri"/>
          <w:i/>
          <w:sz w:val="22"/>
          <w:szCs w:val="22"/>
          <w:lang w:bidi="ar-SA"/>
        </w:rPr>
        <w:t>--update-mode //control update or insert.</w:t>
      </w:r>
    </w:p>
    <w:p w:rsidR="002F296F" w:rsidRPr="00901439" w:rsidRDefault="002F296F" w:rsidP="002F296F">
      <w:pPr>
        <w:pStyle w:val="Heading3"/>
      </w:pPr>
      <w:bookmarkStart w:id="85" w:name="_Toc481554702"/>
      <w:r w:rsidRPr="00901439">
        <w:t>Sqoop Export –case 1</w:t>
      </w:r>
      <w:bookmarkEnd w:id="85"/>
    </w:p>
    <w:p w:rsidR="002F296F" w:rsidRPr="00901439" w:rsidRDefault="002F296F" w:rsidP="002F296F">
      <w:pPr>
        <w:spacing w:before="0" w:after="0"/>
        <w:rPr>
          <w:lang w:bidi="ar-SA"/>
        </w:rPr>
      </w:pPr>
    </w:p>
    <w:p w:rsidR="001F0408" w:rsidRPr="00D1578D" w:rsidRDefault="001F0408" w:rsidP="001F0408">
      <w:pPr>
        <w:spacing w:before="0" w:after="0"/>
        <w:rPr>
          <w:rFonts w:cs="Calibri"/>
          <w:sz w:val="22"/>
          <w:szCs w:val="22"/>
          <w:lang w:bidi="ar-SA"/>
        </w:rPr>
      </w:pPr>
      <w:r w:rsidRPr="00D1578D">
        <w:rPr>
          <w:rFonts w:cs="Calibri"/>
          <w:sz w:val="22"/>
          <w:szCs w:val="22"/>
          <w:lang w:bidi="ar-SA"/>
        </w:rPr>
        <w:t>// They cann't create the relational table in MySQL. Table must be predefined as a best practice copy the scehema of the table and then load the data and rename.</w:t>
      </w:r>
    </w:p>
    <w:p w:rsidR="001F0408" w:rsidRPr="00901439" w:rsidRDefault="001F0408" w:rsidP="001F0408">
      <w:pPr>
        <w:spacing w:before="0" w:after="0"/>
        <w:rPr>
          <w:lang w:bidi="ar-SA"/>
        </w:rPr>
      </w:pPr>
    </w:p>
    <w:p w:rsidR="001F0408" w:rsidRPr="00D1578D" w:rsidRDefault="001F0408" w:rsidP="001F0408">
      <w:pPr>
        <w:spacing w:before="0" w:after="0"/>
        <w:rPr>
          <w:rFonts w:cs="Calibri"/>
          <w:sz w:val="22"/>
          <w:szCs w:val="22"/>
          <w:lang w:bidi="ar-SA"/>
        </w:rPr>
      </w:pPr>
      <w:r w:rsidRPr="00D1578D">
        <w:rPr>
          <w:rFonts w:cs="Calibri"/>
          <w:sz w:val="22"/>
          <w:szCs w:val="22"/>
          <w:lang w:bidi="ar-SA"/>
        </w:rPr>
        <w:t>// In Mysql</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create table hiveinvoices like invoices;</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describe hiveinvoices;</w:t>
      </w:r>
    </w:p>
    <w:p w:rsidR="001F0408" w:rsidRPr="00D1578D" w:rsidRDefault="001F0408" w:rsidP="00D1578D">
      <w:pPr>
        <w:spacing w:before="0" w:after="0"/>
        <w:ind w:left="709"/>
        <w:rPr>
          <w:rFonts w:cs="Calibri"/>
          <w:i/>
          <w:color w:val="0070C0"/>
          <w:sz w:val="22"/>
          <w:szCs w:val="22"/>
          <w:lang w:bidi="ar-SA"/>
        </w:rPr>
      </w:pPr>
      <w:r w:rsidRPr="00901439">
        <w:rPr>
          <w:rFonts w:cs="Calibri"/>
          <w:i/>
          <w:color w:val="0070C0"/>
          <w:sz w:val="22"/>
          <w:szCs w:val="22"/>
          <w:lang w:bidi="ar-SA"/>
        </w:rPr>
        <w:t>select * from hiveinvoices;</w:t>
      </w:r>
    </w:p>
    <w:p w:rsidR="001F0408" w:rsidRPr="00D1578D" w:rsidRDefault="001F0408" w:rsidP="001F0408">
      <w:pPr>
        <w:spacing w:before="0" w:after="0"/>
        <w:rPr>
          <w:rFonts w:cs="Calibri"/>
          <w:sz w:val="22"/>
          <w:szCs w:val="22"/>
          <w:lang w:bidi="ar-SA"/>
        </w:rPr>
      </w:pPr>
      <w:r w:rsidRPr="00D1578D">
        <w:rPr>
          <w:rFonts w:cs="Calibri"/>
          <w:sz w:val="22"/>
          <w:szCs w:val="22"/>
          <w:lang w:bidi="ar-SA"/>
        </w:rPr>
        <w:t>//In hdfs</w:t>
      </w:r>
    </w:p>
    <w:p w:rsidR="001F0408" w:rsidRPr="00901439" w:rsidRDefault="001F0408" w:rsidP="00901439">
      <w:pPr>
        <w:spacing w:before="0" w:after="0"/>
        <w:ind w:left="709"/>
        <w:rPr>
          <w:i/>
          <w:color w:val="0070C0"/>
          <w:lang w:bidi="ar-SA"/>
        </w:rPr>
      </w:pPr>
      <w:r w:rsidRPr="00901439">
        <w:rPr>
          <w:rFonts w:cs="Calibri"/>
          <w:i/>
          <w:color w:val="0070C0"/>
          <w:sz w:val="22"/>
          <w:szCs w:val="22"/>
          <w:lang w:bidi="ar-SA"/>
        </w:rPr>
        <w:t>hdfs dfs -ls /user/hive/warehouse/pets.db</w:t>
      </w:r>
    </w:p>
    <w:p w:rsidR="001F0408" w:rsidRPr="00D1578D" w:rsidRDefault="001F0408" w:rsidP="001F0408">
      <w:pPr>
        <w:spacing w:before="0" w:after="0"/>
        <w:rPr>
          <w:rFonts w:cs="Calibri"/>
          <w:sz w:val="22"/>
          <w:szCs w:val="22"/>
          <w:lang w:bidi="ar-SA"/>
        </w:rPr>
      </w:pPr>
      <w:r w:rsidRPr="00D1578D">
        <w:rPr>
          <w:rFonts w:cs="Calibri"/>
          <w:sz w:val="22"/>
          <w:szCs w:val="22"/>
          <w:lang w:bidi="ar-SA"/>
        </w:rPr>
        <w:t>//invoices directory</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hdfs dfs -ls /user/hive/warehouse/pets.db/invoices</w:t>
      </w:r>
    </w:p>
    <w:p w:rsidR="001F0408" w:rsidRPr="00D1578D" w:rsidRDefault="001F0408" w:rsidP="001F0408">
      <w:pPr>
        <w:spacing w:before="0" w:after="0"/>
        <w:rPr>
          <w:rFonts w:cs="Calibri"/>
          <w:sz w:val="22"/>
          <w:szCs w:val="22"/>
          <w:lang w:bidi="ar-SA"/>
        </w:rPr>
      </w:pPr>
      <w:r w:rsidRPr="00D1578D">
        <w:rPr>
          <w:rFonts w:cs="Calibri"/>
          <w:sz w:val="22"/>
          <w:szCs w:val="22"/>
          <w:lang w:bidi="ar-SA"/>
        </w:rPr>
        <w:t>//remove the _SUCCESS file before export</w:t>
      </w:r>
    </w:p>
    <w:p w:rsidR="001F0408" w:rsidRPr="00D1578D" w:rsidRDefault="001F0408" w:rsidP="00D1578D">
      <w:pPr>
        <w:spacing w:before="0" w:after="0"/>
        <w:ind w:left="709"/>
        <w:rPr>
          <w:rFonts w:cs="Calibri"/>
          <w:i/>
          <w:color w:val="0070C0"/>
          <w:sz w:val="22"/>
          <w:szCs w:val="22"/>
          <w:lang w:bidi="ar-SA"/>
        </w:rPr>
      </w:pPr>
      <w:r w:rsidRPr="00901439">
        <w:rPr>
          <w:rFonts w:cs="Calibri"/>
          <w:i/>
          <w:color w:val="0070C0"/>
          <w:sz w:val="22"/>
          <w:szCs w:val="22"/>
          <w:lang w:bidi="ar-SA"/>
        </w:rPr>
        <w:t>hdfs dfs -rm /user/hive/warehouse/pets.db/invoices/_SUCCESS</w:t>
      </w:r>
    </w:p>
    <w:p w:rsidR="001F0408" w:rsidRPr="00D1578D" w:rsidRDefault="000E7162" w:rsidP="001F0408">
      <w:pPr>
        <w:spacing w:before="0" w:after="0"/>
        <w:rPr>
          <w:rFonts w:cs="Calibri"/>
          <w:sz w:val="22"/>
          <w:szCs w:val="22"/>
          <w:lang w:bidi="ar-SA"/>
        </w:rPr>
      </w:pPr>
      <w:r w:rsidRPr="00D1578D">
        <w:rPr>
          <w:rFonts w:cs="Calibri"/>
          <w:sz w:val="22"/>
          <w:szCs w:val="22"/>
          <w:lang w:bidi="ar-SA"/>
        </w:rPr>
        <w:t>//In SQOOP</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sqoop export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--username uname --password pword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--table cleaninvoices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--export-dir /user/hive/warehouse/pets.db/invoices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--input-field-terminated-by  ‘\001’ \</w:t>
      </w:r>
    </w:p>
    <w:p w:rsidR="001F0408" w:rsidRPr="00901439" w:rsidRDefault="001F0408" w:rsidP="00901439">
      <w:pPr>
        <w:spacing w:before="0" w:after="0"/>
        <w:ind w:left="709"/>
        <w:rPr>
          <w:rFonts w:cs="Calibri"/>
          <w:i/>
          <w:color w:val="0070C0"/>
          <w:sz w:val="22"/>
          <w:szCs w:val="22"/>
          <w:lang w:bidi="ar-SA"/>
        </w:rPr>
      </w:pPr>
      <w:r w:rsidRPr="00901439">
        <w:rPr>
          <w:rFonts w:cs="Calibri"/>
          <w:i/>
          <w:color w:val="0070C0"/>
          <w:sz w:val="22"/>
          <w:szCs w:val="22"/>
          <w:lang w:bidi="ar-SA"/>
        </w:rPr>
        <w:t>--input-line-terminated-by  ‘\n’ \</w:t>
      </w:r>
    </w:p>
    <w:p w:rsidR="001F0408" w:rsidRPr="00901439" w:rsidRDefault="001F0408" w:rsidP="001F0408">
      <w:pPr>
        <w:spacing w:before="0" w:after="0"/>
        <w:rPr>
          <w:lang w:bidi="ar-SA"/>
        </w:rPr>
      </w:pPr>
    </w:p>
    <w:p w:rsidR="001F0408" w:rsidRPr="00901439" w:rsidRDefault="001F0408" w:rsidP="001F0408">
      <w:pPr>
        <w:spacing w:before="0" w:after="0"/>
        <w:rPr>
          <w:lang w:bidi="ar-SA"/>
        </w:rPr>
      </w:pPr>
    </w:p>
    <w:p w:rsidR="000047A0" w:rsidRPr="00901439" w:rsidRDefault="000047A0" w:rsidP="000047A0">
      <w:pPr>
        <w:pStyle w:val="Heading3"/>
      </w:pPr>
      <w:bookmarkStart w:id="86" w:name="_Toc481554703"/>
      <w:r w:rsidRPr="00901439">
        <w:t>Date Data Type</w:t>
      </w:r>
      <w:bookmarkEnd w:id="86"/>
    </w:p>
    <w:p w:rsidR="001F0408" w:rsidRPr="00901439" w:rsidRDefault="001F0408" w:rsidP="001F0408">
      <w:pPr>
        <w:spacing w:before="0" w:after="0"/>
        <w:rPr>
          <w:lang w:bidi="ar-SA"/>
        </w:rPr>
      </w:pPr>
    </w:p>
    <w:p w:rsidR="001F0408" w:rsidRPr="004E1923" w:rsidRDefault="00AD1616" w:rsidP="001F0408">
      <w:pPr>
        <w:spacing w:before="0" w:after="0"/>
        <w:rPr>
          <w:rFonts w:cs="Calibri"/>
          <w:sz w:val="22"/>
          <w:szCs w:val="22"/>
          <w:lang w:bidi="ar-SA"/>
        </w:rPr>
      </w:pPr>
      <w:r w:rsidRPr="004E1923">
        <w:rPr>
          <w:rFonts w:cs="Calibri"/>
          <w:sz w:val="22"/>
          <w:szCs w:val="22"/>
          <w:lang w:bidi="ar-SA"/>
        </w:rPr>
        <w:t>Limitations of Hadoop with Date Data type.</w:t>
      </w:r>
    </w:p>
    <w:p w:rsidR="001F0408" w:rsidRPr="00901439" w:rsidRDefault="001F0408" w:rsidP="001F0408">
      <w:pPr>
        <w:spacing w:before="0" w:after="0"/>
        <w:rPr>
          <w:lang w:bidi="ar-SA"/>
        </w:rPr>
      </w:pPr>
    </w:p>
    <w:p w:rsidR="001F0408" w:rsidRPr="00901439" w:rsidRDefault="001F0408" w:rsidP="001F0408">
      <w:pPr>
        <w:spacing w:before="0" w:after="0"/>
        <w:rPr>
          <w:lang w:bidi="ar-SA"/>
        </w:rPr>
      </w:pPr>
    </w:p>
    <w:p w:rsidR="001F0408" w:rsidRPr="00901439" w:rsidRDefault="001F0408" w:rsidP="001F0408">
      <w:pPr>
        <w:spacing w:before="0" w:after="0"/>
        <w:rPr>
          <w:lang w:bidi="ar-SA"/>
        </w:rPr>
      </w:pPr>
    </w:p>
    <w:p w:rsidR="001F0408" w:rsidRPr="00901439" w:rsidRDefault="001F0408" w:rsidP="001F0408">
      <w:pPr>
        <w:spacing w:before="0" w:after="0"/>
        <w:rPr>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Data types for Date and Time:</w:t>
      </w:r>
    </w:p>
    <w:p w:rsidR="00400097" w:rsidRPr="00D1578D" w:rsidRDefault="00400097" w:rsidP="00400097">
      <w:pPr>
        <w:spacing w:before="0" w:after="0"/>
        <w:rPr>
          <w:rFonts w:cs="Calibri"/>
          <w:sz w:val="22"/>
          <w:szCs w:val="22"/>
          <w:lang w:bidi="ar-SA"/>
        </w:rPr>
      </w:pPr>
      <w:r w:rsidRPr="00D1578D">
        <w:rPr>
          <w:rFonts w:cs="Calibri"/>
          <w:sz w:val="22"/>
          <w:szCs w:val="22"/>
          <w:lang w:bidi="ar-SA"/>
        </w:rPr>
        <w:t xml:space="preserve"> 1. Date</w:t>
      </w:r>
    </w:p>
    <w:p w:rsidR="00400097" w:rsidRPr="00D1578D" w:rsidRDefault="00400097" w:rsidP="00400097">
      <w:pPr>
        <w:spacing w:before="0" w:after="0"/>
        <w:rPr>
          <w:rFonts w:cs="Calibri"/>
          <w:sz w:val="22"/>
          <w:szCs w:val="22"/>
          <w:lang w:bidi="ar-SA"/>
        </w:rPr>
      </w:pPr>
      <w:r w:rsidRPr="00D1578D">
        <w:rPr>
          <w:rFonts w:cs="Calibri"/>
          <w:sz w:val="22"/>
          <w:szCs w:val="22"/>
          <w:lang w:bidi="ar-SA"/>
        </w:rPr>
        <w:t xml:space="preserve"> 2. DateTime</w:t>
      </w:r>
    </w:p>
    <w:p w:rsidR="00400097" w:rsidRPr="00D1578D" w:rsidRDefault="00400097" w:rsidP="00400097">
      <w:pPr>
        <w:spacing w:before="0" w:after="0"/>
        <w:rPr>
          <w:rFonts w:cs="Calibri"/>
          <w:sz w:val="22"/>
          <w:szCs w:val="22"/>
          <w:lang w:bidi="ar-SA"/>
        </w:rPr>
      </w:pPr>
      <w:r w:rsidRPr="00D1578D">
        <w:rPr>
          <w:rFonts w:cs="Calibri"/>
          <w:sz w:val="22"/>
          <w:szCs w:val="22"/>
          <w:lang w:bidi="ar-SA"/>
        </w:rPr>
        <w:t xml:space="preserve"> 3. TimeStamps</w:t>
      </w:r>
    </w:p>
    <w:p w:rsidR="00400097" w:rsidRPr="00901439" w:rsidRDefault="00400097" w:rsidP="00400097">
      <w:pPr>
        <w:spacing w:before="0" w:after="0"/>
        <w:rPr>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System Datetime Stamps</w:t>
      </w:r>
    </w:p>
    <w:p w:rsidR="00400097" w:rsidRPr="00D1578D" w:rsidRDefault="00400097" w:rsidP="00400097">
      <w:pPr>
        <w:spacing w:before="0" w:after="0"/>
        <w:rPr>
          <w:rFonts w:cs="Calibri"/>
          <w:sz w:val="22"/>
          <w:szCs w:val="22"/>
          <w:lang w:bidi="ar-SA"/>
        </w:rPr>
      </w:pPr>
      <w:r w:rsidRPr="00D1578D">
        <w:rPr>
          <w:rFonts w:cs="Calibri"/>
          <w:sz w:val="22"/>
          <w:szCs w:val="22"/>
          <w:lang w:bidi="ar-SA"/>
        </w:rPr>
        <w:t>yyyy-mm-dd hh:mm:ss</w:t>
      </w:r>
    </w:p>
    <w:p w:rsidR="00400097" w:rsidRPr="00D1578D" w:rsidRDefault="00400097" w:rsidP="00400097">
      <w:pPr>
        <w:spacing w:before="0" w:after="0"/>
        <w:rPr>
          <w:rFonts w:cs="Calibri"/>
          <w:sz w:val="22"/>
          <w:szCs w:val="22"/>
          <w:lang w:bidi="ar-SA"/>
        </w:rPr>
      </w:pPr>
      <w:r w:rsidRPr="00D1578D">
        <w:rPr>
          <w:rFonts w:cs="Calibri"/>
          <w:sz w:val="22"/>
          <w:szCs w:val="22"/>
          <w:lang w:bidi="ar-SA"/>
        </w:rPr>
        <w:t>2014-03-17 03:23:36</w:t>
      </w:r>
    </w:p>
    <w:p w:rsidR="00400097" w:rsidRPr="00901439" w:rsidRDefault="00400097" w:rsidP="00400097">
      <w:pPr>
        <w:spacing w:before="0" w:after="0"/>
        <w:rPr>
          <w:lang w:bidi="ar-SA"/>
        </w:rPr>
      </w:pPr>
    </w:p>
    <w:p w:rsidR="004E1923" w:rsidRPr="00901439" w:rsidRDefault="004E1923" w:rsidP="004E1923">
      <w:pPr>
        <w:spacing w:before="0" w:after="0"/>
        <w:rPr>
          <w:lang w:bidi="ar-SA"/>
        </w:rPr>
      </w:pPr>
    </w:p>
    <w:p w:rsidR="004E1923" w:rsidRPr="00901439" w:rsidRDefault="004E1923" w:rsidP="004E1923">
      <w:pPr>
        <w:pStyle w:val="Heading3"/>
      </w:pPr>
      <w:bookmarkStart w:id="87" w:name="_Toc481554704"/>
      <w:r>
        <w:t xml:space="preserve">Import - </w:t>
      </w:r>
      <w:r w:rsidRPr="00901439">
        <w:t>Date Data Type</w:t>
      </w:r>
      <w:bookmarkEnd w:id="87"/>
    </w:p>
    <w:p w:rsidR="00400097" w:rsidRPr="00901439" w:rsidRDefault="00400097" w:rsidP="00400097">
      <w:pPr>
        <w:spacing w:before="0" w:after="0"/>
        <w:rPr>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HIVE Import From MYSQL THROUGH SQOOP :</w:t>
      </w:r>
    </w:p>
    <w:p w:rsidR="00400097" w:rsidRPr="00D1578D" w:rsidRDefault="00400097" w:rsidP="00400097">
      <w:pPr>
        <w:spacing w:before="0" w:after="0"/>
        <w:rPr>
          <w:rFonts w:cs="Calibri"/>
          <w:sz w:val="22"/>
          <w:szCs w:val="22"/>
          <w:lang w:bidi="ar-SA"/>
        </w:rPr>
      </w:pPr>
      <w:r w:rsidRPr="00D1578D">
        <w:rPr>
          <w:rFonts w:cs="Calibri"/>
          <w:sz w:val="22"/>
          <w:szCs w:val="22"/>
          <w:lang w:bidi="ar-SA"/>
        </w:rPr>
        <w:t>Import Date data into Hive</w:t>
      </w:r>
    </w:p>
    <w:p w:rsidR="00400097" w:rsidRPr="00D1578D" w:rsidRDefault="00400097" w:rsidP="00400097">
      <w:pPr>
        <w:spacing w:before="0" w:after="0"/>
        <w:rPr>
          <w:rFonts w:cs="Calibri"/>
          <w:sz w:val="22"/>
          <w:szCs w:val="22"/>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1.Hive Cast using map-column-hive</w:t>
      </w:r>
    </w:p>
    <w:p w:rsidR="00400097" w:rsidRPr="00D1578D" w:rsidRDefault="00400097" w:rsidP="00400097">
      <w:pPr>
        <w:spacing w:before="0" w:after="0"/>
        <w:rPr>
          <w:rFonts w:cs="Calibri"/>
          <w:sz w:val="22"/>
          <w:szCs w:val="22"/>
          <w:lang w:bidi="ar-SA"/>
        </w:rPr>
      </w:pPr>
      <w:r w:rsidRPr="00D1578D">
        <w:rPr>
          <w:rFonts w:cs="Calibri"/>
          <w:sz w:val="22"/>
          <w:szCs w:val="22"/>
          <w:lang w:bidi="ar-SA"/>
        </w:rPr>
        <w:t>2.Cast in select statement</w:t>
      </w: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sqoop import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--username sqoopuser --password Mayyam%123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--table 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--hive-import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--hive--overwrite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--hive-table pets.invoices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--map-column-hive OrderDate=timestamp \ # cast</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--num-mappers 1</w:t>
      </w:r>
    </w:p>
    <w:p w:rsidR="00400097" w:rsidRPr="00D1578D" w:rsidRDefault="00400097" w:rsidP="00400097">
      <w:pPr>
        <w:spacing w:before="0" w:after="0"/>
        <w:rPr>
          <w:rFonts w:cs="Calibri"/>
          <w:sz w:val="22"/>
          <w:szCs w:val="22"/>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 xml:space="preserve">//We </w:t>
      </w:r>
      <w:r w:rsidR="00D1578D">
        <w:rPr>
          <w:rFonts w:cs="Calibri"/>
          <w:sz w:val="22"/>
          <w:szCs w:val="22"/>
          <w:lang w:bidi="ar-SA"/>
        </w:rPr>
        <w:t>receive</w:t>
      </w:r>
      <w:r w:rsidRPr="00D1578D">
        <w:rPr>
          <w:rFonts w:cs="Calibri"/>
          <w:sz w:val="22"/>
          <w:szCs w:val="22"/>
          <w:lang w:bidi="ar-SA"/>
        </w:rPr>
        <w:t xml:space="preserve"> the null for the values.</w:t>
      </w:r>
    </w:p>
    <w:p w:rsidR="00400097" w:rsidRPr="00901439" w:rsidRDefault="00400097" w:rsidP="00400097">
      <w:pPr>
        <w:spacing w:before="0" w:after="0"/>
        <w:rPr>
          <w:lang w:bidi="ar-SA"/>
        </w:rPr>
      </w:pP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sqoop import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--username sqoopuser --password Mayyam%123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--target-dir 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--query 'select InvNum,timestamp(OrderDate) as OrderDate,SalesRep,Item,Units,UnitPrice</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,Total from invoices where $CONDITIONS'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--hive-import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--hive--overwrite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--hive-table pets.invoices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--map-column-hive OrderDate=timestamp \ # cast</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--num-mappers 1</w:t>
      </w:r>
    </w:p>
    <w:p w:rsidR="00400097" w:rsidRPr="00901439" w:rsidRDefault="00400097" w:rsidP="00400097">
      <w:pPr>
        <w:spacing w:before="0" w:after="0"/>
        <w:rPr>
          <w:lang w:bidi="ar-SA"/>
        </w:rPr>
      </w:pPr>
    </w:p>
    <w:p w:rsidR="00400097" w:rsidRPr="00D1578D" w:rsidRDefault="00400097" w:rsidP="00400097">
      <w:pPr>
        <w:spacing w:before="0" w:after="0"/>
        <w:rPr>
          <w:rFonts w:cs="Calibri"/>
          <w:sz w:val="22"/>
          <w:szCs w:val="22"/>
          <w:lang w:bidi="ar-SA"/>
        </w:rPr>
      </w:pPr>
      <w:r w:rsidRPr="00D1578D">
        <w:rPr>
          <w:rFonts w:cs="Calibri"/>
          <w:sz w:val="22"/>
          <w:szCs w:val="22"/>
          <w:lang w:bidi="ar-SA"/>
        </w:rPr>
        <w:t>//Now the right data is available, cast at SQL and Hive level.</w:t>
      </w:r>
    </w:p>
    <w:p w:rsidR="004E1923" w:rsidRPr="004E1923" w:rsidRDefault="00400097" w:rsidP="004E1923">
      <w:pPr>
        <w:spacing w:before="0" w:after="0"/>
        <w:rPr>
          <w:rFonts w:cs="Calibri"/>
          <w:sz w:val="22"/>
          <w:szCs w:val="22"/>
          <w:lang w:bidi="ar-SA"/>
        </w:rPr>
      </w:pPr>
      <w:r w:rsidRPr="00D1578D">
        <w:rPr>
          <w:rFonts w:cs="Calibri"/>
          <w:sz w:val="22"/>
          <w:szCs w:val="22"/>
          <w:lang w:bidi="ar-SA"/>
        </w:rPr>
        <w:t>//We receive the null for the values</w:t>
      </w:r>
    </w:p>
    <w:p w:rsidR="004E1923" w:rsidRPr="00901439" w:rsidRDefault="004E1923" w:rsidP="004E1923">
      <w:pPr>
        <w:pStyle w:val="Heading3"/>
      </w:pPr>
      <w:bookmarkStart w:id="88" w:name="_Toc481554705"/>
      <w:r>
        <w:t xml:space="preserve">EXPORT - </w:t>
      </w:r>
      <w:r w:rsidRPr="00901439">
        <w:t>Date Data Type</w:t>
      </w:r>
      <w:bookmarkEnd w:id="88"/>
    </w:p>
    <w:p w:rsidR="00400097" w:rsidRPr="00901439" w:rsidRDefault="00400097" w:rsidP="00400097">
      <w:pPr>
        <w:spacing w:before="0" w:after="0"/>
        <w:rPr>
          <w:lang w:bidi="ar-SA"/>
        </w:rPr>
      </w:pPr>
    </w:p>
    <w:p w:rsidR="00400097" w:rsidRPr="004E1923" w:rsidRDefault="00400097" w:rsidP="00400097">
      <w:pPr>
        <w:spacing w:before="0" w:after="0"/>
        <w:rPr>
          <w:rFonts w:cs="Calibri"/>
          <w:sz w:val="22"/>
          <w:szCs w:val="22"/>
          <w:lang w:bidi="ar-SA"/>
        </w:rPr>
      </w:pPr>
      <w:r w:rsidRPr="004E1923">
        <w:rPr>
          <w:rFonts w:cs="Calibri"/>
          <w:sz w:val="22"/>
          <w:szCs w:val="22"/>
          <w:lang w:bidi="ar-SA"/>
        </w:rPr>
        <w:lastRenderedPageBreak/>
        <w:t xml:space="preserve">HIVE EXPORT TO MYSQL THROUGH SQOOP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sqoop export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--connect 'jdbc:mysql://hdcentos/CRMDB'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--username uname --password pword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--table timeinvoices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--export-dir /user/hive/warehouse/pets.db/timeinvoices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--input-field-terminated-by  ‘\001’ \</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--input-line-terminated-by  ‘\n’ \</w:t>
      </w:r>
    </w:p>
    <w:p w:rsidR="00400097" w:rsidRPr="00901439" w:rsidRDefault="00400097" w:rsidP="00400097">
      <w:pPr>
        <w:spacing w:before="0" w:after="0"/>
        <w:rPr>
          <w:lang w:bidi="ar-SA"/>
        </w:rPr>
      </w:pPr>
    </w:p>
    <w:p w:rsidR="00400097" w:rsidRPr="004E1923" w:rsidRDefault="00400097" w:rsidP="00400097">
      <w:pPr>
        <w:spacing w:before="0" w:after="0"/>
        <w:rPr>
          <w:rFonts w:cs="Calibri"/>
          <w:sz w:val="22"/>
          <w:szCs w:val="22"/>
          <w:lang w:bidi="ar-SA"/>
        </w:rPr>
      </w:pPr>
      <w:r w:rsidRPr="004E1923">
        <w:rPr>
          <w:rFonts w:cs="Calibri"/>
          <w:sz w:val="22"/>
          <w:szCs w:val="22"/>
          <w:lang w:bidi="ar-SA"/>
        </w:rPr>
        <w:t>// you will get the java error.</w:t>
      </w:r>
    </w:p>
    <w:p w:rsidR="00400097" w:rsidRPr="004E1923" w:rsidRDefault="00400097" w:rsidP="00400097">
      <w:pPr>
        <w:spacing w:before="0" w:after="0"/>
        <w:rPr>
          <w:rFonts w:cs="Calibri"/>
          <w:sz w:val="22"/>
          <w:szCs w:val="22"/>
          <w:lang w:bidi="ar-SA"/>
        </w:rPr>
      </w:pPr>
      <w:r w:rsidRPr="004E1923">
        <w:rPr>
          <w:rFonts w:cs="Calibri"/>
          <w:sz w:val="22"/>
          <w:szCs w:val="22"/>
          <w:lang w:bidi="ar-SA"/>
        </w:rPr>
        <w:t>//In Mysql</w:t>
      </w:r>
    </w:p>
    <w:p w:rsidR="00400097" w:rsidRPr="00901439" w:rsidRDefault="00400097" w:rsidP="00901439">
      <w:pPr>
        <w:spacing w:before="0" w:after="0"/>
        <w:ind w:left="709"/>
        <w:rPr>
          <w:rFonts w:cs="Calibri"/>
          <w:i/>
          <w:color w:val="0070C0"/>
          <w:sz w:val="22"/>
          <w:szCs w:val="22"/>
          <w:lang w:bidi="ar-SA"/>
        </w:rPr>
      </w:pPr>
      <w:r w:rsidRPr="00901439">
        <w:rPr>
          <w:rFonts w:cs="Calibri"/>
          <w:i/>
          <w:color w:val="0070C0"/>
          <w:sz w:val="22"/>
          <w:szCs w:val="22"/>
          <w:lang w:bidi="ar-SA"/>
        </w:rPr>
        <w:t>ALTER TABLE timeinvoices MODIFY COLUMN OrderDate TIMESTAMP;</w:t>
      </w:r>
    </w:p>
    <w:p w:rsidR="00400097" w:rsidRPr="004E1923" w:rsidRDefault="00400097" w:rsidP="00400097">
      <w:pPr>
        <w:spacing w:before="0" w:after="0"/>
        <w:rPr>
          <w:rFonts w:cs="Calibri"/>
          <w:sz w:val="22"/>
          <w:szCs w:val="22"/>
          <w:lang w:bidi="ar-SA"/>
        </w:rPr>
      </w:pPr>
      <w:r w:rsidRPr="004E1923">
        <w:rPr>
          <w:rFonts w:cs="Calibri"/>
          <w:sz w:val="22"/>
          <w:szCs w:val="22"/>
          <w:lang w:bidi="ar-SA"/>
        </w:rPr>
        <w:t>// we have OrderDate type as DATE and now changed to TIMESTAMP</w:t>
      </w:r>
    </w:p>
    <w:p w:rsidR="00400097" w:rsidRPr="004E1923" w:rsidRDefault="00400097" w:rsidP="00400097">
      <w:pPr>
        <w:spacing w:before="0" w:after="0"/>
        <w:rPr>
          <w:rFonts w:cs="Calibri"/>
          <w:sz w:val="22"/>
          <w:szCs w:val="22"/>
          <w:lang w:bidi="ar-SA"/>
        </w:rPr>
      </w:pPr>
      <w:r w:rsidRPr="004E1923">
        <w:rPr>
          <w:rFonts w:cs="Calibri"/>
          <w:sz w:val="22"/>
          <w:szCs w:val="22"/>
          <w:lang w:bidi="ar-SA"/>
        </w:rPr>
        <w:t>// Run the export script again and you will see export completed.</w:t>
      </w: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400097" w:rsidRPr="00901439" w:rsidRDefault="00400097" w:rsidP="00400097">
      <w:pPr>
        <w:spacing w:before="0" w:after="0"/>
        <w:rPr>
          <w:lang w:bidi="ar-SA"/>
        </w:rPr>
      </w:pPr>
    </w:p>
    <w:p w:rsidR="001E56D3" w:rsidRPr="00901439" w:rsidRDefault="001E56D3" w:rsidP="00515DB3">
      <w:pPr>
        <w:spacing w:before="0" w:after="0"/>
        <w:rPr>
          <w:lang w:bidi="ar-SA"/>
        </w:rPr>
      </w:pPr>
    </w:p>
    <w:p w:rsidR="004E1B02" w:rsidRPr="00901439" w:rsidRDefault="004E1B02" w:rsidP="00CE793C">
      <w:pPr>
        <w:spacing w:before="0" w:after="0"/>
        <w:rPr>
          <w:i/>
          <w:color w:val="0070C0"/>
          <w:lang w:bidi="ar-SA"/>
        </w:rPr>
      </w:pPr>
    </w:p>
    <w:p w:rsidR="001A1673" w:rsidRPr="00901439" w:rsidRDefault="001A1673" w:rsidP="009F4DC9">
      <w:pPr>
        <w:rPr>
          <w:rFonts w:cs="Calibri"/>
          <w:sz w:val="22"/>
          <w:szCs w:val="22"/>
          <w:lang w:bidi="ar-SA"/>
        </w:rPr>
      </w:pPr>
    </w:p>
    <w:p w:rsidR="001A1673" w:rsidRPr="00901439" w:rsidRDefault="001A1673" w:rsidP="009F4DC9">
      <w:pPr>
        <w:rPr>
          <w:rFonts w:cs="Calibri"/>
          <w:sz w:val="22"/>
          <w:szCs w:val="22"/>
          <w:lang w:bidi="ar-SA"/>
        </w:rPr>
      </w:pPr>
    </w:p>
    <w:p w:rsidR="00AE6718" w:rsidRPr="00901439" w:rsidRDefault="00AE6718" w:rsidP="00AE6718">
      <w:pPr>
        <w:pStyle w:val="ListParagraph"/>
        <w:rPr>
          <w:rFonts w:cs="Calibri"/>
          <w:sz w:val="22"/>
          <w:szCs w:val="22"/>
          <w:lang w:bidi="ar-SA"/>
        </w:rPr>
      </w:pPr>
    </w:p>
    <w:p w:rsidR="00AE6718" w:rsidRPr="00901439" w:rsidRDefault="00AE6718" w:rsidP="00AE6718">
      <w:pPr>
        <w:pStyle w:val="ListParagraph"/>
        <w:rPr>
          <w:rFonts w:cs="Calibri"/>
          <w:sz w:val="22"/>
          <w:szCs w:val="22"/>
          <w:lang w:bidi="ar-SA"/>
        </w:rPr>
      </w:pPr>
    </w:p>
    <w:p w:rsidR="004D0E20" w:rsidRPr="00901439" w:rsidRDefault="004D0E20" w:rsidP="004D0E20">
      <w:pPr>
        <w:pStyle w:val="NormalWeb"/>
        <w:shd w:val="clear" w:color="auto" w:fill="FFFFFF"/>
        <w:spacing w:before="0" w:beforeAutospacing="0" w:after="0" w:afterAutospacing="0"/>
        <w:ind w:left="2340"/>
        <w:jc w:val="both"/>
        <w:rPr>
          <w:rFonts w:ascii="Calibri" w:hAnsi="Calibri" w:cs="Calibri"/>
          <w:sz w:val="22"/>
          <w:szCs w:val="22"/>
          <w:lang w:bidi="ar-SA"/>
        </w:rPr>
      </w:pPr>
    </w:p>
    <w:p w:rsidR="009F4B4F" w:rsidRPr="00901439" w:rsidRDefault="009F4B4F" w:rsidP="006C2987">
      <w:pPr>
        <w:shd w:val="clear" w:color="auto" w:fill="FFFFFF"/>
        <w:spacing w:before="0" w:after="158" w:line="240" w:lineRule="auto"/>
        <w:jc w:val="both"/>
        <w:rPr>
          <w:rFonts w:ascii="Helvetica" w:hAnsi="Helvetica" w:cs="Helvetica"/>
          <w:color w:val="2C3E50"/>
          <w:sz w:val="24"/>
          <w:szCs w:val="24"/>
          <w:lang w:bidi="ar-SA"/>
        </w:rPr>
      </w:pPr>
    </w:p>
    <w:p w:rsidR="00604F74" w:rsidRDefault="00604F74" w:rsidP="00604F74">
      <w:pPr>
        <w:autoSpaceDE w:val="0"/>
        <w:autoSpaceDN w:val="0"/>
        <w:adjustRightInd w:val="0"/>
        <w:spacing w:before="0" w:after="0" w:line="240" w:lineRule="auto"/>
        <w:rPr>
          <w:rFonts w:cs="Calibri"/>
          <w:sz w:val="22"/>
          <w:szCs w:val="22"/>
          <w:lang w:bidi="ar-SA"/>
        </w:rPr>
      </w:pPr>
    </w:p>
    <w:p w:rsidR="004E1923" w:rsidRDefault="004E1923" w:rsidP="00604F74">
      <w:pPr>
        <w:autoSpaceDE w:val="0"/>
        <w:autoSpaceDN w:val="0"/>
        <w:adjustRightInd w:val="0"/>
        <w:spacing w:before="0" w:after="0" w:line="240" w:lineRule="auto"/>
        <w:rPr>
          <w:rFonts w:cs="Calibri"/>
          <w:sz w:val="22"/>
          <w:szCs w:val="22"/>
          <w:lang w:bidi="ar-SA"/>
        </w:rPr>
      </w:pPr>
    </w:p>
    <w:p w:rsidR="004E1923" w:rsidRDefault="004E1923" w:rsidP="00604F74">
      <w:pPr>
        <w:autoSpaceDE w:val="0"/>
        <w:autoSpaceDN w:val="0"/>
        <w:adjustRightInd w:val="0"/>
        <w:spacing w:before="0" w:after="0" w:line="240" w:lineRule="auto"/>
        <w:rPr>
          <w:rFonts w:cs="Calibri"/>
          <w:sz w:val="22"/>
          <w:szCs w:val="22"/>
          <w:lang w:bidi="ar-SA"/>
        </w:rPr>
      </w:pPr>
    </w:p>
    <w:p w:rsidR="004E1923" w:rsidRDefault="004E1923" w:rsidP="00604F74">
      <w:pPr>
        <w:autoSpaceDE w:val="0"/>
        <w:autoSpaceDN w:val="0"/>
        <w:adjustRightInd w:val="0"/>
        <w:spacing w:before="0" w:after="0" w:line="240" w:lineRule="auto"/>
        <w:rPr>
          <w:rFonts w:cs="Calibri"/>
          <w:sz w:val="22"/>
          <w:szCs w:val="22"/>
          <w:lang w:bidi="ar-SA"/>
        </w:rPr>
      </w:pPr>
    </w:p>
    <w:p w:rsidR="004E1923" w:rsidRPr="00901439" w:rsidRDefault="004E1923" w:rsidP="00604F74">
      <w:pPr>
        <w:autoSpaceDE w:val="0"/>
        <w:autoSpaceDN w:val="0"/>
        <w:adjustRightInd w:val="0"/>
        <w:spacing w:before="0" w:after="0" w:line="240" w:lineRule="auto"/>
        <w:rPr>
          <w:rFonts w:cs="Calibri"/>
          <w:sz w:val="22"/>
          <w:szCs w:val="22"/>
          <w:lang w:bidi="ar-SA"/>
        </w:rPr>
      </w:pPr>
    </w:p>
    <w:p w:rsidR="00604F74" w:rsidRPr="00901439" w:rsidRDefault="00604F74" w:rsidP="00604F74">
      <w:pPr>
        <w:pStyle w:val="Heading1"/>
        <w:rPr>
          <w:rFonts w:asciiTheme="minorHAnsi" w:hAnsiTheme="minorHAnsi" w:cstheme="minorHAnsi"/>
          <w:b w:val="0"/>
          <w:sz w:val="24"/>
          <w:szCs w:val="24"/>
        </w:rPr>
      </w:pPr>
      <w:bookmarkStart w:id="89" w:name="_Toc481554706"/>
      <w:r w:rsidRPr="00901439">
        <w:rPr>
          <w:rFonts w:asciiTheme="minorHAnsi" w:hAnsiTheme="minorHAnsi" w:cstheme="minorHAnsi"/>
          <w:b w:val="0"/>
          <w:sz w:val="24"/>
          <w:szCs w:val="24"/>
        </w:rPr>
        <w:t>Hive</w:t>
      </w:r>
      <w:bookmarkEnd w:id="89"/>
    </w:p>
    <w:p w:rsidR="00EC00D1" w:rsidRPr="00901439" w:rsidRDefault="00EC00D1" w:rsidP="006C2987">
      <w:pPr>
        <w:shd w:val="clear" w:color="auto" w:fill="FFFFFF"/>
        <w:spacing w:before="0" w:after="158" w:line="240" w:lineRule="auto"/>
        <w:jc w:val="both"/>
        <w:rPr>
          <w:rFonts w:cs="Calibri"/>
          <w:sz w:val="22"/>
          <w:szCs w:val="22"/>
          <w:lang w:bidi="ar-SA"/>
        </w:rPr>
      </w:pPr>
      <w:r w:rsidRPr="00901439">
        <w:rPr>
          <w:rFonts w:cs="Calibri"/>
          <w:sz w:val="22"/>
          <w:szCs w:val="22"/>
          <w:lang w:bidi="ar-SA"/>
        </w:rPr>
        <w:t>HiveQL is a declarative language where users issue declarative queries and Hive figures out how to translate them into MapReduce jobs. While the sophisticated process of query parsing, planning, optimization and execution are all taken care in the back ground.</w:t>
      </w:r>
    </w:p>
    <w:p w:rsidR="00F13A6E" w:rsidRPr="00901439" w:rsidRDefault="00F13A6E" w:rsidP="00F13A6E">
      <w:pPr>
        <w:pStyle w:val="Heading2"/>
        <w:shd w:val="clear" w:color="auto" w:fill="FFFFFF"/>
        <w:spacing w:before="0" w:line="360" w:lineRule="atLeast"/>
        <w:textAlignment w:val="baseline"/>
        <w:rPr>
          <w:rFonts w:ascii="Arial" w:hAnsi="Arial" w:cs="Arial"/>
          <w:color w:val="222222"/>
          <w:sz w:val="24"/>
          <w:szCs w:val="24"/>
        </w:rPr>
      </w:pPr>
      <w:bookmarkStart w:id="90" w:name="_Toc481554707"/>
      <w:r w:rsidRPr="00901439">
        <w:rPr>
          <w:rFonts w:ascii="Calibri,Bold" w:hAnsi="Calibri,Bold" w:cs="Calibri,Bold"/>
          <w:bCs/>
          <w:lang w:bidi="ar-SA"/>
        </w:rPr>
        <w:t>Setup of Hive</w:t>
      </w:r>
      <w:bookmarkEnd w:id="90"/>
    </w:p>
    <w:p w:rsidR="00F13A6E" w:rsidRPr="00901439" w:rsidRDefault="00F13A6E" w:rsidP="006C2987">
      <w:pPr>
        <w:shd w:val="clear" w:color="auto" w:fill="FFFFFF"/>
        <w:spacing w:before="0" w:after="158" w:line="240" w:lineRule="auto"/>
        <w:jc w:val="both"/>
        <w:rPr>
          <w:rFonts w:cs="Calibri"/>
          <w:sz w:val="22"/>
          <w:szCs w:val="22"/>
          <w:lang w:bidi="ar-SA"/>
        </w:rPr>
      </w:pPr>
    </w:p>
    <w:p w:rsidR="004C27A6" w:rsidRPr="00901439" w:rsidRDefault="004C27A6" w:rsidP="006C2987">
      <w:pPr>
        <w:shd w:val="clear" w:color="auto" w:fill="FFFFFF"/>
        <w:spacing w:before="0" w:after="158" w:line="240" w:lineRule="auto"/>
        <w:jc w:val="both"/>
        <w:rPr>
          <w:rFonts w:cs="Calibri"/>
          <w:sz w:val="22"/>
          <w:szCs w:val="22"/>
          <w:lang w:bidi="ar-SA"/>
        </w:rPr>
      </w:pPr>
      <w:r w:rsidRPr="00901439">
        <w:rPr>
          <w:rFonts w:cs="Calibri"/>
          <w:sz w:val="22"/>
          <w:szCs w:val="22"/>
          <w:lang w:bidi="ar-SA"/>
        </w:rPr>
        <w:t xml:space="preserve"> Configuration files</w:t>
      </w:r>
    </w:p>
    <w:p w:rsidR="004C27A6" w:rsidRPr="00901439" w:rsidRDefault="00C248B8" w:rsidP="004C27A6">
      <w:pPr>
        <w:pStyle w:val="ListParagraph"/>
        <w:numPr>
          <w:ilvl w:val="2"/>
          <w:numId w:val="53"/>
        </w:numPr>
        <w:shd w:val="clear" w:color="auto" w:fill="FFFFFF"/>
        <w:spacing w:before="0" w:after="158" w:line="240" w:lineRule="auto"/>
        <w:jc w:val="both"/>
        <w:rPr>
          <w:rFonts w:cs="Calibri"/>
          <w:sz w:val="22"/>
          <w:szCs w:val="22"/>
          <w:lang w:bidi="ar-SA"/>
        </w:rPr>
      </w:pPr>
      <w:r w:rsidRPr="00901439">
        <w:rPr>
          <w:rFonts w:cs="Calibri"/>
          <w:sz w:val="22"/>
          <w:szCs w:val="22"/>
          <w:lang w:bidi="ar-SA"/>
        </w:rPr>
        <w:t>h</w:t>
      </w:r>
      <w:r w:rsidR="004C27A6" w:rsidRPr="00901439">
        <w:rPr>
          <w:rFonts w:cs="Calibri"/>
          <w:sz w:val="22"/>
          <w:szCs w:val="22"/>
          <w:lang w:bidi="ar-SA"/>
        </w:rPr>
        <w:t>ive-env.sh</w:t>
      </w:r>
      <w:r w:rsidRPr="00901439">
        <w:rPr>
          <w:rFonts w:cs="Calibri"/>
          <w:sz w:val="22"/>
          <w:szCs w:val="22"/>
          <w:lang w:bidi="ar-SA"/>
        </w:rPr>
        <w:t>, stores environmental variables</w:t>
      </w:r>
    </w:p>
    <w:p w:rsidR="004C27A6" w:rsidRPr="00901439" w:rsidRDefault="00C248B8" w:rsidP="004C27A6">
      <w:pPr>
        <w:pStyle w:val="ListParagraph"/>
        <w:numPr>
          <w:ilvl w:val="2"/>
          <w:numId w:val="53"/>
        </w:numPr>
        <w:shd w:val="clear" w:color="auto" w:fill="FFFFFF"/>
        <w:spacing w:before="0" w:after="158" w:line="240" w:lineRule="auto"/>
        <w:jc w:val="both"/>
        <w:rPr>
          <w:rFonts w:cs="Calibri"/>
          <w:sz w:val="22"/>
          <w:szCs w:val="22"/>
          <w:lang w:bidi="ar-SA"/>
        </w:rPr>
      </w:pPr>
      <w:r w:rsidRPr="00901439">
        <w:rPr>
          <w:rFonts w:cs="Calibri"/>
          <w:sz w:val="22"/>
          <w:szCs w:val="22"/>
          <w:lang w:bidi="ar-SA"/>
        </w:rPr>
        <w:t>h</w:t>
      </w:r>
      <w:r w:rsidR="004C27A6" w:rsidRPr="00901439">
        <w:rPr>
          <w:rFonts w:cs="Calibri"/>
          <w:sz w:val="22"/>
          <w:szCs w:val="22"/>
          <w:lang w:bidi="ar-SA"/>
        </w:rPr>
        <w:t>ive-log4j.properties</w:t>
      </w:r>
      <w:r w:rsidRPr="00901439">
        <w:rPr>
          <w:rFonts w:cs="Calibri"/>
          <w:sz w:val="22"/>
          <w:szCs w:val="22"/>
          <w:lang w:bidi="ar-SA"/>
        </w:rPr>
        <w:t>, stores log file properties</w:t>
      </w:r>
    </w:p>
    <w:p w:rsidR="004C27A6" w:rsidRPr="00901439" w:rsidRDefault="00C248B8" w:rsidP="004C27A6">
      <w:pPr>
        <w:pStyle w:val="ListParagraph"/>
        <w:numPr>
          <w:ilvl w:val="2"/>
          <w:numId w:val="53"/>
        </w:numPr>
        <w:shd w:val="clear" w:color="auto" w:fill="FFFFFF"/>
        <w:spacing w:before="0" w:after="158" w:line="240" w:lineRule="auto"/>
        <w:jc w:val="both"/>
        <w:rPr>
          <w:rFonts w:cs="Calibri"/>
          <w:sz w:val="22"/>
          <w:szCs w:val="22"/>
          <w:lang w:bidi="ar-SA"/>
        </w:rPr>
      </w:pPr>
      <w:r w:rsidRPr="00901439">
        <w:rPr>
          <w:rFonts w:cs="Calibri"/>
          <w:sz w:val="22"/>
          <w:szCs w:val="22"/>
          <w:lang w:bidi="ar-SA"/>
        </w:rPr>
        <w:t>h</w:t>
      </w:r>
      <w:r w:rsidR="004C27A6" w:rsidRPr="00901439">
        <w:rPr>
          <w:rFonts w:cs="Calibri"/>
          <w:sz w:val="22"/>
          <w:szCs w:val="22"/>
          <w:lang w:bidi="ar-SA"/>
        </w:rPr>
        <w:t>ive-site.xml</w:t>
      </w:r>
      <w:r w:rsidRPr="00901439">
        <w:rPr>
          <w:rFonts w:cs="Calibri"/>
          <w:sz w:val="22"/>
          <w:szCs w:val="22"/>
          <w:lang w:bidi="ar-SA"/>
        </w:rPr>
        <w:t>, stores parameters</w:t>
      </w:r>
    </w:p>
    <w:p w:rsidR="00CA5C1D" w:rsidRPr="00901439" w:rsidRDefault="00CA5C1D" w:rsidP="00CA5C1D">
      <w:pPr>
        <w:pStyle w:val="Heading3"/>
      </w:pPr>
      <w:bookmarkStart w:id="91" w:name="_Toc481554708"/>
      <w:r w:rsidRPr="00901439">
        <w:t>Hive Site XML Changes</w:t>
      </w:r>
      <w:bookmarkEnd w:id="91"/>
    </w:p>
    <w:p w:rsidR="00D72AD2" w:rsidRPr="00901439" w:rsidRDefault="00D72AD2" w:rsidP="008C6BB8">
      <w:pPr>
        <w:pStyle w:val="ListParagraph"/>
        <w:numPr>
          <w:ilvl w:val="0"/>
          <w:numId w:val="60"/>
        </w:numPr>
      </w:pPr>
      <w:r w:rsidRPr="00901439">
        <w:t>hive.metastore.warehouse.dir, sets the location to Hive warehouse</w:t>
      </w:r>
    </w:p>
    <w:p w:rsidR="00D72AD2" w:rsidRPr="00901439" w:rsidRDefault="007152E2" w:rsidP="008C6BB8">
      <w:pPr>
        <w:pStyle w:val="ListParagraph"/>
        <w:numPr>
          <w:ilvl w:val="0"/>
          <w:numId w:val="60"/>
        </w:numPr>
      </w:pPr>
      <w:r w:rsidRPr="00901439">
        <w:t xml:space="preserve">javax.jdo.option.ConnectionURL, </w:t>
      </w:r>
      <w:r w:rsidR="005D63E5" w:rsidRPr="00901439">
        <w:t>JDBC connection URL tells where the database for metadata is located.</w:t>
      </w:r>
    </w:p>
    <w:p w:rsidR="005D63E5" w:rsidRPr="00901439" w:rsidRDefault="0022520E" w:rsidP="008C6BB8">
      <w:pPr>
        <w:pStyle w:val="ListParagraph"/>
        <w:numPr>
          <w:ilvl w:val="0"/>
          <w:numId w:val="60"/>
        </w:numPr>
      </w:pPr>
      <w:r w:rsidRPr="00901439">
        <w:t>j</w:t>
      </w:r>
      <w:r w:rsidR="005D63E5" w:rsidRPr="00901439">
        <w:t>avax.jdo.option.ConnectionDriverName, Class name of the JDBC driver</w:t>
      </w:r>
    </w:p>
    <w:p w:rsidR="005D63E5" w:rsidRPr="00901439" w:rsidRDefault="0022520E" w:rsidP="008C6BB8">
      <w:pPr>
        <w:pStyle w:val="ListParagraph"/>
        <w:numPr>
          <w:ilvl w:val="0"/>
          <w:numId w:val="60"/>
        </w:numPr>
      </w:pPr>
      <w:r w:rsidRPr="00901439">
        <w:t>j</w:t>
      </w:r>
      <w:r w:rsidR="005D63E5" w:rsidRPr="00901439">
        <w:t>avax.jdo.option.ConnectionUserName, Username for logging into the database.</w:t>
      </w:r>
    </w:p>
    <w:p w:rsidR="00161143" w:rsidRPr="00901439" w:rsidRDefault="0022520E" w:rsidP="008C6BB8">
      <w:pPr>
        <w:pStyle w:val="ListParagraph"/>
        <w:numPr>
          <w:ilvl w:val="0"/>
          <w:numId w:val="60"/>
        </w:numPr>
      </w:pPr>
      <w:r w:rsidRPr="00901439">
        <w:t>j</w:t>
      </w:r>
      <w:r w:rsidR="005D63E5" w:rsidRPr="00901439">
        <w:t>avax.jdo.option.ConnectionPassword, Password for logging into the database.</w:t>
      </w:r>
    </w:p>
    <w:p w:rsidR="00161143" w:rsidRPr="00901439" w:rsidRDefault="00161143" w:rsidP="00161143">
      <w:pPr>
        <w:pStyle w:val="Heading2"/>
        <w:shd w:val="clear" w:color="auto" w:fill="FFFFFF"/>
        <w:spacing w:before="0" w:line="360" w:lineRule="atLeast"/>
        <w:textAlignment w:val="baseline"/>
        <w:rPr>
          <w:rFonts w:ascii="Arial" w:hAnsi="Arial" w:cs="Arial"/>
          <w:color w:val="222222"/>
          <w:sz w:val="24"/>
          <w:szCs w:val="24"/>
        </w:rPr>
      </w:pPr>
      <w:bookmarkStart w:id="92" w:name="_Toc481554709"/>
      <w:r w:rsidRPr="00901439">
        <w:rPr>
          <w:rFonts w:ascii="Calibri,Bold" w:hAnsi="Calibri,Bold" w:cs="Calibri,Bold"/>
          <w:bCs/>
          <w:lang w:bidi="ar-SA"/>
        </w:rPr>
        <w:lastRenderedPageBreak/>
        <w:t>Hive</w:t>
      </w:r>
      <w:bookmarkEnd w:id="92"/>
    </w:p>
    <w:p w:rsidR="004C27A6" w:rsidRPr="00901439" w:rsidRDefault="004C27A6" w:rsidP="006C2987">
      <w:pPr>
        <w:shd w:val="clear" w:color="auto" w:fill="FFFFFF"/>
        <w:spacing w:before="0" w:after="158" w:line="240" w:lineRule="auto"/>
        <w:jc w:val="both"/>
        <w:rPr>
          <w:rFonts w:cs="Calibri"/>
          <w:sz w:val="22"/>
          <w:szCs w:val="22"/>
          <w:lang w:bidi="ar-SA"/>
        </w:rPr>
      </w:pPr>
    </w:p>
    <w:p w:rsidR="00DA11A8" w:rsidRPr="00901439" w:rsidRDefault="00DA11A8" w:rsidP="00DA11A8">
      <w:pPr>
        <w:pStyle w:val="Heading3"/>
      </w:pPr>
      <w:bookmarkStart w:id="93" w:name="_Toc481554710"/>
      <w:r w:rsidRPr="00901439">
        <w:t>Key Attributes</w:t>
      </w:r>
      <w:bookmarkEnd w:id="93"/>
    </w:p>
    <w:p w:rsidR="00DA11A8" w:rsidRPr="00901439" w:rsidRDefault="00DA11A8" w:rsidP="00DA11A8">
      <w:pPr>
        <w:pStyle w:val="ListParagraph"/>
        <w:shd w:val="clear" w:color="auto" w:fill="FFFFFF"/>
        <w:spacing w:before="0" w:after="158" w:line="240" w:lineRule="auto"/>
        <w:jc w:val="both"/>
        <w:rPr>
          <w:rFonts w:ascii="Helvetica" w:hAnsi="Helvetica" w:cs="Helvetica"/>
          <w:color w:val="2C3E50"/>
          <w:sz w:val="24"/>
          <w:szCs w:val="24"/>
          <w:lang w:bidi="ar-SA"/>
        </w:rPr>
      </w:pPr>
    </w:p>
    <w:p w:rsidR="00DA11A8" w:rsidRPr="00901439" w:rsidRDefault="00DA11A8"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Batch Processing</w:t>
      </w:r>
    </w:p>
    <w:p w:rsidR="00DA11A8" w:rsidRPr="00901439" w:rsidRDefault="00DA11A8"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HiveQL</w:t>
      </w:r>
    </w:p>
    <w:p w:rsidR="00DA11A8" w:rsidRPr="00901439" w:rsidRDefault="00DA11A8"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Unstructured Data, doesn’t require data to be structured.</w:t>
      </w:r>
    </w:p>
    <w:p w:rsidR="00DA11A8" w:rsidRPr="00901439" w:rsidRDefault="00DA11A8"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Metadata, Creates and stores metadata in a RDBMS.</w:t>
      </w:r>
    </w:p>
    <w:p w:rsidR="00DA11A8" w:rsidRPr="00901439" w:rsidRDefault="00DA11A8"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Interfaces, Hive Shell and Web UI</w:t>
      </w:r>
    </w:p>
    <w:p w:rsidR="00DA11A8" w:rsidRPr="00901439" w:rsidRDefault="00DA11A8" w:rsidP="00DA11A8">
      <w:pPr>
        <w:pStyle w:val="Heading3"/>
      </w:pPr>
      <w:bookmarkStart w:id="94" w:name="_Toc481554711"/>
      <w:r w:rsidRPr="00901439">
        <w:t>SQL Features</w:t>
      </w:r>
      <w:bookmarkEnd w:id="94"/>
    </w:p>
    <w:p w:rsidR="00DA11A8" w:rsidRPr="00901439" w:rsidRDefault="00DA11A8" w:rsidP="00DA11A8">
      <w:pPr>
        <w:shd w:val="clear" w:color="auto" w:fill="FFFFFF"/>
        <w:spacing w:before="0" w:after="158" w:line="240" w:lineRule="auto"/>
        <w:jc w:val="both"/>
        <w:rPr>
          <w:rFonts w:ascii="Helvetica" w:hAnsi="Helvetica" w:cs="Helvetica"/>
          <w:color w:val="2C3E50"/>
          <w:sz w:val="24"/>
          <w:szCs w:val="24"/>
          <w:lang w:bidi="ar-SA"/>
        </w:rPr>
      </w:pPr>
    </w:p>
    <w:p w:rsidR="00DA11A8"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Select certain columns from the table using a select clause.</w:t>
      </w:r>
    </w:p>
    <w:p w:rsidR="009E74EE"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Filter rows from a table using a where clause.</w:t>
      </w:r>
    </w:p>
    <w:p w:rsidR="009E74EE"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Do equi-joins between two tables.</w:t>
      </w:r>
    </w:p>
    <w:p w:rsidR="009E74EE"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Evaluate aggregations on multiple “Group BY” columns for the data stored ina table.</w:t>
      </w:r>
    </w:p>
    <w:p w:rsidR="009E74EE"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Manage tables and partitions(Create, Drop and Alter)</w:t>
      </w:r>
    </w:p>
    <w:p w:rsidR="009E74EE" w:rsidRPr="00901439" w:rsidRDefault="009E74EE"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Store the results of a query into another table.</w:t>
      </w:r>
    </w:p>
    <w:p w:rsidR="009E74EE" w:rsidRPr="00901439" w:rsidRDefault="00323DB5"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Download the contents of a table to a local</w:t>
      </w:r>
      <w:r w:rsidR="00047ABD" w:rsidRPr="00901439">
        <w:rPr>
          <w:rFonts w:cs="Calibri"/>
          <w:sz w:val="22"/>
          <w:szCs w:val="22"/>
          <w:lang w:bidi="ar-SA"/>
        </w:rPr>
        <w:t xml:space="preserve"> directory.</w:t>
      </w:r>
    </w:p>
    <w:p w:rsidR="00047ABD" w:rsidRPr="00901439" w:rsidRDefault="00047ABD"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Download the contents of a Query into a HDFS directory.</w:t>
      </w:r>
    </w:p>
    <w:p w:rsidR="00047ABD" w:rsidRPr="00901439" w:rsidRDefault="00047ABD" w:rsidP="008C6BB8">
      <w:pPr>
        <w:pStyle w:val="ListParagraph"/>
        <w:numPr>
          <w:ilvl w:val="0"/>
          <w:numId w:val="58"/>
        </w:numPr>
        <w:shd w:val="clear" w:color="auto" w:fill="FFFFFF"/>
        <w:spacing w:before="0" w:after="158" w:line="240" w:lineRule="auto"/>
        <w:jc w:val="both"/>
        <w:rPr>
          <w:rFonts w:cs="Calibri"/>
          <w:sz w:val="22"/>
          <w:szCs w:val="22"/>
          <w:lang w:bidi="ar-SA"/>
        </w:rPr>
      </w:pPr>
      <w:r w:rsidRPr="00901439">
        <w:rPr>
          <w:rFonts w:cs="Calibri"/>
          <w:sz w:val="22"/>
          <w:szCs w:val="22"/>
          <w:lang w:bidi="ar-SA"/>
        </w:rPr>
        <w:t>Plug in custom scripts for custom MapReduce Jobs</w:t>
      </w:r>
      <w:r w:rsidR="00D94DE1" w:rsidRPr="00901439">
        <w:rPr>
          <w:rFonts w:cs="Calibri"/>
          <w:sz w:val="22"/>
          <w:szCs w:val="22"/>
          <w:lang w:bidi="ar-SA"/>
        </w:rPr>
        <w:t>.</w:t>
      </w:r>
    </w:p>
    <w:p w:rsidR="002E5DDD" w:rsidRPr="00901439" w:rsidRDefault="002E5DDD" w:rsidP="002E5DDD">
      <w:pPr>
        <w:shd w:val="clear" w:color="auto" w:fill="FFFFFF"/>
        <w:spacing w:before="0" w:after="158" w:line="240" w:lineRule="auto"/>
        <w:jc w:val="both"/>
        <w:rPr>
          <w:rFonts w:ascii="Helvetica" w:hAnsi="Helvetica" w:cs="Helvetica"/>
          <w:color w:val="2C3E50"/>
          <w:sz w:val="24"/>
          <w:szCs w:val="24"/>
          <w:lang w:bidi="ar-SA"/>
        </w:rPr>
      </w:pPr>
    </w:p>
    <w:p w:rsidR="002E5DDD" w:rsidRPr="00901439" w:rsidRDefault="002E5DDD" w:rsidP="002E5DDD">
      <w:pPr>
        <w:pStyle w:val="Heading3"/>
      </w:pPr>
      <w:bookmarkStart w:id="95" w:name="_Toc481554712"/>
      <w:r w:rsidRPr="00901439">
        <w:t>Data Units Hierarchy</w:t>
      </w:r>
      <w:bookmarkEnd w:id="95"/>
    </w:p>
    <w:p w:rsidR="002E5DDD" w:rsidRPr="00901439" w:rsidRDefault="002E5DDD" w:rsidP="002E5DDD">
      <w:pPr>
        <w:shd w:val="clear" w:color="auto" w:fill="FFFFFF"/>
        <w:spacing w:before="0" w:after="158" w:line="240" w:lineRule="auto"/>
        <w:jc w:val="both"/>
        <w:rPr>
          <w:rFonts w:cs="Calibri"/>
          <w:sz w:val="22"/>
          <w:szCs w:val="22"/>
          <w:lang w:bidi="ar-SA"/>
        </w:rPr>
      </w:pPr>
    </w:p>
    <w:p w:rsidR="002E5DDD" w:rsidRPr="00901439" w:rsidRDefault="002E5DDD" w:rsidP="008C6BB8">
      <w:pPr>
        <w:pStyle w:val="ListParagraph"/>
        <w:numPr>
          <w:ilvl w:val="0"/>
          <w:numId w:val="59"/>
        </w:numPr>
        <w:shd w:val="clear" w:color="auto" w:fill="FFFFFF"/>
        <w:spacing w:before="0" w:after="0" w:line="240" w:lineRule="auto"/>
        <w:jc w:val="both"/>
        <w:rPr>
          <w:rFonts w:cs="Calibri"/>
          <w:sz w:val="22"/>
          <w:szCs w:val="22"/>
          <w:lang w:bidi="ar-SA"/>
        </w:rPr>
      </w:pPr>
      <w:r w:rsidRPr="00901439">
        <w:rPr>
          <w:rFonts w:cs="Calibri"/>
          <w:sz w:val="22"/>
          <w:szCs w:val="22"/>
          <w:lang w:bidi="ar-SA"/>
        </w:rPr>
        <w:t>Databases: Namespaces that separate tables and other data units from naming confliction.</w:t>
      </w:r>
    </w:p>
    <w:p w:rsidR="002E5DDD" w:rsidRPr="00901439" w:rsidRDefault="002E5DDD" w:rsidP="008C6BB8">
      <w:pPr>
        <w:pStyle w:val="ListParagraph"/>
        <w:numPr>
          <w:ilvl w:val="0"/>
          <w:numId w:val="59"/>
        </w:numPr>
        <w:shd w:val="clear" w:color="auto" w:fill="FFFFFF"/>
        <w:spacing w:before="0" w:after="0" w:line="240" w:lineRule="auto"/>
        <w:jc w:val="both"/>
        <w:rPr>
          <w:rFonts w:cs="Calibri"/>
          <w:sz w:val="22"/>
          <w:szCs w:val="22"/>
          <w:lang w:bidi="ar-SA"/>
        </w:rPr>
      </w:pPr>
      <w:r w:rsidRPr="00901439">
        <w:rPr>
          <w:rFonts w:cs="Calibri"/>
          <w:sz w:val="22"/>
          <w:szCs w:val="22"/>
          <w:lang w:bidi="ar-SA"/>
        </w:rPr>
        <w:t>Tables: Homogeneous units of data which have the same schema.</w:t>
      </w:r>
    </w:p>
    <w:p w:rsidR="00323678" w:rsidRPr="00901439" w:rsidRDefault="002E5DDD" w:rsidP="008C6BB8">
      <w:pPr>
        <w:pStyle w:val="ListParagraph"/>
        <w:numPr>
          <w:ilvl w:val="0"/>
          <w:numId w:val="59"/>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Partitions: </w:t>
      </w:r>
      <w:r w:rsidR="00414840" w:rsidRPr="00901439">
        <w:rPr>
          <w:rFonts w:cs="Calibri"/>
          <w:sz w:val="22"/>
          <w:szCs w:val="22"/>
          <w:lang w:bidi="ar-SA"/>
        </w:rPr>
        <w:t>is the subdivision of a single table into multiple segments, each of which holds a subset of values. Each Table can have one or more partition Keys which determines how the data is stored.Partitions - apart from being storage units - also allow the user to efficiently identify the rows that satisfy a certain criteria.</w:t>
      </w:r>
      <w:r w:rsidR="00EF2576" w:rsidRPr="00901439">
        <w:rPr>
          <w:rFonts w:cs="Calibri"/>
          <w:sz w:val="22"/>
          <w:szCs w:val="22"/>
          <w:lang w:bidi="ar-SA"/>
        </w:rPr>
        <w:t>Sorting Key which determines how the data is stored.</w:t>
      </w:r>
    </w:p>
    <w:p w:rsidR="00323678" w:rsidRPr="002A0C31" w:rsidRDefault="00414840" w:rsidP="008C6BB8">
      <w:pPr>
        <w:pStyle w:val="ListParagraph"/>
        <w:numPr>
          <w:ilvl w:val="0"/>
          <w:numId w:val="59"/>
        </w:numPr>
        <w:shd w:val="clear" w:color="auto" w:fill="FFFFFF"/>
        <w:spacing w:before="0" w:after="0" w:line="240" w:lineRule="auto"/>
        <w:jc w:val="both"/>
        <w:rPr>
          <w:rFonts w:cs="Calibri"/>
          <w:b/>
          <w:sz w:val="22"/>
          <w:szCs w:val="22"/>
          <w:lang w:bidi="ar-SA"/>
        </w:rPr>
      </w:pPr>
      <w:r w:rsidRPr="00901439">
        <w:rPr>
          <w:rFonts w:cs="Calibri"/>
          <w:sz w:val="22"/>
          <w:szCs w:val="22"/>
          <w:lang w:bidi="ar-SA"/>
        </w:rPr>
        <w:t>Buckets (or Clusters): Data in each partition may in turn b</w:t>
      </w:r>
      <w:r w:rsidR="00EF2576" w:rsidRPr="00901439">
        <w:rPr>
          <w:rFonts w:cs="Calibri"/>
          <w:sz w:val="22"/>
          <w:szCs w:val="22"/>
          <w:lang w:bidi="ar-SA"/>
        </w:rPr>
        <w:t xml:space="preserve">e divided into Buckets based on </w:t>
      </w:r>
      <w:r w:rsidRPr="00901439">
        <w:rPr>
          <w:rFonts w:cs="Calibri"/>
          <w:sz w:val="22"/>
          <w:szCs w:val="22"/>
          <w:lang w:bidi="ar-SA"/>
        </w:rPr>
        <w:t xml:space="preserve">the value of a hash function of some column of the Table. </w:t>
      </w:r>
      <w:r w:rsidRPr="002A0C31">
        <w:rPr>
          <w:rFonts w:cs="Calibri"/>
          <w:b/>
          <w:sz w:val="22"/>
          <w:szCs w:val="22"/>
          <w:lang w:bidi="ar-SA"/>
        </w:rPr>
        <w:t xml:space="preserve">In hive a partition is a directory but a bucket is a file. </w:t>
      </w:r>
    </w:p>
    <w:p w:rsidR="00414840" w:rsidRPr="00901439" w:rsidRDefault="00414840" w:rsidP="00323678">
      <w:pPr>
        <w:pStyle w:val="ListParagraph"/>
        <w:shd w:val="clear" w:color="auto" w:fill="FFFFFF"/>
        <w:spacing w:before="0" w:after="0" w:line="240" w:lineRule="auto"/>
        <w:jc w:val="both"/>
        <w:rPr>
          <w:rFonts w:cs="Calibri"/>
          <w:i/>
          <w:color w:val="0070C0"/>
          <w:sz w:val="22"/>
          <w:szCs w:val="22"/>
          <w:lang w:bidi="ar-SA"/>
        </w:rPr>
      </w:pPr>
      <w:r w:rsidRPr="00901439">
        <w:rPr>
          <w:rFonts w:cs="Calibri"/>
          <w:i/>
          <w:color w:val="0070C0"/>
          <w:sz w:val="22"/>
          <w:szCs w:val="22"/>
          <w:lang w:bidi="ar-SA"/>
        </w:rPr>
        <w:t>set hive.enforce.bucketing=true;</w:t>
      </w:r>
    </w:p>
    <w:p w:rsidR="00414840" w:rsidRPr="00901439" w:rsidRDefault="00414840" w:rsidP="00323678">
      <w:pPr>
        <w:shd w:val="clear" w:color="auto" w:fill="FFFFFF"/>
        <w:spacing w:before="0" w:after="0" w:line="240" w:lineRule="auto"/>
        <w:ind w:left="709"/>
        <w:jc w:val="both"/>
        <w:rPr>
          <w:rFonts w:cs="Calibri"/>
          <w:sz w:val="22"/>
          <w:szCs w:val="22"/>
          <w:lang w:bidi="ar-SA"/>
        </w:rPr>
      </w:pPr>
      <w:r w:rsidRPr="00901439">
        <w:rPr>
          <w:rFonts w:cs="Calibri"/>
          <w:sz w:val="22"/>
          <w:szCs w:val="22"/>
          <w:lang w:bidi="ar-SA"/>
        </w:rPr>
        <w:t>Note that it is not necessary for tables to be partitioned or bucketed, but these abstractions allow thesystem to prune large quantities of data during query processing, resulting in faster query execution</w:t>
      </w:r>
    </w:p>
    <w:p w:rsidR="00F13A6E" w:rsidRPr="00901439" w:rsidRDefault="00F13A6E" w:rsidP="00323678">
      <w:pPr>
        <w:shd w:val="clear" w:color="auto" w:fill="FFFFFF"/>
        <w:spacing w:before="0" w:after="0" w:line="240" w:lineRule="auto"/>
        <w:ind w:left="709"/>
        <w:jc w:val="both"/>
        <w:rPr>
          <w:rFonts w:cs="Calibri"/>
          <w:sz w:val="22"/>
          <w:szCs w:val="22"/>
          <w:lang w:bidi="ar-SA"/>
        </w:rPr>
      </w:pPr>
    </w:p>
    <w:p w:rsidR="00F13A6E" w:rsidRPr="00901439" w:rsidRDefault="00F13A6E" w:rsidP="00F13A6E">
      <w:pPr>
        <w:shd w:val="clear" w:color="auto" w:fill="FFFFFF"/>
        <w:spacing w:before="0" w:after="158" w:line="240" w:lineRule="auto"/>
        <w:jc w:val="both"/>
        <w:rPr>
          <w:rFonts w:ascii="Helvetica" w:hAnsi="Helvetica" w:cs="Helvetica"/>
          <w:color w:val="2C3E50"/>
          <w:sz w:val="24"/>
          <w:szCs w:val="24"/>
          <w:lang w:bidi="ar-SA"/>
        </w:rPr>
      </w:pPr>
    </w:p>
    <w:p w:rsidR="00F13A6E" w:rsidRPr="00901439" w:rsidRDefault="00F13A6E" w:rsidP="00323678">
      <w:pPr>
        <w:pStyle w:val="Heading3"/>
        <w:shd w:val="clear" w:color="auto" w:fill="FFFFFF"/>
        <w:spacing w:before="0" w:line="240" w:lineRule="auto"/>
        <w:ind w:left="709"/>
        <w:jc w:val="both"/>
        <w:rPr>
          <w:rFonts w:cs="Calibri"/>
          <w:color w:val="auto"/>
          <w:lang w:bidi="ar-SA"/>
        </w:rPr>
      </w:pPr>
      <w:bookmarkStart w:id="96" w:name="_Toc481554713"/>
      <w:r w:rsidRPr="00901439">
        <w:t xml:space="preserve">Data </w:t>
      </w:r>
      <w:r w:rsidR="00632958" w:rsidRPr="00901439">
        <w:t>Types</w:t>
      </w:r>
      <w:bookmarkEnd w:id="96"/>
    </w:p>
    <w:p w:rsidR="00414840" w:rsidRPr="00901439" w:rsidRDefault="00414840" w:rsidP="00414840">
      <w:pPr>
        <w:pStyle w:val="ListParagraph"/>
        <w:autoSpaceDE w:val="0"/>
        <w:autoSpaceDN w:val="0"/>
        <w:adjustRightInd w:val="0"/>
        <w:spacing w:before="0" w:after="0" w:line="240" w:lineRule="auto"/>
        <w:rPr>
          <w:rFonts w:cs="Calibri"/>
          <w:color w:val="262626"/>
        </w:rPr>
      </w:pPr>
    </w:p>
    <w:p w:rsidR="005546A1" w:rsidRPr="00901439" w:rsidRDefault="005546A1" w:rsidP="008330D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Primitive Data Types</w:t>
      </w:r>
    </w:p>
    <w:p w:rsidR="00721F3F" w:rsidRPr="00901439" w:rsidRDefault="00721F3F" w:rsidP="008330DE">
      <w:pPr>
        <w:autoSpaceDE w:val="0"/>
        <w:autoSpaceDN w:val="0"/>
        <w:adjustRightInd w:val="0"/>
        <w:spacing w:before="0" w:after="0" w:line="240" w:lineRule="auto"/>
        <w:rPr>
          <w:rFonts w:cs="Calibri"/>
          <w:sz w:val="22"/>
          <w:szCs w:val="22"/>
          <w:lang w:bidi="ar-SA"/>
        </w:rPr>
      </w:pPr>
    </w:p>
    <w:p w:rsidR="005546A1" w:rsidRPr="00901439" w:rsidRDefault="005546A1" w:rsidP="008330DE">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lastRenderedPageBreak/>
        <w:t>Integral Types</w:t>
      </w:r>
      <w:r w:rsidR="008330DE" w:rsidRPr="00901439">
        <w:rPr>
          <w:rFonts w:cs="Calibri"/>
          <w:sz w:val="22"/>
          <w:szCs w:val="22"/>
          <w:lang w:bidi="ar-SA"/>
        </w:rPr>
        <w:t xml:space="preserve">: </w:t>
      </w:r>
      <w:r w:rsidRPr="00901439">
        <w:rPr>
          <w:rFonts w:cs="Calibri"/>
          <w:sz w:val="22"/>
          <w:szCs w:val="22"/>
          <w:lang w:bidi="ar-SA"/>
        </w:rPr>
        <w:t>Integer type data can be specified using integral data types, INT. When the data range exceeds therange of INT, you need to use BIGINT and if the data range is smaller</w:t>
      </w:r>
      <w:r w:rsidR="008330DE" w:rsidRPr="00901439">
        <w:rPr>
          <w:rFonts w:cs="Calibri"/>
          <w:sz w:val="22"/>
          <w:szCs w:val="22"/>
          <w:lang w:bidi="ar-SA"/>
        </w:rPr>
        <w:t xml:space="preserve"> than the INT, you use SMALLINT, </w:t>
      </w:r>
      <w:r w:rsidRPr="00901439">
        <w:rPr>
          <w:rFonts w:cs="Calibri"/>
          <w:sz w:val="22"/>
          <w:szCs w:val="22"/>
          <w:lang w:bidi="ar-SA"/>
        </w:rPr>
        <w:t>TINYINT is smaller than SMALLINT.</w:t>
      </w:r>
    </w:p>
    <w:p w:rsidR="005546A1" w:rsidRPr="00901439" w:rsidRDefault="005546A1" w:rsidP="008330DE">
      <w:pPr>
        <w:autoSpaceDE w:val="0"/>
        <w:autoSpaceDN w:val="0"/>
        <w:adjustRightInd w:val="0"/>
        <w:spacing w:before="0" w:after="0" w:line="240" w:lineRule="auto"/>
        <w:ind w:firstLine="709"/>
        <w:rPr>
          <w:rFonts w:cs="Calibri"/>
          <w:color w:val="0070C0"/>
          <w:sz w:val="22"/>
          <w:szCs w:val="22"/>
          <w:lang w:bidi="ar-SA"/>
        </w:rPr>
      </w:pPr>
      <w:r w:rsidRPr="00901439">
        <w:rPr>
          <w:rFonts w:cs="Calibri"/>
          <w:color w:val="0070C0"/>
          <w:sz w:val="22"/>
          <w:szCs w:val="22"/>
          <w:lang w:bidi="ar-SA"/>
        </w:rPr>
        <w:t>TINYINT 1 byte int, SMALLINT 2 byte int, INT 4 byte int, BIGINT 8 byte int</w:t>
      </w:r>
    </w:p>
    <w:p w:rsidR="008330DE" w:rsidRPr="00901439" w:rsidRDefault="008330DE" w:rsidP="008330DE">
      <w:pPr>
        <w:spacing w:before="0"/>
        <w:rPr>
          <w:rFonts w:cs="Calibri"/>
          <w:sz w:val="22"/>
          <w:szCs w:val="22"/>
          <w:lang w:bidi="ar-SA"/>
        </w:rPr>
      </w:pPr>
    </w:p>
    <w:p w:rsidR="005546A1" w:rsidRPr="00901439" w:rsidRDefault="005546A1" w:rsidP="008330DE">
      <w:pPr>
        <w:spacing w:before="0" w:after="0"/>
        <w:ind w:left="709"/>
        <w:rPr>
          <w:rFonts w:cs="Calibri"/>
          <w:color w:val="0070C0"/>
          <w:sz w:val="22"/>
          <w:szCs w:val="22"/>
          <w:lang w:bidi="ar-SA"/>
        </w:rPr>
      </w:pPr>
      <w:r w:rsidRPr="00901439">
        <w:rPr>
          <w:rFonts w:cs="Calibri"/>
          <w:sz w:val="22"/>
          <w:szCs w:val="22"/>
          <w:lang w:bidi="ar-SA"/>
        </w:rPr>
        <w:t>String Type:String type data types can be specified using single quotes (' ') or double quotes (" "). It contains twodata types: VARCHAR and CHAR. Hive follows C-types escape characters.The following table depicts various CHAR data types:</w:t>
      </w:r>
      <w:r w:rsidRPr="00901439">
        <w:rPr>
          <w:rFonts w:cs="Calibri"/>
          <w:color w:val="0070C0"/>
          <w:sz w:val="22"/>
          <w:szCs w:val="22"/>
          <w:lang w:bidi="ar-SA"/>
        </w:rPr>
        <w:t>VARCHAR 1 to 65355</w:t>
      </w:r>
      <w:r w:rsidR="008330DE" w:rsidRPr="00901439">
        <w:rPr>
          <w:rFonts w:cs="Calibri"/>
          <w:color w:val="0070C0"/>
          <w:sz w:val="22"/>
          <w:szCs w:val="22"/>
          <w:lang w:bidi="ar-SA"/>
        </w:rPr>
        <w:t xml:space="preserve">; </w:t>
      </w:r>
      <w:r w:rsidRPr="00901439">
        <w:rPr>
          <w:rFonts w:cs="Calibri"/>
          <w:color w:val="0070C0"/>
          <w:sz w:val="22"/>
          <w:szCs w:val="22"/>
          <w:lang w:bidi="ar-SA"/>
        </w:rPr>
        <w:t>CHAR 255</w:t>
      </w:r>
    </w:p>
    <w:p w:rsidR="008330DE" w:rsidRPr="00901439" w:rsidRDefault="008330DE" w:rsidP="008330DE">
      <w:pPr>
        <w:spacing w:before="0" w:after="0"/>
        <w:ind w:left="709"/>
        <w:rPr>
          <w:rFonts w:cs="Calibri"/>
          <w:sz w:val="22"/>
          <w:szCs w:val="22"/>
          <w:lang w:bidi="ar-SA"/>
        </w:rPr>
      </w:pPr>
    </w:p>
    <w:p w:rsidR="008330DE" w:rsidRPr="00901439" w:rsidRDefault="008330DE" w:rsidP="008330DE">
      <w:pPr>
        <w:spacing w:before="0" w:after="0"/>
        <w:ind w:left="709"/>
        <w:rPr>
          <w:rFonts w:cs="Calibri"/>
          <w:sz w:val="22"/>
          <w:szCs w:val="22"/>
          <w:lang w:bidi="ar-SA"/>
        </w:rPr>
      </w:pPr>
      <w:r w:rsidRPr="00901439">
        <w:rPr>
          <w:rFonts w:cs="Calibri"/>
          <w:sz w:val="22"/>
          <w:szCs w:val="22"/>
          <w:lang w:bidi="ar-SA"/>
        </w:rPr>
        <w:t>Boolean:  TRUE/FALSE</w:t>
      </w:r>
    </w:p>
    <w:p w:rsidR="007D6B52" w:rsidRPr="00901439" w:rsidRDefault="007D6B52" w:rsidP="008330DE">
      <w:pPr>
        <w:autoSpaceDE w:val="0"/>
        <w:autoSpaceDN w:val="0"/>
        <w:adjustRightInd w:val="0"/>
        <w:spacing w:before="0" w:after="0" w:line="240" w:lineRule="auto"/>
        <w:rPr>
          <w:rFonts w:cs="Calibri"/>
          <w:sz w:val="22"/>
          <w:szCs w:val="22"/>
          <w:lang w:bidi="ar-SA"/>
        </w:rPr>
      </w:pPr>
    </w:p>
    <w:p w:rsidR="005546A1" w:rsidRPr="00901439" w:rsidRDefault="005546A1" w:rsidP="00541301">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Timestamp</w:t>
      </w:r>
      <w:r w:rsidR="007D6B52" w:rsidRPr="00901439">
        <w:rPr>
          <w:rFonts w:cs="Calibri"/>
          <w:sz w:val="22"/>
          <w:szCs w:val="22"/>
          <w:lang w:bidi="ar-SA"/>
        </w:rPr>
        <w:t>:</w:t>
      </w:r>
      <w:r w:rsidRPr="00901439">
        <w:rPr>
          <w:rFonts w:cs="Calibri"/>
          <w:sz w:val="22"/>
          <w:szCs w:val="22"/>
          <w:lang w:bidi="ar-SA"/>
        </w:rPr>
        <w:t>It supports traditional UNIX timestamp with optional nanosecond precision. It supportsjava.sql.Timestamp format “YYYY-MM-DD HH:MM:SS.fffffffff” and format “yyyy-mm-ddhh:mm:ss.ffffffffff”.</w:t>
      </w:r>
    </w:p>
    <w:p w:rsidR="00541301" w:rsidRPr="00901439" w:rsidRDefault="00541301" w:rsidP="008330DE">
      <w:pPr>
        <w:autoSpaceDE w:val="0"/>
        <w:autoSpaceDN w:val="0"/>
        <w:adjustRightInd w:val="0"/>
        <w:spacing w:before="0" w:after="0" w:line="240" w:lineRule="auto"/>
        <w:rPr>
          <w:rFonts w:cs="Calibri"/>
          <w:sz w:val="22"/>
          <w:szCs w:val="22"/>
          <w:lang w:bidi="ar-SA"/>
        </w:rPr>
      </w:pPr>
    </w:p>
    <w:p w:rsidR="005546A1" w:rsidRPr="00901439" w:rsidRDefault="005546A1" w:rsidP="00541301">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Dates</w:t>
      </w:r>
      <w:r w:rsidR="00541301" w:rsidRPr="00901439">
        <w:rPr>
          <w:rFonts w:cs="Calibri"/>
          <w:sz w:val="22"/>
          <w:szCs w:val="22"/>
          <w:lang w:bidi="ar-SA"/>
        </w:rPr>
        <w:t xml:space="preserve">: </w:t>
      </w:r>
      <w:r w:rsidRPr="00901439">
        <w:rPr>
          <w:rFonts w:cs="Calibri"/>
          <w:sz w:val="22"/>
          <w:szCs w:val="22"/>
          <w:lang w:bidi="ar-SA"/>
        </w:rPr>
        <w:t>DATE values are described in year/month/day format in the form {{YYYY-MM-DD}}.</w:t>
      </w:r>
    </w:p>
    <w:p w:rsidR="00721F3F" w:rsidRPr="00901439" w:rsidRDefault="00721F3F" w:rsidP="008330DE">
      <w:pPr>
        <w:autoSpaceDE w:val="0"/>
        <w:autoSpaceDN w:val="0"/>
        <w:adjustRightInd w:val="0"/>
        <w:spacing w:before="0" w:after="0" w:line="240" w:lineRule="auto"/>
        <w:rPr>
          <w:rFonts w:cs="Calibri"/>
          <w:sz w:val="22"/>
          <w:szCs w:val="22"/>
          <w:lang w:bidi="ar-SA"/>
        </w:rPr>
      </w:pPr>
    </w:p>
    <w:p w:rsidR="005546A1" w:rsidRPr="00901439" w:rsidRDefault="005546A1" w:rsidP="00721F3F">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Decimals</w:t>
      </w:r>
      <w:r w:rsidR="00721F3F" w:rsidRPr="00901439">
        <w:rPr>
          <w:rFonts w:cs="Calibri"/>
          <w:sz w:val="22"/>
          <w:szCs w:val="22"/>
          <w:lang w:bidi="ar-SA"/>
        </w:rPr>
        <w:t xml:space="preserve">: </w:t>
      </w:r>
      <w:r w:rsidRPr="00901439">
        <w:rPr>
          <w:rFonts w:cs="Calibri"/>
          <w:sz w:val="22"/>
          <w:szCs w:val="22"/>
          <w:lang w:bidi="ar-SA"/>
        </w:rPr>
        <w:t xml:space="preserve">The DECIMAL type in Hive is as same as Big Decimal format of Java. It is used </w:t>
      </w:r>
      <w:r w:rsidR="00721F3F" w:rsidRPr="00901439">
        <w:rPr>
          <w:rFonts w:cs="Calibri"/>
          <w:sz w:val="22"/>
          <w:szCs w:val="22"/>
          <w:lang w:bidi="ar-SA"/>
        </w:rPr>
        <w:t xml:space="preserve">for representing </w:t>
      </w:r>
      <w:r w:rsidRPr="00901439">
        <w:rPr>
          <w:rFonts w:cs="Calibri"/>
          <w:sz w:val="22"/>
          <w:szCs w:val="22"/>
          <w:lang w:bidi="ar-SA"/>
        </w:rPr>
        <w:t>immutable arbitrary precision. The syntax and example is as follows:</w:t>
      </w:r>
    </w:p>
    <w:p w:rsidR="00721F3F" w:rsidRPr="00901439" w:rsidRDefault="005546A1" w:rsidP="00721F3F">
      <w:pPr>
        <w:autoSpaceDE w:val="0"/>
        <w:autoSpaceDN w:val="0"/>
        <w:adjustRightInd w:val="0"/>
        <w:spacing w:before="0" w:after="0" w:line="240" w:lineRule="auto"/>
        <w:ind w:left="709" w:firstLine="709"/>
        <w:rPr>
          <w:rFonts w:cs="Calibri"/>
          <w:color w:val="0070C0"/>
          <w:sz w:val="22"/>
          <w:szCs w:val="22"/>
          <w:lang w:bidi="ar-SA"/>
        </w:rPr>
      </w:pPr>
      <w:r w:rsidRPr="00901439">
        <w:rPr>
          <w:rFonts w:cs="Calibri"/>
          <w:color w:val="0070C0"/>
          <w:sz w:val="22"/>
          <w:szCs w:val="22"/>
          <w:lang w:bidi="ar-SA"/>
        </w:rPr>
        <w:t>DECIMAL(precision, scale)</w:t>
      </w:r>
    </w:p>
    <w:p w:rsidR="005546A1" w:rsidRPr="00901439" w:rsidRDefault="005546A1" w:rsidP="00721F3F">
      <w:pPr>
        <w:autoSpaceDE w:val="0"/>
        <w:autoSpaceDN w:val="0"/>
        <w:adjustRightInd w:val="0"/>
        <w:spacing w:before="0" w:after="0" w:line="240" w:lineRule="auto"/>
        <w:ind w:left="709" w:firstLine="709"/>
        <w:rPr>
          <w:rFonts w:cs="Calibri"/>
          <w:i/>
          <w:color w:val="0070C0"/>
          <w:sz w:val="22"/>
          <w:szCs w:val="22"/>
          <w:lang w:bidi="ar-SA"/>
        </w:rPr>
      </w:pPr>
      <w:r w:rsidRPr="00901439">
        <w:rPr>
          <w:rFonts w:cs="Calibri"/>
          <w:i/>
          <w:color w:val="0070C0"/>
          <w:sz w:val="22"/>
          <w:szCs w:val="22"/>
          <w:lang w:bidi="ar-SA"/>
        </w:rPr>
        <w:t>decimal(10,0)</w:t>
      </w:r>
    </w:p>
    <w:p w:rsidR="00721F3F" w:rsidRPr="00901439" w:rsidRDefault="00721F3F" w:rsidP="008330DE">
      <w:pPr>
        <w:autoSpaceDE w:val="0"/>
        <w:autoSpaceDN w:val="0"/>
        <w:adjustRightInd w:val="0"/>
        <w:spacing w:before="0" w:after="0" w:line="240" w:lineRule="auto"/>
        <w:rPr>
          <w:rFonts w:cs="Calibri"/>
          <w:sz w:val="22"/>
          <w:szCs w:val="22"/>
          <w:lang w:bidi="ar-SA"/>
        </w:rPr>
      </w:pPr>
    </w:p>
    <w:p w:rsidR="005546A1" w:rsidRPr="00901439" w:rsidRDefault="005546A1" w:rsidP="00721F3F">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Union Types</w:t>
      </w:r>
      <w:r w:rsidR="00721F3F" w:rsidRPr="00901439">
        <w:rPr>
          <w:rFonts w:cs="Calibri"/>
          <w:sz w:val="22"/>
          <w:szCs w:val="22"/>
          <w:lang w:bidi="ar-SA"/>
        </w:rPr>
        <w:t xml:space="preserve">: </w:t>
      </w:r>
      <w:r w:rsidRPr="00901439">
        <w:rPr>
          <w:rFonts w:cs="Calibri"/>
          <w:sz w:val="22"/>
          <w:szCs w:val="22"/>
          <w:lang w:bidi="ar-SA"/>
        </w:rPr>
        <w:t>Union is a collection of heterogeneous data types. You can create an instance using create union. Thesyntax and example is as follows:</w:t>
      </w:r>
    </w:p>
    <w:p w:rsidR="005546A1" w:rsidRPr="00901439" w:rsidRDefault="005546A1" w:rsidP="00721F3F">
      <w:pPr>
        <w:autoSpaceDE w:val="0"/>
        <w:autoSpaceDN w:val="0"/>
        <w:adjustRightInd w:val="0"/>
        <w:spacing w:before="0" w:after="0" w:line="240" w:lineRule="auto"/>
        <w:ind w:firstLine="709"/>
        <w:rPr>
          <w:rFonts w:cs="Calibri"/>
          <w:color w:val="0070C0"/>
          <w:sz w:val="22"/>
          <w:szCs w:val="22"/>
          <w:lang w:bidi="ar-SA"/>
        </w:rPr>
      </w:pPr>
      <w:r w:rsidRPr="00901439">
        <w:rPr>
          <w:rFonts w:cs="Calibri"/>
          <w:color w:val="0070C0"/>
          <w:sz w:val="22"/>
          <w:szCs w:val="22"/>
          <w:lang w:bidi="ar-SA"/>
        </w:rPr>
        <w:t>UNIONTYPE &lt;int, double, array&lt;string&gt;, struct&lt;a:int,b:string&gt;&gt;</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{0:1}</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{1:2.0}</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{2:["three","four"]}</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{3:{"a":5,"b":"five"}}</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{2:["six","seven"]}</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{3:{"a":8,"b":"eight"}}</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{0:9}</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{1:10.0}</w:t>
      </w:r>
    </w:p>
    <w:p w:rsidR="00721F3F" w:rsidRPr="00901439" w:rsidRDefault="00721F3F" w:rsidP="00721F3F">
      <w:pPr>
        <w:autoSpaceDE w:val="0"/>
        <w:autoSpaceDN w:val="0"/>
        <w:adjustRightInd w:val="0"/>
        <w:spacing w:before="0" w:after="0" w:line="240" w:lineRule="auto"/>
        <w:ind w:firstLine="709"/>
        <w:rPr>
          <w:rFonts w:cs="Calibri"/>
          <w:sz w:val="22"/>
          <w:szCs w:val="22"/>
          <w:lang w:bidi="ar-SA"/>
        </w:rPr>
      </w:pP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Literals</w:t>
      </w:r>
      <w:r w:rsidR="00721F3F" w:rsidRPr="00901439">
        <w:rPr>
          <w:rFonts w:cs="Calibri"/>
          <w:sz w:val="22"/>
          <w:szCs w:val="22"/>
          <w:lang w:bidi="ar-SA"/>
        </w:rPr>
        <w:t xml:space="preserve">: </w:t>
      </w:r>
      <w:r w:rsidRPr="00901439">
        <w:rPr>
          <w:rFonts w:cs="Calibri"/>
          <w:sz w:val="22"/>
          <w:szCs w:val="22"/>
          <w:lang w:bidi="ar-SA"/>
        </w:rPr>
        <w:t>The following literals are used in Hive:</w:t>
      </w:r>
    </w:p>
    <w:p w:rsidR="00721F3F" w:rsidRPr="00901439" w:rsidRDefault="005546A1" w:rsidP="008C6BB8">
      <w:pPr>
        <w:pStyle w:val="ListParagraph"/>
        <w:numPr>
          <w:ilvl w:val="0"/>
          <w:numId w:val="6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Floating Point Types</w:t>
      </w:r>
      <w:r w:rsidR="00721F3F" w:rsidRPr="00901439">
        <w:rPr>
          <w:rFonts w:cs="Calibri"/>
          <w:sz w:val="22"/>
          <w:szCs w:val="22"/>
          <w:lang w:bidi="ar-SA"/>
        </w:rPr>
        <w:t xml:space="preserve">, </w:t>
      </w:r>
      <w:r w:rsidRPr="00901439">
        <w:rPr>
          <w:rFonts w:cs="Calibri"/>
          <w:sz w:val="22"/>
          <w:szCs w:val="22"/>
          <w:lang w:bidi="ar-SA"/>
        </w:rPr>
        <w:t>are nothing but numbers with decimal points. Generally, this type of data iscomposed of DOUBLE data type.</w:t>
      </w:r>
    </w:p>
    <w:p w:rsidR="00721F3F" w:rsidRPr="00901439" w:rsidRDefault="005546A1" w:rsidP="008C6BB8">
      <w:pPr>
        <w:pStyle w:val="ListParagraph"/>
        <w:numPr>
          <w:ilvl w:val="0"/>
          <w:numId w:val="6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Decimal Type</w:t>
      </w:r>
      <w:r w:rsidR="00721F3F" w:rsidRPr="00901439">
        <w:rPr>
          <w:rFonts w:cs="Calibri"/>
          <w:sz w:val="22"/>
          <w:szCs w:val="22"/>
          <w:lang w:bidi="ar-SA"/>
        </w:rPr>
        <w:t xml:space="preserve">, </w:t>
      </w:r>
      <w:r w:rsidRPr="00901439">
        <w:rPr>
          <w:rFonts w:cs="Calibri"/>
          <w:sz w:val="22"/>
          <w:szCs w:val="22"/>
          <w:lang w:bidi="ar-SA"/>
        </w:rPr>
        <w:t>data is nothing but floating point value with higher range than DOUBLE data type. Therange of decimal type is approximately -10-308 to 10308.</w:t>
      </w:r>
    </w:p>
    <w:p w:rsidR="00721F3F" w:rsidRPr="00901439" w:rsidRDefault="00721F3F" w:rsidP="00721F3F">
      <w:pPr>
        <w:autoSpaceDE w:val="0"/>
        <w:autoSpaceDN w:val="0"/>
        <w:adjustRightInd w:val="0"/>
        <w:spacing w:before="0" w:after="0" w:line="240" w:lineRule="auto"/>
        <w:ind w:left="709"/>
        <w:rPr>
          <w:rFonts w:cs="Calibri"/>
          <w:sz w:val="22"/>
          <w:szCs w:val="22"/>
          <w:lang w:bidi="ar-SA"/>
        </w:rPr>
      </w:pPr>
    </w:p>
    <w:p w:rsidR="005546A1" w:rsidRPr="00901439" w:rsidRDefault="005546A1" w:rsidP="00721F3F">
      <w:pPr>
        <w:autoSpaceDE w:val="0"/>
        <w:autoSpaceDN w:val="0"/>
        <w:adjustRightInd w:val="0"/>
        <w:spacing w:before="0" w:after="0" w:line="240" w:lineRule="auto"/>
        <w:ind w:left="709"/>
        <w:rPr>
          <w:rFonts w:cs="Calibri"/>
          <w:sz w:val="22"/>
          <w:szCs w:val="22"/>
          <w:lang w:bidi="ar-SA"/>
        </w:rPr>
      </w:pPr>
      <w:r w:rsidRPr="00901439">
        <w:rPr>
          <w:rFonts w:cs="Calibri"/>
          <w:sz w:val="22"/>
          <w:szCs w:val="22"/>
          <w:lang w:bidi="ar-SA"/>
        </w:rPr>
        <w:t>Null Value</w:t>
      </w:r>
      <w:r w:rsidR="00721F3F" w:rsidRPr="00901439">
        <w:rPr>
          <w:rFonts w:cs="Calibri"/>
          <w:sz w:val="22"/>
          <w:szCs w:val="22"/>
          <w:lang w:bidi="ar-SA"/>
        </w:rPr>
        <w:t xml:space="preserve">: </w:t>
      </w:r>
      <w:r w:rsidRPr="00901439">
        <w:rPr>
          <w:rFonts w:cs="Calibri"/>
          <w:sz w:val="22"/>
          <w:szCs w:val="22"/>
          <w:lang w:bidi="ar-SA"/>
        </w:rPr>
        <w:t>Missing values are represented by the special value NULL.</w:t>
      </w:r>
    </w:p>
    <w:p w:rsidR="00721F3F" w:rsidRPr="00901439" w:rsidRDefault="00721F3F" w:rsidP="00721F3F">
      <w:pPr>
        <w:autoSpaceDE w:val="0"/>
        <w:autoSpaceDN w:val="0"/>
        <w:adjustRightInd w:val="0"/>
        <w:spacing w:before="0" w:after="0" w:line="240" w:lineRule="auto"/>
        <w:ind w:left="709"/>
        <w:rPr>
          <w:rFonts w:cs="Calibri"/>
          <w:sz w:val="22"/>
          <w:szCs w:val="22"/>
          <w:lang w:bidi="ar-SA"/>
        </w:rPr>
      </w:pPr>
    </w:p>
    <w:p w:rsidR="005546A1" w:rsidRPr="00901439" w:rsidRDefault="005546A1" w:rsidP="008330D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Complex Types</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The Hive complex data types are as follows:</w:t>
      </w:r>
    </w:p>
    <w:p w:rsidR="00721F3F" w:rsidRPr="00901439" w:rsidRDefault="00721F3F" w:rsidP="008330DE">
      <w:pPr>
        <w:autoSpaceDE w:val="0"/>
        <w:autoSpaceDN w:val="0"/>
        <w:adjustRightInd w:val="0"/>
        <w:spacing w:before="0" w:after="0" w:line="240" w:lineRule="auto"/>
        <w:rPr>
          <w:rFonts w:cs="Calibri"/>
          <w:sz w:val="22"/>
          <w:szCs w:val="22"/>
          <w:lang w:bidi="ar-SA"/>
        </w:rPr>
      </w:pP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Arrays</w:t>
      </w:r>
      <w:r w:rsidR="00721F3F" w:rsidRPr="00901439">
        <w:rPr>
          <w:rFonts w:cs="Calibri"/>
          <w:sz w:val="22"/>
          <w:szCs w:val="22"/>
          <w:lang w:bidi="ar-SA"/>
        </w:rPr>
        <w:t xml:space="preserve">: </w:t>
      </w:r>
      <w:r w:rsidRPr="00901439">
        <w:rPr>
          <w:rFonts w:cs="Calibri"/>
          <w:sz w:val="22"/>
          <w:szCs w:val="22"/>
          <w:lang w:bidi="ar-SA"/>
        </w:rPr>
        <w:t>Arrays are ordered sequence of similar data elements indexed using numeric values.</w:t>
      </w:r>
    </w:p>
    <w:p w:rsidR="005546A1" w:rsidRPr="00901439" w:rsidRDefault="005546A1" w:rsidP="00721F3F">
      <w:pPr>
        <w:autoSpaceDE w:val="0"/>
        <w:autoSpaceDN w:val="0"/>
        <w:adjustRightInd w:val="0"/>
        <w:spacing w:before="0" w:after="0" w:line="240" w:lineRule="auto"/>
        <w:ind w:firstLine="709"/>
        <w:rPr>
          <w:rFonts w:cs="Calibri"/>
          <w:i/>
          <w:color w:val="0070C0"/>
          <w:sz w:val="22"/>
          <w:szCs w:val="22"/>
          <w:lang w:bidi="ar-SA"/>
        </w:rPr>
      </w:pPr>
      <w:r w:rsidRPr="00901439">
        <w:rPr>
          <w:rFonts w:cs="Calibri"/>
          <w:sz w:val="22"/>
          <w:szCs w:val="22"/>
          <w:lang w:bidi="ar-SA"/>
        </w:rPr>
        <w:t xml:space="preserve">Syntax: </w:t>
      </w:r>
      <w:r w:rsidRPr="00901439">
        <w:rPr>
          <w:rFonts w:cs="Calibri"/>
          <w:i/>
          <w:color w:val="0070C0"/>
          <w:sz w:val="22"/>
          <w:szCs w:val="22"/>
          <w:lang w:bidi="ar-SA"/>
        </w:rPr>
        <w:t>ARRAY (‘a’,’b’,’c’)</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the second value can be accessed using ARRAY[1]</w:t>
      </w:r>
    </w:p>
    <w:p w:rsidR="00721F3F" w:rsidRPr="00901439" w:rsidRDefault="00721F3F" w:rsidP="00721F3F">
      <w:pPr>
        <w:autoSpaceDE w:val="0"/>
        <w:autoSpaceDN w:val="0"/>
        <w:adjustRightInd w:val="0"/>
        <w:spacing w:before="0" w:after="0" w:line="240" w:lineRule="auto"/>
        <w:ind w:firstLine="709"/>
        <w:rPr>
          <w:rFonts w:cs="Calibri"/>
          <w:sz w:val="22"/>
          <w:szCs w:val="22"/>
          <w:lang w:bidi="ar-SA"/>
        </w:rPr>
      </w:pP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lastRenderedPageBreak/>
        <w:t>Structs</w:t>
      </w:r>
      <w:r w:rsidR="00721F3F" w:rsidRPr="00901439">
        <w:rPr>
          <w:rFonts w:cs="Calibri"/>
          <w:sz w:val="22"/>
          <w:szCs w:val="22"/>
          <w:lang w:bidi="ar-SA"/>
        </w:rPr>
        <w:t xml:space="preserve">: </w:t>
      </w:r>
      <w:r w:rsidRPr="00901439">
        <w:rPr>
          <w:rFonts w:cs="Calibri"/>
          <w:sz w:val="22"/>
          <w:szCs w:val="22"/>
          <w:lang w:bidi="ar-SA"/>
        </w:rPr>
        <w:t>Structs in Hive is similar to using complex data with comment.</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 xml:space="preserve">Syntax: </w:t>
      </w:r>
      <w:r w:rsidRPr="00901439">
        <w:rPr>
          <w:rFonts w:cs="Calibri"/>
          <w:color w:val="0070C0"/>
          <w:sz w:val="22"/>
          <w:szCs w:val="22"/>
          <w:lang w:bidi="ar-SA"/>
        </w:rPr>
        <w:t>STRUCT &lt;col_name:data_type , col_name:data_type&gt;</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example: STRUCT {a:int, b:char} which can be referred using ‘.’ Notation like column.a</w:t>
      </w:r>
    </w:p>
    <w:p w:rsidR="00721F3F" w:rsidRPr="00901439" w:rsidRDefault="00721F3F" w:rsidP="00721F3F">
      <w:pPr>
        <w:autoSpaceDE w:val="0"/>
        <w:autoSpaceDN w:val="0"/>
        <w:adjustRightInd w:val="0"/>
        <w:spacing w:before="0" w:after="0" w:line="240" w:lineRule="auto"/>
        <w:ind w:firstLine="709"/>
        <w:rPr>
          <w:rFonts w:cs="Calibri"/>
          <w:sz w:val="22"/>
          <w:szCs w:val="22"/>
          <w:lang w:bidi="ar-SA"/>
        </w:rPr>
      </w:pP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sz w:val="22"/>
          <w:szCs w:val="22"/>
          <w:lang w:bidi="ar-SA"/>
        </w:rPr>
        <w:t>Maps</w:t>
      </w:r>
      <w:r w:rsidR="00721F3F" w:rsidRPr="00901439">
        <w:rPr>
          <w:rFonts w:cs="Calibri"/>
          <w:sz w:val="22"/>
          <w:szCs w:val="22"/>
          <w:lang w:bidi="ar-SA"/>
        </w:rPr>
        <w:t xml:space="preserve">: </w:t>
      </w:r>
      <w:r w:rsidRPr="00901439">
        <w:rPr>
          <w:rFonts w:cs="Calibri"/>
          <w:sz w:val="22"/>
          <w:szCs w:val="22"/>
          <w:lang w:bidi="ar-SA"/>
        </w:rPr>
        <w:t>Maps are collection of key value pairs.</w:t>
      </w:r>
    </w:p>
    <w:p w:rsidR="005546A1" w:rsidRPr="00901439" w:rsidRDefault="005546A1" w:rsidP="00721F3F">
      <w:pPr>
        <w:autoSpaceDE w:val="0"/>
        <w:autoSpaceDN w:val="0"/>
        <w:adjustRightInd w:val="0"/>
        <w:spacing w:before="0" w:after="0" w:line="240" w:lineRule="auto"/>
        <w:ind w:firstLine="709"/>
        <w:rPr>
          <w:rFonts w:cs="Calibri"/>
          <w:color w:val="0070C0"/>
          <w:sz w:val="22"/>
          <w:szCs w:val="22"/>
          <w:lang w:bidi="ar-SA"/>
        </w:rPr>
      </w:pPr>
      <w:r w:rsidRPr="00901439">
        <w:rPr>
          <w:rFonts w:cs="Calibri"/>
          <w:sz w:val="22"/>
          <w:szCs w:val="22"/>
          <w:lang w:bidi="ar-SA"/>
        </w:rPr>
        <w:t xml:space="preserve">Syntax: </w:t>
      </w:r>
      <w:r w:rsidRPr="00901439">
        <w:rPr>
          <w:rFonts w:cs="Calibri"/>
          <w:color w:val="0070C0"/>
          <w:sz w:val="22"/>
          <w:szCs w:val="22"/>
          <w:lang w:bidi="ar-SA"/>
        </w:rPr>
        <w:t>MAP&lt;key, value&gt;,</w:t>
      </w:r>
    </w:p>
    <w:p w:rsidR="005546A1" w:rsidRPr="00901439" w:rsidRDefault="005546A1" w:rsidP="00721F3F">
      <w:pPr>
        <w:autoSpaceDE w:val="0"/>
        <w:autoSpaceDN w:val="0"/>
        <w:adjustRightInd w:val="0"/>
        <w:spacing w:before="0" w:after="0" w:line="240" w:lineRule="auto"/>
        <w:ind w:firstLine="709"/>
        <w:rPr>
          <w:rFonts w:cs="Calibri"/>
          <w:sz w:val="22"/>
          <w:szCs w:val="22"/>
          <w:lang w:bidi="ar-SA"/>
        </w:rPr>
      </w:pPr>
      <w:r w:rsidRPr="00901439">
        <w:rPr>
          <w:rFonts w:cs="Calibri"/>
          <w:i/>
          <w:color w:val="0070C0"/>
          <w:sz w:val="22"/>
          <w:szCs w:val="22"/>
          <w:lang w:bidi="ar-SA"/>
        </w:rPr>
        <w:t>map(‘first’,’a’,’second’,’b’,’last’,’c’),</w:t>
      </w:r>
      <w:r w:rsidRPr="00901439">
        <w:rPr>
          <w:rFonts w:cs="Calibri"/>
          <w:sz w:val="22"/>
          <w:szCs w:val="22"/>
          <w:lang w:bidi="ar-SA"/>
        </w:rPr>
        <w:t xml:space="preserve"> here map[‘first’] can retrieve ‘a’</w:t>
      </w:r>
    </w:p>
    <w:p w:rsidR="00414840" w:rsidRPr="00901439" w:rsidRDefault="00414840" w:rsidP="008330DE">
      <w:pPr>
        <w:autoSpaceDE w:val="0"/>
        <w:autoSpaceDN w:val="0"/>
        <w:adjustRightInd w:val="0"/>
        <w:spacing w:before="0" w:after="0" w:line="240" w:lineRule="auto"/>
        <w:rPr>
          <w:rFonts w:cs="Calibri"/>
          <w:sz w:val="22"/>
          <w:szCs w:val="22"/>
          <w:lang w:bidi="ar-SA"/>
        </w:rPr>
      </w:pPr>
    </w:p>
    <w:p w:rsidR="00414840" w:rsidRPr="00901439" w:rsidRDefault="00414840" w:rsidP="00414840">
      <w:pPr>
        <w:autoSpaceDE w:val="0"/>
        <w:autoSpaceDN w:val="0"/>
        <w:adjustRightInd w:val="0"/>
        <w:spacing w:before="0" w:after="0" w:line="240" w:lineRule="auto"/>
        <w:rPr>
          <w:rFonts w:cs="Calibri"/>
          <w:sz w:val="22"/>
          <w:szCs w:val="22"/>
          <w:lang w:bidi="ar-SA"/>
        </w:rPr>
      </w:pPr>
    </w:p>
    <w:p w:rsidR="00414840" w:rsidRPr="00901439" w:rsidRDefault="00563478" w:rsidP="00055905">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Delimiters: </w:t>
      </w:r>
    </w:p>
    <w:p w:rsidR="00563478" w:rsidRPr="00901439" w:rsidRDefault="00563478" w:rsidP="008C6BB8">
      <w:pPr>
        <w:pStyle w:val="ListParagraph"/>
        <w:numPr>
          <w:ilvl w:val="0"/>
          <w:numId w:val="6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New Line for the row -&gt;  \n</w:t>
      </w:r>
    </w:p>
    <w:p w:rsidR="00563478" w:rsidRPr="00901439" w:rsidRDefault="00563478" w:rsidP="008C6BB8">
      <w:pPr>
        <w:pStyle w:val="ListParagraph"/>
        <w:numPr>
          <w:ilvl w:val="0"/>
          <w:numId w:val="6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ASCII 0001 for field -&gt; Ctrl-A ; Note Comma is not field delimiter</w:t>
      </w:r>
    </w:p>
    <w:p w:rsidR="00563478" w:rsidRPr="00901439" w:rsidRDefault="00563478" w:rsidP="008C6BB8">
      <w:pPr>
        <w:pStyle w:val="ListParagraph"/>
        <w:numPr>
          <w:ilvl w:val="0"/>
          <w:numId w:val="6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Tab character -&gt; \t</w:t>
      </w:r>
    </w:p>
    <w:p w:rsidR="00055905" w:rsidRPr="00901439" w:rsidRDefault="00055905" w:rsidP="00055905">
      <w:pPr>
        <w:autoSpaceDE w:val="0"/>
        <w:autoSpaceDN w:val="0"/>
        <w:adjustRightInd w:val="0"/>
        <w:spacing w:before="0" w:after="0" w:line="240" w:lineRule="auto"/>
        <w:rPr>
          <w:rFonts w:cs="Calibri"/>
          <w:sz w:val="22"/>
          <w:szCs w:val="22"/>
          <w:lang w:bidi="ar-SA"/>
        </w:rPr>
      </w:pPr>
    </w:p>
    <w:p w:rsidR="0067144F" w:rsidRPr="00901439" w:rsidRDefault="0067144F" w:rsidP="00055905">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File Types: </w:t>
      </w:r>
    </w:p>
    <w:p w:rsidR="0067144F" w:rsidRPr="00901439" w:rsidRDefault="0067144F" w:rsidP="008C6BB8">
      <w:pPr>
        <w:pStyle w:val="ListParagraph"/>
        <w:numPr>
          <w:ilvl w:val="0"/>
          <w:numId w:val="6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Text File</w:t>
      </w:r>
    </w:p>
    <w:p w:rsidR="0067144F" w:rsidRPr="00901439" w:rsidRDefault="0067144F" w:rsidP="008C6BB8">
      <w:pPr>
        <w:pStyle w:val="ListParagraph"/>
        <w:numPr>
          <w:ilvl w:val="0"/>
          <w:numId w:val="6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Sequence File</w:t>
      </w:r>
      <w:r w:rsidR="00B20B0C" w:rsidRPr="00901439">
        <w:rPr>
          <w:rFonts w:cs="Calibri"/>
          <w:sz w:val="22"/>
          <w:szCs w:val="22"/>
          <w:lang w:bidi="ar-SA"/>
        </w:rPr>
        <w:t>; for compressing data.</w:t>
      </w:r>
    </w:p>
    <w:p w:rsidR="00055905" w:rsidRPr="00901439" w:rsidRDefault="00055905" w:rsidP="00055905">
      <w:pPr>
        <w:autoSpaceDE w:val="0"/>
        <w:autoSpaceDN w:val="0"/>
        <w:adjustRightInd w:val="0"/>
        <w:spacing w:before="0" w:after="0" w:line="240" w:lineRule="auto"/>
        <w:rPr>
          <w:rFonts w:cs="Calibri"/>
          <w:sz w:val="22"/>
          <w:szCs w:val="22"/>
          <w:lang w:bidi="ar-SA"/>
        </w:rPr>
      </w:pPr>
    </w:p>
    <w:p w:rsidR="001464FC" w:rsidRPr="00901439" w:rsidRDefault="001464FC" w:rsidP="00055905">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Reaching the CLI:</w:t>
      </w:r>
      <w:r w:rsidR="00721F3F" w:rsidRPr="00901439">
        <w:rPr>
          <w:rFonts w:cs="Calibri"/>
          <w:sz w:val="22"/>
          <w:szCs w:val="22"/>
          <w:lang w:bidi="ar-SA"/>
        </w:rPr>
        <w:t xml:space="preserve"> for the sub shell</w:t>
      </w:r>
    </w:p>
    <w:p w:rsidR="001464FC" w:rsidRPr="00901439" w:rsidRDefault="001464FC" w:rsidP="008C6BB8">
      <w:pPr>
        <w:pStyle w:val="ListParagraph"/>
        <w:numPr>
          <w:ilvl w:val="0"/>
          <w:numId w:val="6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hive&gt; ! ls</w:t>
      </w:r>
    </w:p>
    <w:p w:rsidR="0080683C" w:rsidRPr="00901439" w:rsidRDefault="0080683C" w:rsidP="0080683C">
      <w:pPr>
        <w:pStyle w:val="ListParagraph"/>
        <w:autoSpaceDE w:val="0"/>
        <w:autoSpaceDN w:val="0"/>
        <w:adjustRightInd w:val="0"/>
        <w:spacing w:before="0" w:after="0" w:line="240" w:lineRule="auto"/>
        <w:ind w:left="1789"/>
        <w:rPr>
          <w:rFonts w:cs="Calibri"/>
          <w:sz w:val="22"/>
          <w:szCs w:val="22"/>
          <w:lang w:bidi="ar-SA"/>
        </w:rPr>
      </w:pPr>
      <w:r w:rsidRPr="00901439">
        <w:rPr>
          <w:rFonts w:cs="Calibri"/>
          <w:sz w:val="22"/>
          <w:szCs w:val="22"/>
          <w:lang w:bidi="ar-SA"/>
        </w:rPr>
        <w:t>/hive/warehouse</w:t>
      </w:r>
    </w:p>
    <w:p w:rsidR="002E5DDD" w:rsidRPr="00901439" w:rsidRDefault="002E5DDD" w:rsidP="00414840">
      <w:pPr>
        <w:spacing w:before="0"/>
        <w:rPr>
          <w:rFonts w:cs="Calibri"/>
          <w:color w:val="262626"/>
        </w:rPr>
      </w:pPr>
      <w:r w:rsidRPr="00901439">
        <w:rPr>
          <w:rFonts w:cs="Calibri"/>
          <w:color w:val="262626"/>
        </w:rPr>
        <w:t>.</w:t>
      </w:r>
    </w:p>
    <w:p w:rsidR="003F2409" w:rsidRPr="00901439" w:rsidRDefault="003F2409" w:rsidP="003F2409">
      <w:pPr>
        <w:shd w:val="clear" w:color="auto" w:fill="FFFFFF"/>
        <w:spacing w:before="0" w:after="158" w:line="240" w:lineRule="auto"/>
        <w:jc w:val="both"/>
        <w:rPr>
          <w:rFonts w:ascii="Helvetica" w:hAnsi="Helvetica" w:cs="Helvetica"/>
          <w:color w:val="2C3E50"/>
          <w:sz w:val="24"/>
          <w:szCs w:val="24"/>
          <w:lang w:bidi="ar-SA"/>
        </w:rPr>
      </w:pPr>
    </w:p>
    <w:p w:rsidR="003F2409" w:rsidRPr="00901439" w:rsidRDefault="003F2409" w:rsidP="003F2409">
      <w:pPr>
        <w:pStyle w:val="Heading3"/>
        <w:shd w:val="clear" w:color="auto" w:fill="FFFFFF"/>
        <w:spacing w:before="0" w:line="240" w:lineRule="auto"/>
        <w:ind w:left="709"/>
        <w:jc w:val="both"/>
        <w:rPr>
          <w:rFonts w:cs="Calibri"/>
          <w:color w:val="auto"/>
          <w:lang w:bidi="ar-SA"/>
        </w:rPr>
      </w:pPr>
      <w:bookmarkStart w:id="97" w:name="_Toc481554714"/>
      <w:r w:rsidRPr="00901439">
        <w:rPr>
          <w:rFonts w:cs="Calibri"/>
          <w:color w:val="auto"/>
          <w:lang w:bidi="ar-SA"/>
        </w:rPr>
        <w:t>hIVE oPERATORS</w:t>
      </w:r>
      <w:bookmarkEnd w:id="97"/>
    </w:p>
    <w:p w:rsidR="008C6BB8" w:rsidRPr="00901439" w:rsidRDefault="008C6BB8" w:rsidP="008C6BB8">
      <w:pPr>
        <w:rPr>
          <w:lang w:bidi="ar-SA"/>
        </w:rPr>
      </w:pPr>
    </w:p>
    <w:p w:rsidR="008C6BB8" w:rsidRPr="00901439" w:rsidRDefault="008C6BB8" w:rsidP="008C6BB8">
      <w:pPr>
        <w:pStyle w:val="ListParagraph"/>
        <w:numPr>
          <w:ilvl w:val="0"/>
          <w:numId w:val="65"/>
        </w:numPr>
        <w:rPr>
          <w:lang w:bidi="ar-SA"/>
        </w:rPr>
      </w:pPr>
      <w:r w:rsidRPr="00901439">
        <w:rPr>
          <w:lang w:bidi="ar-SA"/>
        </w:rPr>
        <w:t xml:space="preserve">OVERWRITES, overwrites data if </w:t>
      </w:r>
      <w:r w:rsidR="00A73460" w:rsidRPr="00901439">
        <w:rPr>
          <w:lang w:bidi="ar-SA"/>
        </w:rPr>
        <w:t xml:space="preserve">overwrite is </w:t>
      </w:r>
      <w:r w:rsidRPr="00901439">
        <w:rPr>
          <w:lang w:bidi="ar-SA"/>
        </w:rPr>
        <w:t xml:space="preserve">not </w:t>
      </w:r>
      <w:r w:rsidR="00A73460" w:rsidRPr="00901439">
        <w:rPr>
          <w:lang w:bidi="ar-SA"/>
        </w:rPr>
        <w:t xml:space="preserve">used </w:t>
      </w:r>
      <w:r w:rsidRPr="00901439">
        <w:rPr>
          <w:lang w:bidi="ar-SA"/>
        </w:rPr>
        <w:t xml:space="preserve">then </w:t>
      </w:r>
      <w:r w:rsidR="00A73460" w:rsidRPr="00901439">
        <w:rPr>
          <w:lang w:bidi="ar-SA"/>
        </w:rPr>
        <w:t xml:space="preserve">it will be </w:t>
      </w:r>
      <w:r w:rsidRPr="00901439">
        <w:rPr>
          <w:lang w:bidi="ar-SA"/>
        </w:rPr>
        <w:t>append.</w:t>
      </w:r>
    </w:p>
    <w:p w:rsidR="008C6BB8" w:rsidRPr="00901439" w:rsidRDefault="008C6BB8" w:rsidP="008C6BB8">
      <w:pPr>
        <w:pStyle w:val="ListParagraph"/>
        <w:numPr>
          <w:ilvl w:val="0"/>
          <w:numId w:val="65"/>
        </w:numPr>
        <w:rPr>
          <w:lang w:bidi="ar-SA"/>
        </w:rPr>
      </w:pPr>
      <w:r w:rsidRPr="00901439">
        <w:rPr>
          <w:lang w:bidi="ar-SA"/>
        </w:rPr>
        <w:t xml:space="preserve">LOCAL, takes from the Local file system if </w:t>
      </w:r>
      <w:r w:rsidR="00A73460" w:rsidRPr="00901439">
        <w:rPr>
          <w:lang w:bidi="ar-SA"/>
        </w:rPr>
        <w:t>Local is not used then by default takes from</w:t>
      </w:r>
      <w:r w:rsidRPr="00901439">
        <w:rPr>
          <w:lang w:bidi="ar-SA"/>
        </w:rPr>
        <w:t xml:space="preserve"> HDFS.</w:t>
      </w:r>
    </w:p>
    <w:p w:rsidR="008C6BB8" w:rsidRPr="00901439" w:rsidRDefault="008C6BB8" w:rsidP="008C6BB8">
      <w:pPr>
        <w:pStyle w:val="ListParagraph"/>
        <w:numPr>
          <w:ilvl w:val="0"/>
          <w:numId w:val="65"/>
        </w:numPr>
        <w:rPr>
          <w:lang w:bidi="ar-SA"/>
        </w:rPr>
      </w:pPr>
      <w:r w:rsidRPr="00901439">
        <w:rPr>
          <w:lang w:bidi="ar-SA"/>
        </w:rPr>
        <w:t>INSERT, To Load into another table.</w:t>
      </w:r>
    </w:p>
    <w:p w:rsidR="00A73460" w:rsidRPr="00901439" w:rsidRDefault="00A73460" w:rsidP="008C6BB8">
      <w:pPr>
        <w:pStyle w:val="ListParagraph"/>
        <w:numPr>
          <w:ilvl w:val="0"/>
          <w:numId w:val="65"/>
        </w:numPr>
        <w:rPr>
          <w:lang w:bidi="ar-SA"/>
        </w:rPr>
      </w:pPr>
      <w:r w:rsidRPr="00901439">
        <w:rPr>
          <w:lang w:bidi="ar-SA"/>
        </w:rPr>
        <w:t>Standard, Arithematic, Logical, equal operators</w:t>
      </w:r>
    </w:p>
    <w:p w:rsidR="00A73460" w:rsidRPr="00901439" w:rsidRDefault="00A73460" w:rsidP="008C6BB8">
      <w:pPr>
        <w:pStyle w:val="ListParagraph"/>
        <w:numPr>
          <w:ilvl w:val="0"/>
          <w:numId w:val="65"/>
        </w:numPr>
        <w:rPr>
          <w:lang w:bidi="ar-SA"/>
        </w:rPr>
      </w:pPr>
      <w:r w:rsidRPr="00901439">
        <w:rPr>
          <w:lang w:bidi="ar-SA"/>
        </w:rPr>
        <w:t xml:space="preserve">Standard functions like , </w:t>
      </w:r>
    </w:p>
    <w:p w:rsidR="00A73460" w:rsidRPr="00901439" w:rsidRDefault="00A73460" w:rsidP="00A73460">
      <w:pPr>
        <w:pStyle w:val="ListParagraph"/>
        <w:numPr>
          <w:ilvl w:val="1"/>
          <w:numId w:val="65"/>
        </w:numPr>
        <w:rPr>
          <w:lang w:bidi="ar-SA"/>
        </w:rPr>
      </w:pPr>
      <w:r w:rsidRPr="00901439">
        <w:rPr>
          <w:lang w:bidi="ar-SA"/>
        </w:rPr>
        <w:t>Concat(string a, string b)</w:t>
      </w:r>
    </w:p>
    <w:p w:rsidR="00A73460" w:rsidRPr="00901439" w:rsidRDefault="00A73460" w:rsidP="00A73460">
      <w:pPr>
        <w:pStyle w:val="ListParagraph"/>
        <w:numPr>
          <w:ilvl w:val="1"/>
          <w:numId w:val="65"/>
        </w:numPr>
        <w:rPr>
          <w:lang w:bidi="ar-SA"/>
        </w:rPr>
      </w:pPr>
      <w:r w:rsidRPr="00901439">
        <w:rPr>
          <w:lang w:bidi="ar-SA"/>
        </w:rPr>
        <w:t>rand() // random number</w:t>
      </w:r>
    </w:p>
    <w:p w:rsidR="00A73460" w:rsidRPr="00901439" w:rsidRDefault="00A73460" w:rsidP="00A73460">
      <w:pPr>
        <w:pStyle w:val="ListParagraph"/>
        <w:numPr>
          <w:ilvl w:val="1"/>
          <w:numId w:val="65"/>
        </w:numPr>
        <w:rPr>
          <w:lang w:bidi="ar-SA"/>
        </w:rPr>
      </w:pPr>
      <w:r w:rsidRPr="00901439">
        <w:rPr>
          <w:lang w:bidi="ar-SA"/>
        </w:rPr>
        <w:t>upper(string s) //returns string s in uppercase</w:t>
      </w:r>
    </w:p>
    <w:p w:rsidR="00B16C28" w:rsidRPr="00901439" w:rsidRDefault="009676BA" w:rsidP="00B16C28">
      <w:pPr>
        <w:pStyle w:val="Heading2"/>
        <w:shd w:val="clear" w:color="auto" w:fill="FFFFFF"/>
        <w:spacing w:before="0" w:line="360" w:lineRule="atLeast"/>
        <w:textAlignment w:val="baseline"/>
        <w:rPr>
          <w:rFonts w:ascii="Arial" w:hAnsi="Arial" w:cs="Arial"/>
          <w:color w:val="222222"/>
          <w:sz w:val="24"/>
          <w:szCs w:val="24"/>
        </w:rPr>
      </w:pPr>
      <w:bookmarkStart w:id="98" w:name="_Toc481554715"/>
      <w:r w:rsidRPr="00901439">
        <w:rPr>
          <w:rFonts w:cs="Calibri"/>
          <w:color w:val="262626"/>
        </w:rPr>
        <w:t>.</w:t>
      </w:r>
      <w:r w:rsidR="00B16C28" w:rsidRPr="00901439">
        <w:rPr>
          <w:rFonts w:ascii="Calibri,Bold" w:hAnsi="Calibri,Bold" w:cs="Calibri,Bold"/>
          <w:bCs/>
          <w:lang w:bidi="ar-SA"/>
        </w:rPr>
        <w:t xml:space="preserve"> Hive SQL</w:t>
      </w:r>
      <w:bookmarkEnd w:id="98"/>
    </w:p>
    <w:p w:rsidR="009676BA" w:rsidRPr="00901439" w:rsidRDefault="009676BA" w:rsidP="009676BA">
      <w:pPr>
        <w:shd w:val="clear" w:color="auto" w:fill="FFFFFF"/>
        <w:spacing w:before="0" w:after="158" w:line="240" w:lineRule="auto"/>
        <w:jc w:val="both"/>
        <w:rPr>
          <w:rFonts w:ascii="Helvetica" w:hAnsi="Helvetica" w:cs="Helvetica"/>
          <w:color w:val="2C3E50"/>
          <w:sz w:val="24"/>
          <w:szCs w:val="24"/>
          <w:lang w:bidi="ar-SA"/>
        </w:rPr>
      </w:pPr>
    </w:p>
    <w:p w:rsidR="009676BA" w:rsidRPr="00901439" w:rsidRDefault="00B16C28" w:rsidP="009676BA">
      <w:pPr>
        <w:pStyle w:val="Heading3"/>
        <w:shd w:val="clear" w:color="auto" w:fill="FFFFFF"/>
        <w:spacing w:before="0" w:line="240" w:lineRule="auto"/>
        <w:ind w:left="709"/>
        <w:jc w:val="both"/>
        <w:rPr>
          <w:rFonts w:cs="Calibri"/>
          <w:color w:val="auto"/>
          <w:lang w:bidi="ar-SA"/>
        </w:rPr>
      </w:pPr>
      <w:bookmarkStart w:id="99" w:name="_Toc481554716"/>
      <w:r w:rsidRPr="00901439">
        <w:rPr>
          <w:rFonts w:cs="Calibri"/>
          <w:color w:val="auto"/>
          <w:lang w:bidi="ar-SA"/>
        </w:rPr>
        <w:t>Create</w:t>
      </w:r>
      <w:bookmarkEnd w:id="99"/>
    </w:p>
    <w:p w:rsidR="002B2D72" w:rsidRPr="00901439" w:rsidRDefault="002B2D72" w:rsidP="00B16C28">
      <w:pPr>
        <w:rPr>
          <w:lang w:bidi="ar-SA"/>
        </w:rPr>
      </w:pPr>
    </w:p>
    <w:p w:rsidR="002B2D72" w:rsidRPr="00901439" w:rsidRDefault="002B2D72" w:rsidP="00B16C28">
      <w:pPr>
        <w:rPr>
          <w:lang w:bidi="ar-SA"/>
        </w:rPr>
      </w:pPr>
      <w:r w:rsidRPr="00901439">
        <w:rPr>
          <w:lang w:bidi="ar-SA"/>
        </w:rPr>
        <w:t>Note , best practice, Database name -&gt; all Caps, Table Name -&gt; lower Case, Column Name-&gt; Title Case  Variable Name -&gt; Camel Case</w:t>
      </w:r>
    </w:p>
    <w:p w:rsidR="00766BF8" w:rsidRPr="00901439" w:rsidRDefault="00766BF8" w:rsidP="00415BEB">
      <w:pPr>
        <w:spacing w:before="0" w:after="0"/>
        <w:rPr>
          <w:lang w:bidi="ar-SA"/>
        </w:rPr>
      </w:pPr>
      <w:r w:rsidRPr="00901439">
        <w:rPr>
          <w:lang w:bidi="ar-SA"/>
        </w:rPr>
        <w:t>// Create a customer table</w:t>
      </w:r>
    </w:p>
    <w:p w:rsidR="00766BF8" w:rsidRPr="00901439" w:rsidRDefault="00766BF8" w:rsidP="00415BEB">
      <w:pPr>
        <w:spacing w:before="0" w:after="0"/>
        <w:rPr>
          <w:i/>
          <w:color w:val="0070C0"/>
          <w:lang w:bidi="ar-SA"/>
        </w:rPr>
      </w:pPr>
      <w:r w:rsidRPr="00901439">
        <w:rPr>
          <w:i/>
          <w:color w:val="0070C0"/>
          <w:lang w:bidi="ar-SA"/>
        </w:rPr>
        <w:t>&gt;CREATE TABLE customer(</w:t>
      </w:r>
    </w:p>
    <w:p w:rsidR="00766BF8" w:rsidRPr="00901439" w:rsidRDefault="00766BF8" w:rsidP="00415BEB">
      <w:pPr>
        <w:spacing w:before="0" w:after="0"/>
        <w:rPr>
          <w:i/>
          <w:color w:val="0070C0"/>
          <w:lang w:bidi="ar-SA"/>
        </w:rPr>
      </w:pPr>
      <w:r w:rsidRPr="00901439">
        <w:rPr>
          <w:i/>
          <w:color w:val="0070C0"/>
          <w:lang w:bidi="ar-SA"/>
        </w:rPr>
        <w:t>CustID INT,</w:t>
      </w:r>
    </w:p>
    <w:p w:rsidR="00766BF8" w:rsidRPr="00901439" w:rsidRDefault="00766BF8" w:rsidP="00415BEB">
      <w:pPr>
        <w:spacing w:before="0" w:after="0"/>
        <w:rPr>
          <w:i/>
          <w:color w:val="0070C0"/>
          <w:lang w:bidi="ar-SA"/>
        </w:rPr>
      </w:pPr>
      <w:r w:rsidRPr="00901439">
        <w:rPr>
          <w:i/>
          <w:color w:val="0070C0"/>
          <w:lang w:bidi="ar-SA"/>
        </w:rPr>
        <w:t>Company STRING,</w:t>
      </w:r>
    </w:p>
    <w:p w:rsidR="00766BF8" w:rsidRPr="00901439" w:rsidRDefault="00766BF8" w:rsidP="00415BEB">
      <w:pPr>
        <w:spacing w:before="0" w:after="0"/>
        <w:rPr>
          <w:i/>
          <w:color w:val="0070C0"/>
          <w:lang w:bidi="ar-SA"/>
        </w:rPr>
      </w:pPr>
      <w:r w:rsidRPr="00901439">
        <w:rPr>
          <w:i/>
          <w:color w:val="0070C0"/>
          <w:lang w:bidi="ar-SA"/>
        </w:rPr>
        <w:lastRenderedPageBreak/>
        <w:t>ADDRESS STRING,</w:t>
      </w:r>
    </w:p>
    <w:p w:rsidR="00766BF8" w:rsidRPr="00901439" w:rsidRDefault="00766BF8" w:rsidP="00415BEB">
      <w:pPr>
        <w:spacing w:before="0" w:after="0"/>
        <w:rPr>
          <w:i/>
          <w:color w:val="0070C0"/>
          <w:lang w:bidi="ar-SA"/>
        </w:rPr>
      </w:pPr>
      <w:r w:rsidRPr="00901439">
        <w:rPr>
          <w:i/>
          <w:color w:val="0070C0"/>
          <w:lang w:bidi="ar-SA"/>
        </w:rPr>
        <w:t>CITY STRING,</w:t>
      </w:r>
    </w:p>
    <w:p w:rsidR="00766BF8" w:rsidRPr="00901439" w:rsidRDefault="00766BF8" w:rsidP="00415BEB">
      <w:pPr>
        <w:spacing w:before="0" w:after="0"/>
        <w:rPr>
          <w:i/>
          <w:color w:val="0070C0"/>
          <w:lang w:bidi="ar-SA"/>
        </w:rPr>
      </w:pPr>
      <w:r w:rsidRPr="00901439">
        <w:rPr>
          <w:i/>
          <w:color w:val="0070C0"/>
          <w:lang w:bidi="ar-SA"/>
        </w:rPr>
        <w:t>STATE STRING,</w:t>
      </w:r>
    </w:p>
    <w:p w:rsidR="00766BF8" w:rsidRPr="00901439" w:rsidRDefault="00766BF8" w:rsidP="00415BEB">
      <w:pPr>
        <w:spacing w:before="0" w:after="0"/>
        <w:rPr>
          <w:i/>
          <w:color w:val="0070C0"/>
          <w:lang w:bidi="ar-SA"/>
        </w:rPr>
      </w:pPr>
      <w:r w:rsidRPr="00901439">
        <w:rPr>
          <w:i/>
          <w:color w:val="0070C0"/>
          <w:lang w:bidi="ar-SA"/>
        </w:rPr>
        <w:t>ZIP STRING,</w:t>
      </w:r>
    </w:p>
    <w:p w:rsidR="00766BF8" w:rsidRPr="00901439" w:rsidRDefault="00766BF8" w:rsidP="00415BEB">
      <w:pPr>
        <w:spacing w:before="0" w:after="0"/>
        <w:rPr>
          <w:i/>
          <w:color w:val="0070C0"/>
          <w:lang w:bidi="ar-SA"/>
        </w:rPr>
      </w:pPr>
      <w:r w:rsidRPr="00901439">
        <w:rPr>
          <w:i/>
          <w:color w:val="0070C0"/>
          <w:lang w:bidi="ar-SA"/>
        </w:rPr>
        <w:t>INDUSTRY STRING,</w:t>
      </w:r>
    </w:p>
    <w:p w:rsidR="00766BF8" w:rsidRPr="00901439" w:rsidRDefault="00766BF8" w:rsidP="00415BEB">
      <w:pPr>
        <w:spacing w:before="0" w:after="0"/>
        <w:rPr>
          <w:i/>
          <w:color w:val="0070C0"/>
          <w:lang w:bidi="ar-SA"/>
        </w:rPr>
      </w:pPr>
      <w:r w:rsidRPr="00901439">
        <w:rPr>
          <w:i/>
          <w:color w:val="0070C0"/>
          <w:lang w:bidi="ar-SA"/>
        </w:rPr>
        <w:t>REPID INT,</w:t>
      </w:r>
    </w:p>
    <w:p w:rsidR="00B16C28" w:rsidRPr="00901439" w:rsidRDefault="00766BF8" w:rsidP="00415BEB">
      <w:pPr>
        <w:spacing w:before="0" w:after="0"/>
        <w:rPr>
          <w:i/>
          <w:color w:val="0070C0"/>
          <w:lang w:bidi="ar-SA"/>
        </w:rPr>
      </w:pPr>
      <w:r w:rsidRPr="00901439">
        <w:rPr>
          <w:i/>
          <w:color w:val="0070C0"/>
          <w:lang w:bidi="ar-SA"/>
        </w:rPr>
        <w:t>FIRSTYEAR INT)</w:t>
      </w:r>
    </w:p>
    <w:p w:rsidR="00766BF8" w:rsidRPr="00901439" w:rsidRDefault="00766BF8" w:rsidP="00415BEB">
      <w:pPr>
        <w:spacing w:before="0" w:after="0"/>
        <w:rPr>
          <w:i/>
          <w:color w:val="0070C0"/>
          <w:lang w:bidi="ar-SA"/>
        </w:rPr>
      </w:pPr>
      <w:r w:rsidRPr="00901439">
        <w:rPr>
          <w:i/>
          <w:color w:val="0070C0"/>
          <w:lang w:bidi="ar-SA"/>
        </w:rPr>
        <w:t>ROW FORMAT DELIMITED</w:t>
      </w:r>
    </w:p>
    <w:p w:rsidR="00766BF8" w:rsidRPr="00901439" w:rsidRDefault="00766BF8" w:rsidP="00415BEB">
      <w:pPr>
        <w:spacing w:before="0" w:after="0"/>
        <w:rPr>
          <w:i/>
          <w:lang w:bidi="ar-SA"/>
        </w:rPr>
      </w:pPr>
      <w:r w:rsidRPr="00901439">
        <w:rPr>
          <w:i/>
          <w:color w:val="0070C0"/>
          <w:lang w:bidi="ar-SA"/>
        </w:rPr>
        <w:t xml:space="preserve">FIELDS TERMINATED BY ‘\t’ </w:t>
      </w:r>
      <w:r w:rsidRPr="00901439">
        <w:rPr>
          <w:i/>
          <w:lang w:bidi="ar-SA"/>
        </w:rPr>
        <w:t>// Loading the file with tab delimiter</w:t>
      </w:r>
    </w:p>
    <w:p w:rsidR="00766BF8" w:rsidRPr="00901439" w:rsidRDefault="00766BF8" w:rsidP="00415BEB">
      <w:pPr>
        <w:spacing w:before="0" w:after="0"/>
        <w:rPr>
          <w:i/>
          <w:color w:val="0070C0"/>
          <w:lang w:bidi="ar-SA"/>
        </w:rPr>
      </w:pPr>
      <w:r w:rsidRPr="00901439">
        <w:rPr>
          <w:i/>
          <w:color w:val="0070C0"/>
          <w:lang w:bidi="ar-SA"/>
        </w:rPr>
        <w:t>STORED AS TEXTFILE;</w:t>
      </w:r>
    </w:p>
    <w:p w:rsidR="00766BF8" w:rsidRPr="00901439" w:rsidRDefault="00766BF8" w:rsidP="00415BEB">
      <w:pPr>
        <w:spacing w:before="0" w:after="0"/>
        <w:rPr>
          <w:i/>
          <w:color w:val="0070C0"/>
          <w:lang w:bidi="ar-SA"/>
        </w:rPr>
      </w:pPr>
    </w:p>
    <w:p w:rsidR="00766BF8" w:rsidRPr="00901439" w:rsidRDefault="00766BF8" w:rsidP="00415BEB">
      <w:pPr>
        <w:spacing w:before="0" w:after="0"/>
        <w:rPr>
          <w:lang w:bidi="ar-SA"/>
        </w:rPr>
      </w:pPr>
      <w:r w:rsidRPr="00901439">
        <w:rPr>
          <w:lang w:bidi="ar-SA"/>
        </w:rPr>
        <w:t>// Create a Sales Rep table</w:t>
      </w:r>
    </w:p>
    <w:p w:rsidR="00766BF8" w:rsidRPr="00901439" w:rsidRDefault="00766BF8" w:rsidP="00415BEB">
      <w:pPr>
        <w:spacing w:before="0" w:after="0"/>
        <w:rPr>
          <w:i/>
          <w:color w:val="0070C0"/>
          <w:lang w:bidi="ar-SA"/>
        </w:rPr>
      </w:pPr>
      <w:r w:rsidRPr="00901439">
        <w:rPr>
          <w:i/>
          <w:color w:val="0070C0"/>
          <w:lang w:bidi="ar-SA"/>
        </w:rPr>
        <w:t>&gt;CREATE TABLE  Saelsforce(</w:t>
      </w:r>
    </w:p>
    <w:p w:rsidR="00766BF8" w:rsidRPr="00901439" w:rsidRDefault="00766BF8" w:rsidP="00415BEB">
      <w:pPr>
        <w:spacing w:before="0" w:after="0"/>
        <w:rPr>
          <w:i/>
          <w:color w:val="0070C0"/>
          <w:lang w:bidi="ar-SA"/>
        </w:rPr>
      </w:pPr>
      <w:r w:rsidRPr="00901439">
        <w:rPr>
          <w:i/>
          <w:color w:val="0070C0"/>
          <w:lang w:bidi="ar-SA"/>
        </w:rPr>
        <w:t>REPID INT,</w:t>
      </w:r>
    </w:p>
    <w:p w:rsidR="00766BF8" w:rsidRPr="00901439" w:rsidRDefault="00766BF8" w:rsidP="00415BEB">
      <w:pPr>
        <w:spacing w:before="0" w:after="0"/>
        <w:rPr>
          <w:i/>
          <w:color w:val="0070C0"/>
          <w:lang w:bidi="ar-SA"/>
        </w:rPr>
      </w:pPr>
      <w:r w:rsidRPr="00901439">
        <w:rPr>
          <w:i/>
          <w:color w:val="0070C0"/>
          <w:lang w:bidi="ar-SA"/>
        </w:rPr>
        <w:t>FirstName STRING,</w:t>
      </w:r>
    </w:p>
    <w:p w:rsidR="00766BF8" w:rsidRPr="00901439" w:rsidRDefault="00766BF8" w:rsidP="00415BEB">
      <w:pPr>
        <w:spacing w:before="0" w:after="0"/>
        <w:rPr>
          <w:i/>
          <w:color w:val="0070C0"/>
          <w:lang w:bidi="ar-SA"/>
        </w:rPr>
      </w:pPr>
      <w:r w:rsidRPr="00901439">
        <w:rPr>
          <w:i/>
          <w:color w:val="0070C0"/>
          <w:lang w:bidi="ar-SA"/>
        </w:rPr>
        <w:t>SirName STRING,</w:t>
      </w:r>
    </w:p>
    <w:p w:rsidR="007E52BA" w:rsidRPr="00901439" w:rsidRDefault="00766BF8" w:rsidP="00415BEB">
      <w:pPr>
        <w:spacing w:before="0" w:after="0"/>
        <w:rPr>
          <w:i/>
          <w:color w:val="0070C0"/>
          <w:lang w:bidi="ar-SA"/>
        </w:rPr>
      </w:pPr>
      <w:r w:rsidRPr="00901439">
        <w:rPr>
          <w:i/>
          <w:color w:val="0070C0"/>
          <w:lang w:bidi="ar-SA"/>
        </w:rPr>
        <w:t>Territory INT</w:t>
      </w:r>
      <w:r w:rsidR="007E52BA" w:rsidRPr="00901439">
        <w:rPr>
          <w:i/>
          <w:color w:val="0070C0"/>
          <w:lang w:bidi="ar-SA"/>
        </w:rPr>
        <w:t>,</w:t>
      </w:r>
    </w:p>
    <w:p w:rsidR="007E52BA" w:rsidRPr="00901439" w:rsidRDefault="007E52BA" w:rsidP="00415BEB">
      <w:pPr>
        <w:spacing w:before="0" w:after="0"/>
        <w:rPr>
          <w:i/>
          <w:color w:val="0070C0"/>
          <w:lang w:bidi="ar-SA"/>
        </w:rPr>
      </w:pPr>
      <w:r w:rsidRPr="00901439">
        <w:rPr>
          <w:i/>
          <w:color w:val="0070C0"/>
          <w:lang w:bidi="ar-SA"/>
        </w:rPr>
        <w:t>Commission STRING,</w:t>
      </w:r>
    </w:p>
    <w:p w:rsidR="007E52BA" w:rsidRPr="00901439" w:rsidRDefault="007E52BA" w:rsidP="00415BEB">
      <w:pPr>
        <w:spacing w:before="0" w:after="0"/>
        <w:rPr>
          <w:i/>
          <w:color w:val="0070C0"/>
          <w:lang w:bidi="ar-SA"/>
        </w:rPr>
      </w:pPr>
      <w:r w:rsidRPr="00901439">
        <w:rPr>
          <w:i/>
          <w:color w:val="0070C0"/>
          <w:lang w:bidi="ar-SA"/>
        </w:rPr>
        <w:t>Salary INT,</w:t>
      </w:r>
    </w:p>
    <w:p w:rsidR="007E52BA" w:rsidRPr="00901439" w:rsidRDefault="007E52BA" w:rsidP="00415BEB">
      <w:pPr>
        <w:spacing w:before="0" w:after="0"/>
        <w:rPr>
          <w:i/>
          <w:color w:val="0070C0"/>
          <w:lang w:bidi="ar-SA"/>
        </w:rPr>
      </w:pPr>
      <w:r w:rsidRPr="00901439">
        <w:rPr>
          <w:i/>
          <w:color w:val="0070C0"/>
          <w:lang w:bidi="ar-SA"/>
        </w:rPr>
        <w:t>Startdate STRING,</w:t>
      </w:r>
    </w:p>
    <w:p w:rsidR="00766BF8" w:rsidRPr="00901439" w:rsidRDefault="007E52BA" w:rsidP="00415BEB">
      <w:pPr>
        <w:spacing w:before="0" w:after="0"/>
        <w:rPr>
          <w:i/>
          <w:color w:val="0070C0"/>
          <w:lang w:bidi="ar-SA"/>
        </w:rPr>
      </w:pPr>
      <w:r w:rsidRPr="00901439">
        <w:rPr>
          <w:i/>
          <w:color w:val="0070C0"/>
          <w:lang w:bidi="ar-SA"/>
        </w:rPr>
        <w:t>Empid INT</w:t>
      </w:r>
      <w:r w:rsidR="00766BF8" w:rsidRPr="00901439">
        <w:rPr>
          <w:i/>
          <w:color w:val="0070C0"/>
          <w:lang w:bidi="ar-SA"/>
        </w:rPr>
        <w:t>)</w:t>
      </w:r>
    </w:p>
    <w:p w:rsidR="00766BF8" w:rsidRPr="00901439" w:rsidRDefault="00766BF8" w:rsidP="00415BEB">
      <w:pPr>
        <w:spacing w:before="0" w:after="0"/>
        <w:rPr>
          <w:i/>
          <w:color w:val="0070C0"/>
          <w:lang w:bidi="ar-SA"/>
        </w:rPr>
      </w:pPr>
      <w:r w:rsidRPr="00901439">
        <w:rPr>
          <w:i/>
          <w:color w:val="0070C0"/>
          <w:lang w:bidi="ar-SA"/>
        </w:rPr>
        <w:t>ROW FORMAT DELIMITED</w:t>
      </w:r>
    </w:p>
    <w:p w:rsidR="00766BF8" w:rsidRPr="00901439" w:rsidRDefault="00766BF8" w:rsidP="00415BEB">
      <w:pPr>
        <w:spacing w:before="0" w:after="0"/>
        <w:rPr>
          <w:i/>
          <w:color w:val="0070C0"/>
          <w:lang w:bidi="ar-SA"/>
        </w:rPr>
      </w:pPr>
      <w:r w:rsidRPr="00901439">
        <w:rPr>
          <w:i/>
          <w:color w:val="0070C0"/>
          <w:lang w:bidi="ar-SA"/>
        </w:rPr>
        <w:t xml:space="preserve">FIELDS TERMINATED BY ‘,’ </w:t>
      </w:r>
      <w:r w:rsidRPr="00901439">
        <w:rPr>
          <w:i/>
          <w:lang w:bidi="ar-SA"/>
        </w:rPr>
        <w:t xml:space="preserve">// Loading the file with ‘,’ delimiter its </w:t>
      </w:r>
      <w:r w:rsidR="00DA7553" w:rsidRPr="00901439">
        <w:rPr>
          <w:i/>
          <w:lang w:bidi="ar-SA"/>
        </w:rPr>
        <w:t>.</w:t>
      </w:r>
      <w:r w:rsidRPr="00901439">
        <w:rPr>
          <w:i/>
          <w:lang w:bidi="ar-SA"/>
        </w:rPr>
        <w:t>csv</w:t>
      </w:r>
    </w:p>
    <w:p w:rsidR="00766BF8" w:rsidRPr="00901439" w:rsidRDefault="00766BF8" w:rsidP="00415BEB">
      <w:pPr>
        <w:spacing w:before="0" w:after="0"/>
        <w:rPr>
          <w:i/>
          <w:color w:val="0070C0"/>
          <w:lang w:bidi="ar-SA"/>
        </w:rPr>
      </w:pPr>
      <w:r w:rsidRPr="00901439">
        <w:rPr>
          <w:i/>
          <w:color w:val="0070C0"/>
          <w:lang w:bidi="ar-SA"/>
        </w:rPr>
        <w:t>STORED AS TEXTFILE;</w:t>
      </w:r>
    </w:p>
    <w:p w:rsidR="002D6D78" w:rsidRPr="00901439" w:rsidRDefault="002D6D78" w:rsidP="00415BEB">
      <w:pPr>
        <w:spacing w:before="0" w:after="0"/>
        <w:rPr>
          <w:i/>
          <w:color w:val="0070C0"/>
          <w:lang w:bidi="ar-SA"/>
        </w:rPr>
      </w:pPr>
    </w:p>
    <w:p w:rsidR="002D6D78" w:rsidRPr="00901439" w:rsidRDefault="002D6D78" w:rsidP="00415BEB">
      <w:pPr>
        <w:spacing w:before="0" w:after="0"/>
        <w:rPr>
          <w:lang w:bidi="ar-SA"/>
        </w:rPr>
      </w:pPr>
      <w:r w:rsidRPr="00901439">
        <w:rPr>
          <w:lang w:bidi="ar-SA"/>
        </w:rPr>
        <w:t>// Check schema of the customer table</w:t>
      </w:r>
    </w:p>
    <w:p w:rsidR="002D6D78" w:rsidRPr="00901439" w:rsidRDefault="002D6D78" w:rsidP="00415BEB">
      <w:pPr>
        <w:spacing w:before="0" w:after="0"/>
        <w:rPr>
          <w:i/>
          <w:color w:val="0070C0"/>
          <w:lang w:bidi="ar-SA"/>
        </w:rPr>
      </w:pPr>
      <w:r w:rsidRPr="00901439">
        <w:rPr>
          <w:i/>
          <w:color w:val="0070C0"/>
          <w:lang w:bidi="ar-SA"/>
        </w:rPr>
        <w:t>&gt;DESCRIBE customer</w:t>
      </w:r>
    </w:p>
    <w:p w:rsidR="002B2D72" w:rsidRPr="00901439" w:rsidRDefault="002B2D72" w:rsidP="00415BEB">
      <w:pPr>
        <w:spacing w:before="0" w:after="0"/>
        <w:rPr>
          <w:i/>
          <w:color w:val="0070C0"/>
          <w:lang w:bidi="ar-SA"/>
        </w:rPr>
      </w:pPr>
    </w:p>
    <w:p w:rsidR="007E70B9" w:rsidRPr="00901439" w:rsidRDefault="007E70B9" w:rsidP="00415BEB">
      <w:pPr>
        <w:spacing w:before="0" w:after="0"/>
        <w:rPr>
          <w:lang w:bidi="ar-SA"/>
        </w:rPr>
      </w:pPr>
      <w:r w:rsidRPr="00901439">
        <w:rPr>
          <w:lang w:bidi="ar-SA"/>
        </w:rPr>
        <w:t xml:space="preserve">// </w:t>
      </w:r>
      <w:r w:rsidR="00253ABB" w:rsidRPr="00901439">
        <w:rPr>
          <w:lang w:bidi="ar-SA"/>
        </w:rPr>
        <w:t>Rename</w:t>
      </w:r>
      <w:r w:rsidRPr="00901439">
        <w:rPr>
          <w:lang w:bidi="ar-SA"/>
        </w:rPr>
        <w:t xml:space="preserve"> table Salesforce to Salesreps</w:t>
      </w:r>
    </w:p>
    <w:p w:rsidR="007E70B9" w:rsidRPr="00901439" w:rsidRDefault="007E70B9" w:rsidP="00415BEB">
      <w:pPr>
        <w:spacing w:before="0" w:after="0"/>
        <w:rPr>
          <w:i/>
          <w:color w:val="0070C0"/>
          <w:lang w:bidi="ar-SA"/>
        </w:rPr>
      </w:pPr>
      <w:r w:rsidRPr="00901439">
        <w:rPr>
          <w:i/>
          <w:color w:val="0070C0"/>
          <w:lang w:bidi="ar-SA"/>
        </w:rPr>
        <w:t>ALTER TABLE salesforce RENAME TO salesresps;</w:t>
      </w:r>
    </w:p>
    <w:p w:rsidR="00415BEB" w:rsidRPr="00901439" w:rsidRDefault="00415BEB" w:rsidP="00415BEB">
      <w:pPr>
        <w:spacing w:before="0" w:after="0"/>
        <w:rPr>
          <w:lang w:bidi="ar-SA"/>
        </w:rPr>
      </w:pPr>
    </w:p>
    <w:p w:rsidR="00253ABB" w:rsidRPr="00901439" w:rsidRDefault="00253ABB" w:rsidP="00415BEB">
      <w:pPr>
        <w:spacing w:before="0" w:after="0"/>
        <w:rPr>
          <w:lang w:bidi="ar-SA"/>
        </w:rPr>
      </w:pPr>
      <w:r w:rsidRPr="00901439">
        <w:rPr>
          <w:lang w:bidi="ar-SA"/>
        </w:rPr>
        <w:t>// Rename column SirName to LastName</w:t>
      </w:r>
    </w:p>
    <w:p w:rsidR="00253ABB" w:rsidRPr="00901439" w:rsidRDefault="00253ABB" w:rsidP="00415BEB">
      <w:pPr>
        <w:spacing w:before="0" w:after="0"/>
        <w:rPr>
          <w:i/>
          <w:color w:val="0070C0"/>
          <w:lang w:bidi="ar-SA"/>
        </w:rPr>
      </w:pPr>
      <w:r w:rsidRPr="00901439">
        <w:rPr>
          <w:i/>
          <w:color w:val="0070C0"/>
          <w:lang w:bidi="ar-SA"/>
        </w:rPr>
        <w:t>ALTER TABLE salesreps CHANGE COLUMN SirName Lastname STRING AFTER  FirstName;</w:t>
      </w:r>
    </w:p>
    <w:p w:rsidR="00415BEB" w:rsidRPr="00901439" w:rsidRDefault="00415BEB" w:rsidP="00415BEB">
      <w:pPr>
        <w:spacing w:before="0" w:after="0"/>
        <w:rPr>
          <w:lang w:bidi="ar-SA"/>
        </w:rPr>
      </w:pPr>
    </w:p>
    <w:p w:rsidR="00253ABB" w:rsidRPr="00901439" w:rsidRDefault="00253ABB" w:rsidP="00415BEB">
      <w:pPr>
        <w:spacing w:before="0" w:after="0"/>
        <w:rPr>
          <w:lang w:bidi="ar-SA"/>
        </w:rPr>
      </w:pPr>
      <w:r w:rsidRPr="00901439">
        <w:rPr>
          <w:lang w:bidi="ar-SA"/>
        </w:rPr>
        <w:t>//Load the data into Customer table</w:t>
      </w:r>
    </w:p>
    <w:p w:rsidR="00253ABB" w:rsidRPr="00901439" w:rsidRDefault="00253ABB" w:rsidP="00415BEB">
      <w:pPr>
        <w:spacing w:before="0" w:after="0"/>
        <w:rPr>
          <w:i/>
          <w:color w:val="0070C0"/>
          <w:lang w:bidi="ar-SA"/>
        </w:rPr>
      </w:pPr>
      <w:r w:rsidRPr="00901439">
        <w:rPr>
          <w:i/>
          <w:color w:val="0070C0"/>
          <w:lang w:bidi="ar-SA"/>
        </w:rPr>
        <w:t>&gt;LOAD DATA LOCAL INPATH ‘/home../customer.csv’</w:t>
      </w:r>
    </w:p>
    <w:p w:rsidR="00253ABB" w:rsidRPr="00901439" w:rsidRDefault="00253ABB" w:rsidP="00415BEB">
      <w:pPr>
        <w:spacing w:before="0" w:after="0"/>
        <w:rPr>
          <w:i/>
          <w:color w:val="0070C0"/>
          <w:lang w:bidi="ar-SA"/>
        </w:rPr>
      </w:pPr>
      <w:r w:rsidRPr="00901439">
        <w:rPr>
          <w:i/>
          <w:color w:val="0070C0"/>
          <w:lang w:bidi="ar-SA"/>
        </w:rPr>
        <w:t>OVERWRITE INTO TABLE customers;</w:t>
      </w:r>
    </w:p>
    <w:p w:rsidR="00415BEB" w:rsidRPr="00901439" w:rsidRDefault="00415BEB" w:rsidP="00415BEB">
      <w:pPr>
        <w:spacing w:before="0" w:after="0"/>
        <w:rPr>
          <w:i/>
          <w:color w:val="0070C0"/>
          <w:lang w:bidi="ar-SA"/>
        </w:rPr>
      </w:pPr>
    </w:p>
    <w:p w:rsidR="00415BEB" w:rsidRPr="00901439" w:rsidRDefault="00415BEB" w:rsidP="00415BEB">
      <w:pPr>
        <w:spacing w:before="0" w:after="0"/>
        <w:rPr>
          <w:lang w:bidi="ar-SA"/>
        </w:rPr>
      </w:pPr>
      <w:r w:rsidRPr="00901439">
        <w:rPr>
          <w:lang w:bidi="ar-SA"/>
        </w:rPr>
        <w:t>//Select the customer.</w:t>
      </w:r>
    </w:p>
    <w:p w:rsidR="00415BEB" w:rsidRPr="00901439" w:rsidRDefault="00415BEB" w:rsidP="00415BEB">
      <w:pPr>
        <w:spacing w:before="0" w:after="0"/>
        <w:rPr>
          <w:lang w:bidi="ar-SA"/>
        </w:rPr>
      </w:pPr>
      <w:r w:rsidRPr="00901439">
        <w:rPr>
          <w:lang w:bidi="ar-SA"/>
        </w:rPr>
        <w:t>&gt;SELECT * FROM customer LIMIT 10;</w:t>
      </w:r>
    </w:p>
    <w:p w:rsidR="00415BEB" w:rsidRPr="00901439" w:rsidRDefault="00415BEB" w:rsidP="00415BEB">
      <w:pPr>
        <w:spacing w:before="0" w:after="0"/>
        <w:rPr>
          <w:lang w:bidi="ar-SA"/>
        </w:rPr>
      </w:pPr>
    </w:p>
    <w:p w:rsidR="00415BEB" w:rsidRPr="00901439" w:rsidRDefault="00415BEB" w:rsidP="00415BEB">
      <w:pPr>
        <w:spacing w:before="0" w:after="0"/>
        <w:rPr>
          <w:lang w:bidi="ar-SA"/>
        </w:rPr>
      </w:pPr>
      <w:r w:rsidRPr="00901439">
        <w:rPr>
          <w:lang w:bidi="ar-SA"/>
        </w:rPr>
        <w:t>//Load the data into Salesrep  table</w:t>
      </w:r>
    </w:p>
    <w:p w:rsidR="00415BEB" w:rsidRPr="00901439" w:rsidRDefault="00415BEB" w:rsidP="00415BEB">
      <w:pPr>
        <w:spacing w:before="0" w:after="0"/>
        <w:rPr>
          <w:i/>
          <w:color w:val="0070C0"/>
          <w:lang w:bidi="ar-SA"/>
        </w:rPr>
      </w:pPr>
      <w:r w:rsidRPr="00901439">
        <w:rPr>
          <w:i/>
          <w:color w:val="0070C0"/>
          <w:lang w:bidi="ar-SA"/>
        </w:rPr>
        <w:t>&gt;LOAD DATA LOCAL INPATH ‘/home../</w:t>
      </w:r>
      <w:r w:rsidR="00A56872">
        <w:rPr>
          <w:i/>
          <w:color w:val="0070C0"/>
          <w:lang w:bidi="ar-SA"/>
        </w:rPr>
        <w:t>x</w:t>
      </w:r>
    </w:p>
    <w:p w:rsidR="00415BEB" w:rsidRPr="00901439" w:rsidRDefault="00415BEB" w:rsidP="00415BEB">
      <w:pPr>
        <w:spacing w:before="0" w:after="0"/>
        <w:rPr>
          <w:i/>
          <w:color w:val="0070C0"/>
          <w:lang w:bidi="ar-SA"/>
        </w:rPr>
      </w:pPr>
      <w:r w:rsidRPr="00901439">
        <w:rPr>
          <w:i/>
          <w:color w:val="0070C0"/>
          <w:lang w:bidi="ar-SA"/>
        </w:rPr>
        <w:t>OVERWRITE INTO TABLE salesrep;</w:t>
      </w:r>
    </w:p>
    <w:p w:rsidR="00415BEB" w:rsidRPr="00901439" w:rsidRDefault="00415BEB" w:rsidP="00415BEB">
      <w:pPr>
        <w:spacing w:before="0" w:after="0"/>
        <w:rPr>
          <w:i/>
          <w:color w:val="0070C0"/>
          <w:lang w:bidi="ar-SA"/>
        </w:rPr>
      </w:pPr>
    </w:p>
    <w:p w:rsidR="00415BEB" w:rsidRPr="00901439" w:rsidRDefault="00415BEB" w:rsidP="00415BEB">
      <w:pPr>
        <w:spacing w:before="0" w:after="0"/>
        <w:rPr>
          <w:lang w:bidi="ar-SA"/>
        </w:rPr>
      </w:pPr>
      <w:r w:rsidRPr="00901439">
        <w:rPr>
          <w:lang w:bidi="ar-SA"/>
        </w:rPr>
        <w:t>//different ways to use Load commands</w:t>
      </w:r>
    </w:p>
    <w:p w:rsidR="00E6541D" w:rsidRPr="00901439" w:rsidRDefault="00E6541D" w:rsidP="00415BEB">
      <w:pPr>
        <w:spacing w:before="0" w:after="0"/>
        <w:rPr>
          <w:lang w:bidi="ar-SA"/>
        </w:rPr>
      </w:pPr>
      <w:r w:rsidRPr="00901439">
        <w:rPr>
          <w:lang w:bidi="ar-SA"/>
        </w:rPr>
        <w:t xml:space="preserve">// leave the OVERWRITE </w:t>
      </w:r>
    </w:p>
    <w:p w:rsidR="00E6541D" w:rsidRPr="00901439" w:rsidRDefault="00E6541D" w:rsidP="00E6541D">
      <w:pPr>
        <w:spacing w:before="0" w:after="0"/>
        <w:rPr>
          <w:i/>
          <w:color w:val="0070C0"/>
          <w:lang w:bidi="ar-SA"/>
        </w:rPr>
      </w:pPr>
      <w:r w:rsidRPr="00901439">
        <w:rPr>
          <w:i/>
          <w:color w:val="0070C0"/>
          <w:lang w:bidi="ar-SA"/>
        </w:rPr>
        <w:t>&gt;LOAD DATA LOCAL INPATH ‘/home../salesforce.csv’</w:t>
      </w:r>
    </w:p>
    <w:p w:rsidR="00E6541D" w:rsidRPr="00901439" w:rsidRDefault="00E6541D" w:rsidP="00E6541D">
      <w:pPr>
        <w:spacing w:before="0" w:after="0"/>
        <w:rPr>
          <w:i/>
          <w:color w:val="0070C0"/>
          <w:lang w:bidi="ar-SA"/>
        </w:rPr>
      </w:pPr>
      <w:r w:rsidRPr="00901439">
        <w:rPr>
          <w:i/>
          <w:color w:val="0070C0"/>
          <w:lang w:bidi="ar-SA"/>
        </w:rPr>
        <w:t>INTO TABLE salesrep;</w:t>
      </w:r>
    </w:p>
    <w:p w:rsidR="00E6541D" w:rsidRPr="00901439" w:rsidRDefault="00E6541D" w:rsidP="00E6541D">
      <w:pPr>
        <w:spacing w:before="0" w:after="0"/>
        <w:rPr>
          <w:i/>
          <w:color w:val="0070C0"/>
          <w:lang w:bidi="ar-SA"/>
        </w:rPr>
      </w:pPr>
    </w:p>
    <w:p w:rsidR="00E6541D" w:rsidRPr="00901439" w:rsidRDefault="00E6541D" w:rsidP="00E6541D">
      <w:pPr>
        <w:spacing w:before="0" w:after="0"/>
        <w:rPr>
          <w:lang w:bidi="ar-SA"/>
        </w:rPr>
      </w:pPr>
      <w:r w:rsidRPr="00901439">
        <w:rPr>
          <w:lang w:bidi="ar-SA"/>
        </w:rPr>
        <w:t>//Select the customer.</w:t>
      </w:r>
    </w:p>
    <w:p w:rsidR="00E6541D" w:rsidRPr="00901439" w:rsidRDefault="00E6541D" w:rsidP="00E6541D">
      <w:pPr>
        <w:spacing w:before="0" w:after="0"/>
        <w:rPr>
          <w:i/>
          <w:color w:val="0070C0"/>
          <w:lang w:bidi="ar-SA"/>
        </w:rPr>
      </w:pPr>
      <w:r w:rsidRPr="00901439">
        <w:rPr>
          <w:i/>
          <w:color w:val="0070C0"/>
          <w:lang w:bidi="ar-SA"/>
        </w:rPr>
        <w:t>&gt;SELECT * FROM salesrep LIMIT 10;</w:t>
      </w:r>
    </w:p>
    <w:p w:rsidR="00E6541D" w:rsidRPr="00901439" w:rsidRDefault="00E6541D" w:rsidP="00E6541D">
      <w:pPr>
        <w:spacing w:before="0" w:after="0"/>
        <w:rPr>
          <w:lang w:bidi="ar-SA"/>
        </w:rPr>
      </w:pPr>
    </w:p>
    <w:p w:rsidR="00E6541D" w:rsidRPr="00901439" w:rsidRDefault="00E6541D" w:rsidP="00E6541D">
      <w:pPr>
        <w:spacing w:before="0" w:after="0"/>
        <w:rPr>
          <w:lang w:bidi="ar-SA"/>
        </w:rPr>
      </w:pPr>
      <w:r w:rsidRPr="00901439">
        <w:rPr>
          <w:lang w:bidi="ar-SA"/>
        </w:rPr>
        <w:t xml:space="preserve">// Truncate the table </w:t>
      </w:r>
    </w:p>
    <w:p w:rsidR="00E6541D" w:rsidRPr="00901439" w:rsidRDefault="00E6541D" w:rsidP="00E6541D">
      <w:pPr>
        <w:spacing w:before="0" w:after="0"/>
        <w:rPr>
          <w:i/>
          <w:color w:val="0070C0"/>
          <w:lang w:bidi="ar-SA"/>
        </w:rPr>
      </w:pPr>
      <w:r w:rsidRPr="00901439">
        <w:rPr>
          <w:i/>
          <w:color w:val="0070C0"/>
          <w:lang w:bidi="ar-SA"/>
        </w:rPr>
        <w:t>&gt;TRUNCATE TABLE salesrep;</w:t>
      </w:r>
    </w:p>
    <w:p w:rsidR="00E6541D" w:rsidRPr="00901439" w:rsidRDefault="00E6541D" w:rsidP="00E6541D">
      <w:pPr>
        <w:spacing w:before="0" w:after="0"/>
        <w:rPr>
          <w:i/>
          <w:color w:val="0070C0"/>
          <w:lang w:bidi="ar-SA"/>
        </w:rPr>
      </w:pPr>
    </w:p>
    <w:p w:rsidR="00E6541D" w:rsidRPr="00901439" w:rsidRDefault="00E6541D" w:rsidP="00E6541D">
      <w:pPr>
        <w:spacing w:before="0" w:after="0"/>
        <w:rPr>
          <w:lang w:bidi="ar-SA"/>
        </w:rPr>
      </w:pPr>
      <w:r w:rsidRPr="00901439">
        <w:rPr>
          <w:lang w:bidi="ar-SA"/>
        </w:rPr>
        <w:t>//Select Statement</w:t>
      </w:r>
    </w:p>
    <w:p w:rsidR="00E6541D" w:rsidRPr="00901439" w:rsidRDefault="00E6541D" w:rsidP="007F2A34">
      <w:pPr>
        <w:spacing w:before="0" w:after="0"/>
        <w:rPr>
          <w:i/>
          <w:color w:val="0070C0"/>
          <w:lang w:bidi="ar-SA"/>
        </w:rPr>
      </w:pPr>
      <w:r w:rsidRPr="00901439">
        <w:rPr>
          <w:i/>
          <w:color w:val="0070C0"/>
          <w:lang w:bidi="ar-SA"/>
        </w:rPr>
        <w:t>&gt;</w:t>
      </w:r>
      <w:r w:rsidR="00D51C95" w:rsidRPr="00901439">
        <w:rPr>
          <w:i/>
          <w:color w:val="0070C0"/>
          <w:lang w:bidi="ar-SA"/>
        </w:rPr>
        <w:t>SELECT State,COUNT(DISTINCT Company)  FROM customers WHERE State = “NY” or State= “TX”</w:t>
      </w:r>
    </w:p>
    <w:p w:rsidR="00D51C95" w:rsidRPr="00901439" w:rsidRDefault="00D51C95" w:rsidP="007F2A34">
      <w:pPr>
        <w:spacing w:before="0" w:after="0"/>
        <w:rPr>
          <w:i/>
          <w:color w:val="0070C0"/>
          <w:lang w:bidi="ar-SA"/>
        </w:rPr>
      </w:pPr>
      <w:r w:rsidRPr="00901439">
        <w:rPr>
          <w:i/>
          <w:color w:val="0070C0"/>
          <w:lang w:bidi="ar-SA"/>
        </w:rPr>
        <w:t>GROUP BY State</w:t>
      </w:r>
    </w:p>
    <w:p w:rsidR="005E0AD7" w:rsidRPr="00901439" w:rsidRDefault="005E0AD7" w:rsidP="007F2A34">
      <w:pPr>
        <w:spacing w:before="0" w:after="0"/>
        <w:rPr>
          <w:i/>
          <w:color w:val="0070C0"/>
          <w:lang w:bidi="ar-SA"/>
        </w:rPr>
      </w:pPr>
      <w:r w:rsidRPr="00901439">
        <w:rPr>
          <w:i/>
          <w:color w:val="0070C0"/>
          <w:lang w:bidi="ar-SA"/>
        </w:rPr>
        <w:t>ORDER BY State DESC</w:t>
      </w:r>
      <w:r w:rsidR="007F2A34" w:rsidRPr="00901439">
        <w:rPr>
          <w:i/>
          <w:color w:val="0070C0"/>
          <w:lang w:bidi="ar-SA"/>
        </w:rPr>
        <w:t>;</w:t>
      </w:r>
    </w:p>
    <w:p w:rsidR="005E0AD7" w:rsidRPr="00901439" w:rsidRDefault="005E0AD7" w:rsidP="005E0AD7">
      <w:pPr>
        <w:shd w:val="clear" w:color="auto" w:fill="FFFFFF"/>
        <w:spacing w:before="0" w:after="158" w:line="240" w:lineRule="auto"/>
        <w:jc w:val="both"/>
        <w:rPr>
          <w:rFonts w:ascii="Helvetica" w:hAnsi="Helvetica" w:cs="Helvetica"/>
          <w:color w:val="2C3E50"/>
          <w:sz w:val="24"/>
          <w:szCs w:val="24"/>
          <w:lang w:bidi="ar-SA"/>
        </w:rPr>
      </w:pPr>
    </w:p>
    <w:p w:rsidR="005E0AD7" w:rsidRPr="00901439" w:rsidRDefault="0071669E" w:rsidP="005E0AD7">
      <w:pPr>
        <w:pStyle w:val="Heading3"/>
        <w:shd w:val="clear" w:color="auto" w:fill="FFFFFF"/>
        <w:spacing w:before="0" w:line="240" w:lineRule="auto"/>
        <w:ind w:left="709"/>
        <w:jc w:val="both"/>
        <w:rPr>
          <w:rFonts w:cs="Calibri"/>
          <w:color w:val="auto"/>
          <w:lang w:bidi="ar-SA"/>
        </w:rPr>
      </w:pPr>
      <w:bookmarkStart w:id="100" w:name="_Toc481554717"/>
      <w:r w:rsidRPr="00901439">
        <w:rPr>
          <w:rFonts w:cs="Calibri"/>
          <w:color w:val="auto"/>
          <w:lang w:bidi="ar-SA"/>
        </w:rPr>
        <w:t>Relationship between HIVe</w:t>
      </w:r>
      <w:r w:rsidR="005E0AD7" w:rsidRPr="00901439">
        <w:rPr>
          <w:rFonts w:cs="Calibri"/>
          <w:color w:val="auto"/>
          <w:lang w:bidi="ar-SA"/>
        </w:rPr>
        <w:t>,HDFS and Metadata</w:t>
      </w:r>
      <w:bookmarkEnd w:id="100"/>
    </w:p>
    <w:p w:rsidR="002C6D03" w:rsidRPr="00901439" w:rsidRDefault="0050521F" w:rsidP="00410EF4">
      <w:pPr>
        <w:spacing w:after="0"/>
        <w:rPr>
          <w:lang w:bidi="ar-SA"/>
        </w:rPr>
      </w:pPr>
      <w:r w:rsidRPr="00901439">
        <w:rPr>
          <w:lang w:bidi="ar-SA"/>
        </w:rPr>
        <w:t>In the hdfs prompt, relationship between HIVE and HDFS</w:t>
      </w:r>
    </w:p>
    <w:p w:rsidR="002C6D03" w:rsidRPr="00901439" w:rsidRDefault="002C6D03" w:rsidP="00410EF4">
      <w:pPr>
        <w:pStyle w:val="ListParagraph"/>
        <w:spacing w:before="0" w:after="0"/>
        <w:rPr>
          <w:i/>
          <w:color w:val="0070C0"/>
          <w:lang w:bidi="ar-SA"/>
        </w:rPr>
      </w:pPr>
      <w:r w:rsidRPr="00901439">
        <w:rPr>
          <w:i/>
          <w:color w:val="0070C0"/>
          <w:lang w:bidi="ar-SA"/>
        </w:rPr>
        <w:t>&gt;hdfs dfs –ls /user/hive/warehouse</w:t>
      </w:r>
    </w:p>
    <w:p w:rsidR="002C6D03" w:rsidRPr="00901439" w:rsidRDefault="002C6D03" w:rsidP="002C6D03">
      <w:pPr>
        <w:pStyle w:val="ListParagraph"/>
        <w:rPr>
          <w:lang w:bidi="ar-SA"/>
        </w:rPr>
      </w:pPr>
      <w:r w:rsidRPr="00901439">
        <w:rPr>
          <w:lang w:bidi="ar-SA"/>
        </w:rPr>
        <w:t>// you will find directory for very table</w:t>
      </w:r>
    </w:p>
    <w:p w:rsidR="0050521F" w:rsidRPr="00901439" w:rsidRDefault="0050521F" w:rsidP="00CB1AA4">
      <w:pPr>
        <w:pStyle w:val="ListParagraph"/>
        <w:spacing w:before="0" w:after="0"/>
        <w:rPr>
          <w:i/>
          <w:color w:val="0070C0"/>
          <w:lang w:bidi="ar-SA"/>
        </w:rPr>
      </w:pPr>
      <w:r w:rsidRPr="00901439">
        <w:rPr>
          <w:i/>
          <w:color w:val="0070C0"/>
          <w:lang w:bidi="ar-SA"/>
        </w:rPr>
        <w:t>&gt; hdfs dfs –ls /user/hive/warehouse/table_name</w:t>
      </w:r>
    </w:p>
    <w:p w:rsidR="0050521F" w:rsidRPr="00901439" w:rsidRDefault="0050521F" w:rsidP="00410EF4">
      <w:pPr>
        <w:pStyle w:val="ListParagraph"/>
        <w:spacing w:before="0" w:after="0"/>
        <w:rPr>
          <w:lang w:bidi="ar-SA"/>
        </w:rPr>
      </w:pPr>
      <w:r w:rsidRPr="00901439">
        <w:rPr>
          <w:lang w:bidi="ar-SA"/>
        </w:rPr>
        <w:t>// .CSV file is loaded inside the directory</w:t>
      </w:r>
    </w:p>
    <w:p w:rsidR="0050521F" w:rsidRPr="00901439" w:rsidRDefault="0050521F" w:rsidP="00410EF4">
      <w:pPr>
        <w:pStyle w:val="ListParagraph"/>
        <w:spacing w:before="0" w:after="0"/>
        <w:rPr>
          <w:lang w:bidi="ar-SA"/>
        </w:rPr>
      </w:pPr>
    </w:p>
    <w:p w:rsidR="0050521F" w:rsidRPr="00901439" w:rsidRDefault="0050521F" w:rsidP="00410EF4">
      <w:pPr>
        <w:spacing w:before="0" w:after="0"/>
        <w:rPr>
          <w:lang w:bidi="ar-SA"/>
        </w:rPr>
      </w:pPr>
      <w:r w:rsidRPr="00901439">
        <w:rPr>
          <w:lang w:bidi="ar-SA"/>
        </w:rPr>
        <w:t>Lets look at the Metadata, login to the metastore</w:t>
      </w:r>
    </w:p>
    <w:p w:rsidR="0050521F" w:rsidRPr="00901439" w:rsidRDefault="0050521F" w:rsidP="003B65B6">
      <w:pPr>
        <w:pStyle w:val="ListParagraph"/>
        <w:spacing w:before="0" w:after="0"/>
        <w:rPr>
          <w:i/>
          <w:color w:val="0070C0"/>
          <w:lang w:bidi="ar-SA"/>
        </w:rPr>
      </w:pPr>
      <w:r w:rsidRPr="00901439">
        <w:rPr>
          <w:i/>
          <w:color w:val="0070C0"/>
          <w:lang w:bidi="ar-SA"/>
        </w:rPr>
        <w:t>&gt;mysql –u hiveuser –p password</w:t>
      </w:r>
    </w:p>
    <w:p w:rsidR="0050521F" w:rsidRPr="00901439" w:rsidRDefault="0050521F" w:rsidP="003B65B6">
      <w:pPr>
        <w:pStyle w:val="ListParagraph"/>
        <w:spacing w:before="0" w:after="0"/>
        <w:rPr>
          <w:i/>
          <w:color w:val="0070C0"/>
          <w:lang w:bidi="ar-SA"/>
        </w:rPr>
      </w:pPr>
      <w:r w:rsidRPr="00901439">
        <w:rPr>
          <w:i/>
          <w:color w:val="0070C0"/>
          <w:lang w:bidi="ar-SA"/>
        </w:rPr>
        <w:t>&gt; SHOW tables</w:t>
      </w:r>
    </w:p>
    <w:p w:rsidR="0050521F" w:rsidRPr="00901439" w:rsidRDefault="0050521F" w:rsidP="0050521F">
      <w:pPr>
        <w:pStyle w:val="ListParagraph"/>
        <w:rPr>
          <w:lang w:bidi="ar-SA"/>
        </w:rPr>
      </w:pPr>
      <w:r w:rsidRPr="00901439">
        <w:rPr>
          <w:lang w:bidi="ar-SA"/>
        </w:rPr>
        <w:t>// look for TBLS &amp; COLUMNS_V2</w:t>
      </w:r>
    </w:p>
    <w:p w:rsidR="0050521F" w:rsidRPr="00901439" w:rsidRDefault="0050521F" w:rsidP="003B65B6">
      <w:pPr>
        <w:pStyle w:val="ListParagraph"/>
        <w:spacing w:before="0" w:after="0"/>
        <w:rPr>
          <w:i/>
          <w:color w:val="0070C0"/>
          <w:lang w:bidi="ar-SA"/>
        </w:rPr>
      </w:pPr>
      <w:r w:rsidRPr="00901439">
        <w:rPr>
          <w:i/>
          <w:color w:val="0070C0"/>
          <w:lang w:bidi="ar-SA"/>
        </w:rPr>
        <w:t>&gt;SELECT Owner, Tbl_name FROM tbls;</w:t>
      </w:r>
    </w:p>
    <w:p w:rsidR="0050521F" w:rsidRPr="00901439" w:rsidRDefault="0050521F" w:rsidP="003B65B6">
      <w:pPr>
        <w:pStyle w:val="ListParagraph"/>
        <w:spacing w:before="0" w:after="0"/>
        <w:rPr>
          <w:i/>
          <w:color w:val="0070C0"/>
          <w:lang w:bidi="ar-SA"/>
        </w:rPr>
      </w:pPr>
      <w:r w:rsidRPr="00901439">
        <w:rPr>
          <w:i/>
          <w:color w:val="0070C0"/>
          <w:lang w:bidi="ar-SA"/>
        </w:rPr>
        <w:t>&gt; SELECT * FROM columns_v2;</w:t>
      </w:r>
    </w:p>
    <w:p w:rsidR="0050521F" w:rsidRPr="00901439" w:rsidRDefault="0050521F" w:rsidP="003B65B6">
      <w:pPr>
        <w:spacing w:before="0" w:after="0"/>
        <w:rPr>
          <w:lang w:bidi="ar-SA"/>
        </w:rPr>
      </w:pPr>
      <w:r w:rsidRPr="00901439">
        <w:rPr>
          <w:lang w:bidi="ar-SA"/>
        </w:rPr>
        <w:t>Lets login to the HIVE Shell</w:t>
      </w:r>
    </w:p>
    <w:p w:rsidR="0050521F" w:rsidRPr="00901439" w:rsidRDefault="0050521F" w:rsidP="003B65B6">
      <w:pPr>
        <w:pStyle w:val="ListParagraph"/>
        <w:spacing w:before="0" w:after="0"/>
        <w:rPr>
          <w:i/>
          <w:color w:val="0070C0"/>
          <w:lang w:bidi="ar-SA"/>
        </w:rPr>
      </w:pPr>
      <w:r w:rsidRPr="00901439">
        <w:rPr>
          <w:lang w:bidi="ar-SA"/>
        </w:rPr>
        <w:t>&gt;</w:t>
      </w:r>
      <w:r w:rsidRPr="00901439">
        <w:rPr>
          <w:i/>
          <w:color w:val="0070C0"/>
          <w:lang w:bidi="ar-SA"/>
        </w:rPr>
        <w:t>DROP TABLE salesreps;</w:t>
      </w:r>
    </w:p>
    <w:p w:rsidR="0050521F" w:rsidRPr="00901439" w:rsidRDefault="0050521F" w:rsidP="003B65B6">
      <w:pPr>
        <w:pStyle w:val="ListParagraph"/>
        <w:rPr>
          <w:i/>
          <w:color w:val="0070C0"/>
          <w:lang w:bidi="ar-SA"/>
        </w:rPr>
      </w:pPr>
      <w:r w:rsidRPr="00901439">
        <w:rPr>
          <w:i/>
          <w:color w:val="0070C0"/>
          <w:lang w:bidi="ar-SA"/>
        </w:rPr>
        <w:t>&gt;SHOW TABLES;</w:t>
      </w:r>
    </w:p>
    <w:p w:rsidR="0050521F" w:rsidRPr="00901439" w:rsidRDefault="0050521F" w:rsidP="0050521F">
      <w:pPr>
        <w:pStyle w:val="ListParagraph"/>
        <w:rPr>
          <w:lang w:bidi="ar-SA"/>
        </w:rPr>
      </w:pPr>
      <w:r w:rsidRPr="00901439">
        <w:rPr>
          <w:lang w:bidi="ar-SA"/>
        </w:rPr>
        <w:t>// look for file in the warehouse directory</w:t>
      </w:r>
    </w:p>
    <w:p w:rsidR="0050521F" w:rsidRPr="00901439" w:rsidRDefault="0050521F" w:rsidP="0050521F">
      <w:pPr>
        <w:pStyle w:val="ListParagraph"/>
        <w:rPr>
          <w:i/>
          <w:color w:val="0070C0"/>
          <w:lang w:bidi="ar-SA"/>
        </w:rPr>
      </w:pPr>
      <w:r w:rsidRPr="00901439">
        <w:rPr>
          <w:i/>
          <w:color w:val="0070C0"/>
          <w:lang w:bidi="ar-SA"/>
        </w:rPr>
        <w:t>&gt;hdfs dfs –ls /user/hive/warehouse</w:t>
      </w:r>
    </w:p>
    <w:p w:rsidR="0050521F" w:rsidRPr="00901439" w:rsidRDefault="0050521F" w:rsidP="0050521F">
      <w:pPr>
        <w:pStyle w:val="ListParagraph"/>
        <w:rPr>
          <w:lang w:bidi="ar-SA"/>
        </w:rPr>
      </w:pPr>
      <w:r w:rsidRPr="00901439">
        <w:rPr>
          <w:lang w:bidi="ar-SA"/>
        </w:rPr>
        <w:t>//salesrep folder has been dropped</w:t>
      </w:r>
    </w:p>
    <w:p w:rsidR="007E52BA" w:rsidRPr="00901439" w:rsidRDefault="003B65B6" w:rsidP="0050521F">
      <w:pPr>
        <w:pStyle w:val="ListParagraph"/>
        <w:rPr>
          <w:lang w:bidi="ar-SA"/>
        </w:rPr>
      </w:pPr>
      <w:r w:rsidRPr="00901439">
        <w:rPr>
          <w:lang w:bidi="ar-SA"/>
        </w:rPr>
        <w:t>//rebuilt the sales</w:t>
      </w:r>
      <w:r w:rsidR="007E52BA" w:rsidRPr="00901439">
        <w:rPr>
          <w:lang w:bidi="ar-SA"/>
        </w:rPr>
        <w:t>rep table</w:t>
      </w:r>
    </w:p>
    <w:p w:rsidR="003B65B6" w:rsidRPr="00901439" w:rsidRDefault="003B65B6" w:rsidP="0050521F">
      <w:pPr>
        <w:pStyle w:val="ListParagraph"/>
        <w:rPr>
          <w:lang w:bidi="ar-SA"/>
        </w:rPr>
      </w:pPr>
      <w:r w:rsidRPr="00901439">
        <w:rPr>
          <w:lang w:bidi="ar-SA"/>
        </w:rPr>
        <w:t>//Load the salesrep from HDFS</w:t>
      </w:r>
    </w:p>
    <w:p w:rsidR="003B65B6" w:rsidRPr="00901439" w:rsidRDefault="003B65B6" w:rsidP="0050521F">
      <w:pPr>
        <w:pStyle w:val="ListParagraph"/>
        <w:rPr>
          <w:i/>
          <w:color w:val="0070C0"/>
          <w:lang w:bidi="ar-SA"/>
        </w:rPr>
      </w:pPr>
      <w:r w:rsidRPr="00901439">
        <w:rPr>
          <w:i/>
          <w:color w:val="0070C0"/>
          <w:lang w:bidi="ar-SA"/>
        </w:rPr>
        <w:t>&gt;LOAD DATA INPATH</w:t>
      </w:r>
    </w:p>
    <w:p w:rsidR="003B65B6" w:rsidRPr="00901439" w:rsidRDefault="003B65B6" w:rsidP="0050521F">
      <w:pPr>
        <w:pStyle w:val="ListParagraph"/>
        <w:rPr>
          <w:i/>
          <w:color w:val="0070C0"/>
          <w:lang w:bidi="ar-SA"/>
        </w:rPr>
      </w:pPr>
      <w:r w:rsidRPr="00901439">
        <w:rPr>
          <w:i/>
          <w:color w:val="0070C0"/>
          <w:lang w:bidi="ar-SA"/>
        </w:rPr>
        <w:t>‘/user/hduser/crm/salesrep.csv’</w:t>
      </w:r>
    </w:p>
    <w:p w:rsidR="00410EF4" w:rsidRPr="00901439" w:rsidRDefault="003B65B6" w:rsidP="000920EC">
      <w:pPr>
        <w:pStyle w:val="ListParagraph"/>
        <w:rPr>
          <w:i/>
          <w:color w:val="0070C0"/>
          <w:lang w:bidi="ar-SA"/>
        </w:rPr>
      </w:pPr>
      <w:r w:rsidRPr="00901439">
        <w:rPr>
          <w:i/>
          <w:color w:val="0070C0"/>
          <w:lang w:bidi="ar-SA"/>
        </w:rPr>
        <w:t>INTO TABLE salesrep;</w:t>
      </w:r>
    </w:p>
    <w:p w:rsidR="00410EF4" w:rsidRPr="00901439" w:rsidRDefault="00410EF4" w:rsidP="00410EF4">
      <w:pPr>
        <w:spacing w:before="0" w:after="0"/>
        <w:rPr>
          <w:lang w:bidi="ar-SA"/>
        </w:rPr>
      </w:pPr>
      <w:r w:rsidRPr="00901439">
        <w:rPr>
          <w:lang w:bidi="ar-SA"/>
        </w:rPr>
        <w:t xml:space="preserve">Lets </w:t>
      </w:r>
      <w:r w:rsidR="00BF0B44" w:rsidRPr="00901439">
        <w:rPr>
          <w:lang w:bidi="ar-SA"/>
        </w:rPr>
        <w:t xml:space="preserve">Export data from Hive to file in HDFS tmp Rows are </w:t>
      </w:r>
      <w:r w:rsidR="00DF1083" w:rsidRPr="00901439">
        <w:rPr>
          <w:lang w:bidi="ar-SA"/>
        </w:rPr>
        <w:t xml:space="preserve">directory. Note </w:t>
      </w:r>
      <w:r w:rsidR="00BF0B44" w:rsidRPr="00901439">
        <w:rPr>
          <w:lang w:bidi="ar-SA"/>
        </w:rPr>
        <w:t>terminated with \n and fields are terminated with ”Ctrl A” or use contact or row format delimited</w:t>
      </w:r>
    </w:p>
    <w:p w:rsidR="00410EF4" w:rsidRPr="00901439" w:rsidRDefault="00410EF4" w:rsidP="00410EF4">
      <w:pPr>
        <w:spacing w:before="0" w:after="0"/>
        <w:rPr>
          <w:lang w:bidi="ar-SA"/>
        </w:rPr>
      </w:pPr>
    </w:p>
    <w:p w:rsidR="00410EF4" w:rsidRPr="00901439" w:rsidRDefault="00410EF4" w:rsidP="00410EF4">
      <w:pPr>
        <w:pStyle w:val="ListParagraph"/>
        <w:spacing w:before="0" w:after="0"/>
        <w:rPr>
          <w:i/>
          <w:color w:val="0070C0"/>
          <w:lang w:bidi="ar-SA"/>
        </w:rPr>
      </w:pPr>
      <w:r w:rsidRPr="00901439">
        <w:rPr>
          <w:lang w:bidi="ar-SA"/>
        </w:rPr>
        <w:t>&gt;</w:t>
      </w:r>
      <w:r w:rsidRPr="00901439">
        <w:rPr>
          <w:i/>
          <w:color w:val="0070C0"/>
          <w:lang w:bidi="ar-SA"/>
        </w:rPr>
        <w:t>SELECT * FROM Customers LIMIT 100;</w:t>
      </w:r>
    </w:p>
    <w:p w:rsidR="00410EF4" w:rsidRPr="00901439" w:rsidRDefault="00410EF4" w:rsidP="00410EF4">
      <w:pPr>
        <w:pStyle w:val="ListParagraph"/>
        <w:rPr>
          <w:lang w:bidi="ar-SA"/>
        </w:rPr>
      </w:pPr>
      <w:r w:rsidRPr="00901439">
        <w:rPr>
          <w:lang w:bidi="ar-SA"/>
        </w:rPr>
        <w:t xml:space="preserve">// Let us export </w:t>
      </w:r>
    </w:p>
    <w:p w:rsidR="00410EF4" w:rsidRPr="00901439" w:rsidRDefault="00410EF4" w:rsidP="00410EF4">
      <w:pPr>
        <w:pStyle w:val="ListParagraph"/>
        <w:rPr>
          <w:i/>
          <w:color w:val="0070C0"/>
          <w:lang w:bidi="ar-SA"/>
        </w:rPr>
      </w:pPr>
      <w:r w:rsidRPr="00901439">
        <w:rPr>
          <w:i/>
          <w:color w:val="0070C0"/>
          <w:lang w:bidi="ar-SA"/>
        </w:rPr>
        <w:t>&gt;INSERT OVERWRITE DIRECTORY “customer_ca”</w:t>
      </w:r>
    </w:p>
    <w:p w:rsidR="00410EF4" w:rsidRPr="00901439" w:rsidRDefault="00410EF4" w:rsidP="00410EF4">
      <w:pPr>
        <w:pStyle w:val="ListParagraph"/>
        <w:rPr>
          <w:i/>
          <w:color w:val="0070C0"/>
          <w:lang w:bidi="ar-SA"/>
        </w:rPr>
      </w:pPr>
      <w:r w:rsidRPr="00901439">
        <w:rPr>
          <w:i/>
          <w:color w:val="0070C0"/>
          <w:lang w:bidi="ar-SA"/>
        </w:rPr>
        <w:t xml:space="preserve">SELECT </w:t>
      </w:r>
      <w:r w:rsidR="00BF0B44" w:rsidRPr="00901439">
        <w:rPr>
          <w:i/>
          <w:color w:val="0070C0"/>
          <w:lang w:bidi="ar-SA"/>
        </w:rPr>
        <w:t>concat(Company,”,”,City,”,”,)</w:t>
      </w:r>
      <w:r w:rsidRPr="00901439">
        <w:rPr>
          <w:i/>
          <w:color w:val="0070C0"/>
          <w:lang w:bidi="ar-SA"/>
        </w:rPr>
        <w:t xml:space="preserve">  FROM customer WHERE </w:t>
      </w:r>
      <w:r w:rsidR="00BF0B44" w:rsidRPr="00901439">
        <w:rPr>
          <w:i/>
          <w:color w:val="0070C0"/>
          <w:lang w:bidi="ar-SA"/>
        </w:rPr>
        <w:t>state=”CA”;</w:t>
      </w:r>
    </w:p>
    <w:p w:rsidR="00410EF4" w:rsidRPr="00901439" w:rsidRDefault="00410EF4" w:rsidP="00410EF4">
      <w:pPr>
        <w:pStyle w:val="ListParagraph"/>
        <w:rPr>
          <w:lang w:bidi="ar-SA"/>
        </w:rPr>
      </w:pPr>
      <w:r w:rsidRPr="00901439">
        <w:rPr>
          <w:lang w:bidi="ar-SA"/>
        </w:rPr>
        <w:t xml:space="preserve">// look for file in the </w:t>
      </w:r>
      <w:r w:rsidR="00BF0B44" w:rsidRPr="00901439">
        <w:rPr>
          <w:lang w:bidi="ar-SA"/>
        </w:rPr>
        <w:t>temp directory</w:t>
      </w:r>
    </w:p>
    <w:p w:rsidR="00410EF4" w:rsidRPr="00901439" w:rsidRDefault="00410EF4" w:rsidP="00410EF4">
      <w:pPr>
        <w:pStyle w:val="ListParagraph"/>
        <w:rPr>
          <w:i/>
          <w:color w:val="0070C0"/>
          <w:lang w:bidi="ar-SA"/>
        </w:rPr>
      </w:pPr>
      <w:r w:rsidRPr="00901439">
        <w:rPr>
          <w:i/>
          <w:color w:val="0070C0"/>
          <w:lang w:bidi="ar-SA"/>
        </w:rPr>
        <w:t>&gt;hdfs dfs –ls /</w:t>
      </w:r>
      <w:r w:rsidR="00BF0B44" w:rsidRPr="00901439">
        <w:rPr>
          <w:i/>
          <w:color w:val="0070C0"/>
          <w:lang w:bidi="ar-SA"/>
        </w:rPr>
        <w:t>tmp</w:t>
      </w:r>
    </w:p>
    <w:p w:rsidR="00410EF4" w:rsidRPr="00901439" w:rsidRDefault="00410EF4" w:rsidP="00410EF4">
      <w:pPr>
        <w:pStyle w:val="ListParagraph"/>
        <w:rPr>
          <w:lang w:bidi="ar-SA"/>
        </w:rPr>
      </w:pPr>
      <w:r w:rsidRPr="00901439">
        <w:rPr>
          <w:lang w:bidi="ar-SA"/>
        </w:rPr>
        <w:t>//</w:t>
      </w:r>
      <w:r w:rsidR="00BF0B44" w:rsidRPr="00901439">
        <w:rPr>
          <w:lang w:bidi="ar-SA"/>
        </w:rPr>
        <w:t>Customer_ca</w:t>
      </w:r>
      <w:r w:rsidRPr="00901439">
        <w:rPr>
          <w:lang w:bidi="ar-SA"/>
        </w:rPr>
        <w:t xml:space="preserve"> folder has been </w:t>
      </w:r>
      <w:r w:rsidR="00BF0B44" w:rsidRPr="00901439">
        <w:rPr>
          <w:lang w:bidi="ar-SA"/>
        </w:rPr>
        <w:t>Created</w:t>
      </w:r>
    </w:p>
    <w:p w:rsidR="006424A6" w:rsidRPr="00901439" w:rsidRDefault="006424A6" w:rsidP="000920EC">
      <w:pPr>
        <w:spacing w:before="0" w:after="0"/>
        <w:rPr>
          <w:lang w:bidi="ar-SA"/>
        </w:rPr>
      </w:pPr>
    </w:p>
    <w:p w:rsidR="00410EF4" w:rsidRPr="00901439" w:rsidRDefault="006424A6" w:rsidP="0050521F">
      <w:pPr>
        <w:pStyle w:val="Heading3"/>
        <w:shd w:val="clear" w:color="auto" w:fill="FFFFFF"/>
        <w:spacing w:before="0" w:line="240" w:lineRule="auto"/>
        <w:ind w:left="709"/>
        <w:jc w:val="both"/>
        <w:rPr>
          <w:rFonts w:cs="Calibri"/>
          <w:color w:val="auto"/>
          <w:lang w:bidi="ar-SA"/>
        </w:rPr>
      </w:pPr>
      <w:bookmarkStart w:id="101" w:name="_Toc481554718"/>
      <w:r w:rsidRPr="00901439">
        <w:rPr>
          <w:rFonts w:cs="Calibri"/>
          <w:color w:val="auto"/>
          <w:lang w:bidi="ar-SA"/>
        </w:rPr>
        <w:lastRenderedPageBreak/>
        <w:t>Hive Script</w:t>
      </w:r>
      <w:bookmarkEnd w:id="101"/>
    </w:p>
    <w:p w:rsidR="007F2A34" w:rsidRPr="00901439" w:rsidRDefault="007F2A34" w:rsidP="00DF1083">
      <w:pPr>
        <w:spacing w:before="0" w:after="0"/>
        <w:rPr>
          <w:lang w:bidi="ar-SA"/>
        </w:rPr>
      </w:pPr>
    </w:p>
    <w:p w:rsidR="007F2A34" w:rsidRPr="00901439" w:rsidRDefault="00080E51" w:rsidP="00DF1083">
      <w:pPr>
        <w:spacing w:before="0" w:after="0"/>
        <w:rPr>
          <w:lang w:bidi="ar-SA"/>
        </w:rPr>
      </w:pPr>
      <w:r w:rsidRPr="00901439">
        <w:rPr>
          <w:lang w:bidi="ar-SA"/>
        </w:rPr>
        <w:t>//</w:t>
      </w:r>
      <w:r w:rsidR="007F2A34" w:rsidRPr="00901439">
        <w:rPr>
          <w:lang w:bidi="ar-SA"/>
        </w:rPr>
        <w:t xml:space="preserve">Lets  create the .hql file </w:t>
      </w:r>
      <w:r w:rsidRPr="00901439">
        <w:rPr>
          <w:lang w:bidi="ar-SA"/>
        </w:rPr>
        <w:t>(customer.hql)</w:t>
      </w:r>
      <w:r w:rsidR="007F2A34" w:rsidRPr="00901439">
        <w:rPr>
          <w:lang w:bidi="ar-SA"/>
        </w:rPr>
        <w:t>with the below select statement</w:t>
      </w:r>
      <w:r w:rsidR="000920EC" w:rsidRPr="00901439">
        <w:rPr>
          <w:lang w:bidi="ar-SA"/>
        </w:rPr>
        <w:t xml:space="preserve"> in HDFS </w:t>
      </w:r>
    </w:p>
    <w:p w:rsidR="007F2A34" w:rsidRPr="00901439" w:rsidRDefault="007F2A34" w:rsidP="00DF1083">
      <w:pPr>
        <w:spacing w:before="0" w:after="0"/>
        <w:rPr>
          <w:i/>
          <w:color w:val="0070C0"/>
          <w:lang w:bidi="ar-SA"/>
        </w:rPr>
      </w:pPr>
      <w:r w:rsidRPr="00901439">
        <w:rPr>
          <w:i/>
          <w:color w:val="0070C0"/>
          <w:lang w:bidi="ar-SA"/>
        </w:rPr>
        <w:t>&gt;SELECT State,COUNT(DISTINCT Company)  FROM customers WHERE State = “NY” or State= “TX”</w:t>
      </w:r>
    </w:p>
    <w:p w:rsidR="007F2A34" w:rsidRPr="00901439" w:rsidRDefault="007F2A34" w:rsidP="00DF1083">
      <w:pPr>
        <w:spacing w:before="0" w:after="0"/>
        <w:rPr>
          <w:i/>
          <w:color w:val="0070C0"/>
          <w:lang w:bidi="ar-SA"/>
        </w:rPr>
      </w:pPr>
      <w:r w:rsidRPr="00901439">
        <w:rPr>
          <w:i/>
          <w:color w:val="0070C0"/>
          <w:lang w:bidi="ar-SA"/>
        </w:rPr>
        <w:t>GROUP BY State</w:t>
      </w:r>
    </w:p>
    <w:p w:rsidR="00080E51" w:rsidRPr="00901439" w:rsidRDefault="007F2A34" w:rsidP="00DF1083">
      <w:pPr>
        <w:spacing w:before="0" w:after="0"/>
        <w:rPr>
          <w:i/>
          <w:color w:val="0070C0"/>
          <w:lang w:bidi="ar-SA"/>
        </w:rPr>
      </w:pPr>
      <w:r w:rsidRPr="00901439">
        <w:rPr>
          <w:i/>
          <w:color w:val="0070C0"/>
          <w:lang w:bidi="ar-SA"/>
        </w:rPr>
        <w:t>ORDER BY State DESC</w:t>
      </w:r>
    </w:p>
    <w:p w:rsidR="00DF1083" w:rsidRDefault="00DF1083" w:rsidP="00DF1083">
      <w:pPr>
        <w:spacing w:before="0" w:after="0"/>
        <w:rPr>
          <w:lang w:bidi="ar-SA"/>
        </w:rPr>
      </w:pPr>
    </w:p>
    <w:p w:rsidR="00080E51" w:rsidRPr="00901439" w:rsidRDefault="000D2F66" w:rsidP="00DF1083">
      <w:pPr>
        <w:spacing w:before="0" w:after="0"/>
        <w:rPr>
          <w:lang w:bidi="ar-SA"/>
        </w:rPr>
      </w:pPr>
      <w:r w:rsidRPr="00901439">
        <w:rPr>
          <w:lang w:bidi="ar-SA"/>
        </w:rPr>
        <w:t>//Lets Execute the script login to hdfs prompt</w:t>
      </w:r>
    </w:p>
    <w:p w:rsidR="000D2F66" w:rsidRPr="00901439" w:rsidRDefault="000D2F66" w:rsidP="00DF1083">
      <w:pPr>
        <w:spacing w:before="0" w:after="0"/>
        <w:rPr>
          <w:i/>
          <w:color w:val="0070C0"/>
          <w:lang w:bidi="ar-SA"/>
        </w:rPr>
      </w:pPr>
      <w:r w:rsidRPr="00DF1083">
        <w:rPr>
          <w:i/>
          <w:color w:val="0070C0"/>
          <w:lang w:bidi="ar-SA"/>
        </w:rPr>
        <w:t xml:space="preserve">&gt;hive –f ./customer.hql </w:t>
      </w:r>
    </w:p>
    <w:p w:rsidR="00DE1234" w:rsidRPr="00901439" w:rsidRDefault="00DE1234" w:rsidP="00DE1234">
      <w:pPr>
        <w:autoSpaceDE w:val="0"/>
        <w:autoSpaceDN w:val="0"/>
        <w:adjustRightInd w:val="0"/>
        <w:spacing w:before="0" w:after="0" w:line="240" w:lineRule="auto"/>
        <w:rPr>
          <w:rFonts w:cs="Calibri"/>
          <w:sz w:val="22"/>
          <w:szCs w:val="22"/>
          <w:lang w:bidi="ar-SA"/>
        </w:rPr>
      </w:pPr>
    </w:p>
    <w:p w:rsidR="00DE1234" w:rsidRPr="00901439" w:rsidRDefault="00DE1234" w:rsidP="00DE1234">
      <w:pPr>
        <w:pStyle w:val="Heading2"/>
        <w:shd w:val="clear" w:color="auto" w:fill="FFFFFF"/>
        <w:autoSpaceDE w:val="0"/>
        <w:autoSpaceDN w:val="0"/>
        <w:adjustRightInd w:val="0"/>
        <w:spacing w:before="0" w:line="240" w:lineRule="auto"/>
        <w:textAlignment w:val="baseline"/>
        <w:rPr>
          <w:rFonts w:cs="Calibri"/>
          <w:lang w:bidi="ar-SA"/>
        </w:rPr>
      </w:pPr>
      <w:bookmarkStart w:id="102" w:name="_Toc481554719"/>
      <w:r w:rsidRPr="00901439">
        <w:rPr>
          <w:rFonts w:ascii="Calibri,Bold" w:hAnsi="Calibri,Bold" w:cs="Calibri,Bold"/>
          <w:bCs/>
          <w:lang w:bidi="ar-SA"/>
        </w:rPr>
        <w:t>Partitions</w:t>
      </w:r>
      <w:bookmarkEnd w:id="102"/>
    </w:p>
    <w:p w:rsidR="003E35DA" w:rsidRPr="00901439" w:rsidRDefault="003E35DA" w:rsidP="003E35DA">
      <w:pPr>
        <w:autoSpaceDE w:val="0"/>
        <w:autoSpaceDN w:val="0"/>
        <w:adjustRightInd w:val="0"/>
        <w:spacing w:before="0" w:after="0" w:line="240" w:lineRule="auto"/>
        <w:rPr>
          <w:rFonts w:cs="Calibri"/>
          <w:sz w:val="22"/>
          <w:szCs w:val="22"/>
          <w:lang w:bidi="ar-SA"/>
        </w:rPr>
      </w:pPr>
    </w:p>
    <w:p w:rsidR="00E35337" w:rsidRPr="00901439" w:rsidRDefault="00E35337" w:rsidP="00E35337">
      <w:pPr>
        <w:pStyle w:val="Heading3"/>
      </w:pPr>
      <w:bookmarkStart w:id="103" w:name="_Toc481554720"/>
      <w:r w:rsidRPr="00901439">
        <w:t>Static Partition</w:t>
      </w:r>
      <w:bookmarkEnd w:id="103"/>
    </w:p>
    <w:p w:rsidR="00AD67B4" w:rsidRPr="00901439" w:rsidRDefault="00AD67B4" w:rsidP="00AD67B4">
      <w:pPr>
        <w:autoSpaceDE w:val="0"/>
        <w:autoSpaceDN w:val="0"/>
        <w:adjustRightInd w:val="0"/>
        <w:spacing w:before="0" w:after="0" w:line="240" w:lineRule="auto"/>
      </w:pPr>
    </w:p>
    <w:p w:rsidR="00B76CD2" w:rsidRDefault="00B76CD2" w:rsidP="00B76CD2">
      <w:pPr>
        <w:autoSpaceDE w:val="0"/>
        <w:autoSpaceDN w:val="0"/>
        <w:adjustRightInd w:val="0"/>
        <w:spacing w:before="0" w:after="0" w:line="240" w:lineRule="auto"/>
      </w:pPr>
    </w:p>
    <w:p w:rsidR="00B76CD2" w:rsidRDefault="00B76CD2" w:rsidP="00B76CD2">
      <w:pPr>
        <w:pStyle w:val="ListParagraph"/>
        <w:numPr>
          <w:ilvl w:val="0"/>
          <w:numId w:val="114"/>
        </w:numPr>
        <w:autoSpaceDE w:val="0"/>
        <w:autoSpaceDN w:val="0"/>
        <w:adjustRightInd w:val="0"/>
        <w:spacing w:before="0" w:after="0" w:line="240" w:lineRule="auto"/>
      </w:pPr>
      <w:r>
        <w:t>Insert input data files individually into a partition table is Static Partition.</w:t>
      </w:r>
    </w:p>
    <w:p w:rsidR="00B76CD2" w:rsidRDefault="00B76CD2" w:rsidP="00B76CD2">
      <w:pPr>
        <w:pStyle w:val="ListParagraph"/>
        <w:numPr>
          <w:ilvl w:val="0"/>
          <w:numId w:val="114"/>
        </w:numPr>
        <w:autoSpaceDE w:val="0"/>
        <w:autoSpaceDN w:val="0"/>
        <w:adjustRightInd w:val="0"/>
        <w:spacing w:before="0" w:after="0" w:line="240" w:lineRule="auto"/>
      </w:pPr>
      <w:r>
        <w:t>You “statically” add a partition in table and move the file into the partition of the table.</w:t>
      </w:r>
    </w:p>
    <w:p w:rsidR="00B76CD2" w:rsidRDefault="00B76CD2" w:rsidP="00B76CD2">
      <w:pPr>
        <w:pStyle w:val="ListParagraph"/>
        <w:numPr>
          <w:ilvl w:val="0"/>
          <w:numId w:val="114"/>
        </w:numPr>
        <w:autoSpaceDE w:val="0"/>
        <w:autoSpaceDN w:val="0"/>
        <w:adjustRightInd w:val="0"/>
        <w:spacing w:before="0" w:after="0" w:line="240" w:lineRule="auto"/>
      </w:pPr>
      <w:r>
        <w:t>We can alter the partition in static partition.</w:t>
      </w:r>
    </w:p>
    <w:p w:rsidR="00B76CD2" w:rsidRDefault="00B76CD2" w:rsidP="00B76CD2">
      <w:pPr>
        <w:pStyle w:val="ListParagraph"/>
        <w:numPr>
          <w:ilvl w:val="0"/>
          <w:numId w:val="114"/>
        </w:numPr>
        <w:autoSpaceDE w:val="0"/>
        <w:autoSpaceDN w:val="0"/>
        <w:adjustRightInd w:val="0"/>
        <w:spacing w:before="0" w:after="0" w:line="240" w:lineRule="auto"/>
      </w:pPr>
      <w:r>
        <w:t>You should use 'where' clause to use 'limit' in static partition.</w:t>
      </w:r>
    </w:p>
    <w:p w:rsidR="00B76CD2" w:rsidRDefault="00B76CD2" w:rsidP="00B76CD2">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Usually when loading files (big files) into Hive tables static partitions are preferred. That saves your timein loading data compared to dynamic partition. You "statically" add a partition in table and move the fileinto the partition of the table. Since the files are big they are usually generated in HDFS. You can get thepartition column value form the filename, day of date etc without reading the whole big file.</w:t>
      </w:r>
    </w:p>
    <w:p w:rsidR="007B0546" w:rsidRDefault="007B0546" w:rsidP="00AD67B4">
      <w:pPr>
        <w:autoSpaceDE w:val="0"/>
        <w:autoSpaceDN w:val="0"/>
        <w:adjustRightInd w:val="0"/>
        <w:spacing w:before="0" w:after="0" w:line="240" w:lineRule="auto"/>
      </w:pPr>
    </w:p>
    <w:p w:rsidR="007B0546" w:rsidRDefault="007B0546" w:rsidP="00AD67B4">
      <w:pPr>
        <w:autoSpaceDE w:val="0"/>
        <w:autoSpaceDN w:val="0"/>
        <w:adjustRightInd w:val="0"/>
        <w:spacing w:before="0" w:after="0" w:line="240" w:lineRule="auto"/>
      </w:pPr>
      <w:r w:rsidRPr="007B0546">
        <w:t>If you want to use Static partition in hive you should set property set hive.mapred.mode = strict  This property set by default in hive-site.xml</w:t>
      </w:r>
    </w:p>
    <w:p w:rsidR="0066225D" w:rsidRDefault="008335DE" w:rsidP="0066225D">
      <w:pPr>
        <w:autoSpaceDE w:val="0"/>
        <w:autoSpaceDN w:val="0"/>
        <w:adjustRightInd w:val="0"/>
        <w:spacing w:before="0" w:after="0" w:line="240" w:lineRule="auto"/>
      </w:pPr>
      <w:r>
        <w:t>S</w:t>
      </w:r>
      <w:r w:rsidR="0066225D">
        <w:t>tatic partitioning we need to specify the partition column value in each and every LOAD statement.</w:t>
      </w:r>
    </w:p>
    <w:p w:rsidR="0066225D" w:rsidRDefault="0066225D" w:rsidP="0066225D">
      <w:pPr>
        <w:autoSpaceDE w:val="0"/>
        <w:autoSpaceDN w:val="0"/>
        <w:adjustRightInd w:val="0"/>
        <w:spacing w:before="0" w:after="0" w:line="240" w:lineRule="auto"/>
      </w:pPr>
    </w:p>
    <w:p w:rsidR="0066225D" w:rsidRPr="008335DE" w:rsidRDefault="0066225D" w:rsidP="008335DE">
      <w:pPr>
        <w:spacing w:before="0" w:after="0"/>
        <w:rPr>
          <w:i/>
          <w:color w:val="0070C0"/>
          <w:lang w:bidi="ar-SA"/>
        </w:rPr>
      </w:pPr>
      <w:r w:rsidRPr="008335DE">
        <w:rPr>
          <w:i/>
          <w:color w:val="0070C0"/>
          <w:lang w:bidi="ar-SA"/>
        </w:rPr>
        <w:t>hive&gt;LOAD DATA INPATH '/hdfs path of the file' INTO TABLE t1 PARTITION(country="US")</w:t>
      </w:r>
    </w:p>
    <w:p w:rsidR="0066225D" w:rsidRPr="008335DE" w:rsidRDefault="0066225D" w:rsidP="008335DE">
      <w:pPr>
        <w:spacing w:before="0" w:after="0"/>
        <w:rPr>
          <w:i/>
          <w:color w:val="0070C0"/>
          <w:lang w:bidi="ar-SA"/>
        </w:rPr>
      </w:pPr>
      <w:r w:rsidRPr="008335DE">
        <w:rPr>
          <w:i/>
          <w:color w:val="0070C0"/>
          <w:lang w:bidi="ar-SA"/>
        </w:rPr>
        <w:t>hive&gt;LOAD DATA INPATH '/hdfs path of the file' INTO TABLE t1 PARTITION(country="UK")</w:t>
      </w:r>
    </w:p>
    <w:p w:rsidR="00E35337" w:rsidRPr="00901439" w:rsidRDefault="00E35337" w:rsidP="00E35337">
      <w:pPr>
        <w:pStyle w:val="Heading3"/>
      </w:pPr>
      <w:bookmarkStart w:id="104" w:name="_Toc481554721"/>
      <w:r w:rsidRPr="00901439">
        <w:t>Dynamic Partition</w:t>
      </w:r>
      <w:bookmarkEnd w:id="104"/>
    </w:p>
    <w:p w:rsidR="00736530" w:rsidRDefault="00736530" w:rsidP="00AD67B4">
      <w:pPr>
        <w:autoSpaceDE w:val="0"/>
        <w:autoSpaceDN w:val="0"/>
        <w:adjustRightInd w:val="0"/>
        <w:spacing w:before="0" w:after="0" w:line="240" w:lineRule="auto"/>
      </w:pPr>
    </w:p>
    <w:p w:rsidR="00736530" w:rsidRDefault="00736530" w:rsidP="00AD67B4">
      <w:pPr>
        <w:autoSpaceDE w:val="0"/>
        <w:autoSpaceDN w:val="0"/>
        <w:adjustRightInd w:val="0"/>
        <w:spacing w:before="0" w:after="0" w:line="240" w:lineRule="auto"/>
      </w:pPr>
    </w:p>
    <w:p w:rsidR="00736530" w:rsidRDefault="00736530" w:rsidP="00736530">
      <w:pPr>
        <w:pStyle w:val="ListParagraph"/>
        <w:numPr>
          <w:ilvl w:val="0"/>
          <w:numId w:val="113"/>
        </w:numPr>
        <w:autoSpaceDE w:val="0"/>
        <w:autoSpaceDN w:val="0"/>
        <w:adjustRightInd w:val="0"/>
        <w:spacing w:before="0" w:after="0" w:line="240" w:lineRule="auto"/>
      </w:pPr>
      <w:r>
        <w:t>Single insert to partition table is known as dynamic partition.</w:t>
      </w:r>
    </w:p>
    <w:p w:rsidR="00736530" w:rsidRDefault="00736530" w:rsidP="00736530">
      <w:pPr>
        <w:pStyle w:val="ListParagraph"/>
        <w:numPr>
          <w:ilvl w:val="0"/>
          <w:numId w:val="113"/>
        </w:numPr>
        <w:autoSpaceDE w:val="0"/>
        <w:autoSpaceDN w:val="0"/>
        <w:adjustRightInd w:val="0"/>
        <w:spacing w:before="0" w:after="0" w:line="240" w:lineRule="auto"/>
      </w:pPr>
      <w:r>
        <w:t>If you want to partition number of column but you don’t know how many columns then also dynamic partition is suitable.</w:t>
      </w:r>
    </w:p>
    <w:p w:rsidR="00736530" w:rsidRDefault="00736530" w:rsidP="00736530">
      <w:pPr>
        <w:pStyle w:val="ListParagraph"/>
        <w:numPr>
          <w:ilvl w:val="0"/>
          <w:numId w:val="113"/>
        </w:numPr>
        <w:autoSpaceDE w:val="0"/>
        <w:autoSpaceDN w:val="0"/>
        <w:adjustRightInd w:val="0"/>
        <w:spacing w:before="0" w:after="0" w:line="240" w:lineRule="auto"/>
      </w:pPr>
      <w:r>
        <w:t>We can’t perform alter on Dynamic partition.</w:t>
      </w:r>
    </w:p>
    <w:p w:rsidR="00736530" w:rsidRDefault="00736530" w:rsidP="00736530">
      <w:pPr>
        <w:pStyle w:val="ListParagraph"/>
        <w:numPr>
          <w:ilvl w:val="0"/>
          <w:numId w:val="113"/>
        </w:numPr>
        <w:autoSpaceDE w:val="0"/>
        <w:autoSpaceDN w:val="0"/>
        <w:adjustRightInd w:val="0"/>
        <w:spacing w:before="0" w:after="0" w:line="240" w:lineRule="auto"/>
      </w:pPr>
      <w:r>
        <w:t>You can perform dynamic partition on hive external table and managed table.</w:t>
      </w:r>
    </w:p>
    <w:p w:rsidR="00736530" w:rsidRDefault="00736530" w:rsidP="00736530">
      <w:pPr>
        <w:pStyle w:val="ListParagraph"/>
        <w:numPr>
          <w:ilvl w:val="0"/>
          <w:numId w:val="113"/>
        </w:numPr>
        <w:autoSpaceDE w:val="0"/>
        <w:autoSpaceDN w:val="0"/>
        <w:adjustRightInd w:val="0"/>
        <w:spacing w:before="0" w:after="0" w:line="240" w:lineRule="auto"/>
      </w:pPr>
      <w:r>
        <w:t>If you want to use Dynamic partition in hive then mode is in nonstrict mode.</w:t>
      </w:r>
    </w:p>
    <w:p w:rsidR="0042159B" w:rsidRDefault="0042159B" w:rsidP="0042159B">
      <w:pPr>
        <w:pStyle w:val="ListParagraph"/>
        <w:numPr>
          <w:ilvl w:val="0"/>
          <w:numId w:val="113"/>
        </w:numPr>
        <w:autoSpaceDE w:val="0"/>
        <w:autoSpaceDN w:val="0"/>
        <w:adjustRightInd w:val="0"/>
        <w:spacing w:before="0" w:after="0" w:line="240" w:lineRule="auto"/>
      </w:pPr>
      <w:r>
        <w:t>No requirement to use 'where' clause to use 'limit' in static partition.</w:t>
      </w:r>
    </w:p>
    <w:p w:rsidR="0042159B" w:rsidRDefault="0042159B" w:rsidP="0042159B">
      <w:pPr>
        <w:pStyle w:val="ListParagraph"/>
        <w:autoSpaceDE w:val="0"/>
        <w:autoSpaceDN w:val="0"/>
        <w:adjustRightInd w:val="0"/>
        <w:spacing w:before="0" w:after="0" w:line="240" w:lineRule="auto"/>
      </w:pPr>
    </w:p>
    <w:p w:rsidR="00736530" w:rsidRDefault="00736530" w:rsidP="00736530">
      <w:pPr>
        <w:autoSpaceDE w:val="0"/>
        <w:autoSpaceDN w:val="0"/>
        <w:adjustRightInd w:val="0"/>
        <w:spacing w:before="0" w:after="0" w:line="240" w:lineRule="auto"/>
      </w:pPr>
    </w:p>
    <w:p w:rsidR="00AD156C" w:rsidRPr="00901439" w:rsidRDefault="00AD156C" w:rsidP="00736530">
      <w:pPr>
        <w:autoSpaceDE w:val="0"/>
        <w:autoSpaceDN w:val="0"/>
        <w:adjustRightInd w:val="0"/>
        <w:spacing w:before="0" w:after="0" w:line="240" w:lineRule="auto"/>
      </w:pPr>
      <w:r w:rsidRPr="00901439">
        <w:t>In case of dynamic partition whole big file i.e. every row of the data is read and data is partitionedthrough a MR job into the destination tables depending on certain field in file. So usually dynamicpartition are useful when you are doing sort of a ETL flow in your data pipeline. e.g. you load a huge filethrough a move command into a Table X. then you run a insert query into a Table Y and partition databased on field in table X say day , country. You may want to further run a ETL step to partition the datain country partition in Table Y into a Table Z where data is partitioned based on cities for a particularcountry only. etc.</w:t>
      </w:r>
    </w:p>
    <w:p w:rsidR="00AD156C" w:rsidRPr="00901439" w:rsidRDefault="00AD156C" w:rsidP="00AD67B4">
      <w:pPr>
        <w:autoSpaceDE w:val="0"/>
        <w:autoSpaceDN w:val="0"/>
        <w:adjustRightInd w:val="0"/>
        <w:spacing w:before="0" w:after="0" w:line="240" w:lineRule="auto"/>
      </w:pPr>
      <w:r w:rsidRPr="00901439">
        <w:t>To take an example where partitions are commonly used, imagine logfiles where each record includes atimestamp. If we partition by date, then records for the same date will be stored in the same partition.</w:t>
      </w:r>
    </w:p>
    <w:p w:rsidR="00AD156C" w:rsidRDefault="00AD156C" w:rsidP="00AD67B4">
      <w:pPr>
        <w:autoSpaceDE w:val="0"/>
        <w:autoSpaceDN w:val="0"/>
        <w:adjustRightInd w:val="0"/>
        <w:spacing w:before="0" w:after="0" w:line="240" w:lineRule="auto"/>
      </w:pPr>
      <w:r w:rsidRPr="00901439">
        <w:lastRenderedPageBreak/>
        <w:t>The advantage to this scheme is that queries that are restricted to a particular date or set of dates canrun much more efficiently, because they only need to scan the files in the partitions that the querypertains to. Notice that partitioning doesn’t preclude more wide-ranging queries: it is still feasible toquery the entire dataset across many partitions.</w:t>
      </w:r>
    </w:p>
    <w:p w:rsidR="00250BD1" w:rsidRPr="00901439" w:rsidRDefault="00250BD1" w:rsidP="00AD67B4">
      <w:pPr>
        <w:autoSpaceDE w:val="0"/>
        <w:autoSpaceDN w:val="0"/>
        <w:adjustRightInd w:val="0"/>
        <w:spacing w:before="0" w:after="0" w:line="240" w:lineRule="auto"/>
      </w:pPr>
    </w:p>
    <w:p w:rsidR="00AD156C" w:rsidRPr="00901439" w:rsidRDefault="00AD156C" w:rsidP="00AD67B4">
      <w:pPr>
        <w:autoSpaceDE w:val="0"/>
        <w:autoSpaceDN w:val="0"/>
        <w:adjustRightInd w:val="0"/>
        <w:spacing w:before="0" w:after="0" w:line="240" w:lineRule="auto"/>
      </w:pPr>
      <w:r w:rsidRPr="00901439">
        <w:t>A table may be partitioned in multiple dimensions. For example, in addition to partitioning logs by date,we might also subpartition each date partition by country to permit efficient queries by location.Partitions are defined at table creation time using the PARTITIONED BY clause, which takes a list ofcolumn definitions. For the hypothetical logfiles example, we might define a table with recordscomprising a timestamp and the log line itself:</w:t>
      </w:r>
    </w:p>
    <w:p w:rsidR="00F719A3" w:rsidRPr="00901439" w:rsidRDefault="00F719A3" w:rsidP="00AD67B4">
      <w:pPr>
        <w:autoSpaceDE w:val="0"/>
        <w:autoSpaceDN w:val="0"/>
        <w:adjustRightInd w:val="0"/>
        <w:spacing w:before="0" w:after="0" w:line="240" w:lineRule="auto"/>
      </w:pPr>
    </w:p>
    <w:p w:rsidR="00AD156C" w:rsidRPr="00B96A8D" w:rsidRDefault="00AD156C" w:rsidP="00B96A8D">
      <w:pPr>
        <w:spacing w:before="0" w:after="0"/>
        <w:rPr>
          <w:i/>
          <w:color w:val="0070C0"/>
          <w:lang w:bidi="ar-SA"/>
        </w:rPr>
      </w:pPr>
      <w:r w:rsidRPr="00B96A8D">
        <w:rPr>
          <w:i/>
          <w:color w:val="0070C0"/>
          <w:lang w:bidi="ar-SA"/>
        </w:rPr>
        <w:t>CREATE TABLE logs (ts BIGINT, line STRING)</w:t>
      </w:r>
    </w:p>
    <w:p w:rsidR="00AD156C" w:rsidRPr="00B96A8D" w:rsidRDefault="00AD156C" w:rsidP="00B96A8D">
      <w:pPr>
        <w:spacing w:before="0" w:after="0"/>
        <w:rPr>
          <w:i/>
          <w:color w:val="0070C0"/>
          <w:lang w:bidi="ar-SA"/>
        </w:rPr>
      </w:pPr>
      <w:r w:rsidRPr="00B96A8D">
        <w:rPr>
          <w:i/>
          <w:color w:val="0070C0"/>
          <w:lang w:bidi="ar-SA"/>
        </w:rPr>
        <w:t>PARTITIONED BY (dt STRING, country STRING);</w:t>
      </w:r>
    </w:p>
    <w:p w:rsidR="00F719A3" w:rsidRPr="00901439" w:rsidRDefault="00F719A3" w:rsidP="00AD67B4">
      <w:pPr>
        <w:autoSpaceDE w:val="0"/>
        <w:autoSpaceDN w:val="0"/>
        <w:adjustRightInd w:val="0"/>
        <w:spacing w:before="0" w:after="0" w:line="240" w:lineRule="auto"/>
      </w:pPr>
    </w:p>
    <w:p w:rsidR="00AD156C" w:rsidRPr="00901439" w:rsidRDefault="00AD156C" w:rsidP="00AD67B4">
      <w:pPr>
        <w:autoSpaceDE w:val="0"/>
        <w:autoSpaceDN w:val="0"/>
        <w:adjustRightInd w:val="0"/>
        <w:spacing w:before="0" w:after="0" w:line="240" w:lineRule="auto"/>
      </w:pPr>
      <w:r w:rsidRPr="00901439">
        <w:t>When we load data into a partitioned table, the partition values are specified explicitly:</w:t>
      </w:r>
    </w:p>
    <w:p w:rsidR="00F719A3" w:rsidRPr="00901439" w:rsidRDefault="00F719A3" w:rsidP="00AD67B4">
      <w:pPr>
        <w:autoSpaceDE w:val="0"/>
        <w:autoSpaceDN w:val="0"/>
        <w:adjustRightInd w:val="0"/>
        <w:spacing w:before="0" w:after="0" w:line="240" w:lineRule="auto"/>
      </w:pPr>
    </w:p>
    <w:p w:rsidR="00AD156C" w:rsidRPr="00B96A8D" w:rsidRDefault="00AD156C" w:rsidP="00B96A8D">
      <w:pPr>
        <w:spacing w:before="0" w:after="0"/>
        <w:rPr>
          <w:i/>
          <w:color w:val="0070C0"/>
          <w:lang w:bidi="ar-SA"/>
        </w:rPr>
      </w:pPr>
      <w:r w:rsidRPr="00B96A8D">
        <w:rPr>
          <w:i/>
          <w:color w:val="0070C0"/>
          <w:lang w:bidi="ar-SA"/>
        </w:rPr>
        <w:t>LOAD DATA LOCAL INPATH 'input/hive/partitions/file1'</w:t>
      </w:r>
    </w:p>
    <w:p w:rsidR="00AD156C" w:rsidRPr="00B96A8D" w:rsidRDefault="00AD156C" w:rsidP="00B96A8D">
      <w:pPr>
        <w:spacing w:before="0" w:after="0"/>
        <w:rPr>
          <w:i/>
          <w:color w:val="0070C0"/>
          <w:lang w:bidi="ar-SA"/>
        </w:rPr>
      </w:pPr>
      <w:r w:rsidRPr="00B96A8D">
        <w:rPr>
          <w:i/>
          <w:color w:val="0070C0"/>
          <w:lang w:bidi="ar-SA"/>
        </w:rPr>
        <w:t>INTO TABLE logs</w:t>
      </w:r>
    </w:p>
    <w:p w:rsidR="00AD156C" w:rsidRPr="00B96A8D" w:rsidRDefault="00AD156C" w:rsidP="00B96A8D">
      <w:pPr>
        <w:spacing w:before="0" w:after="0"/>
        <w:rPr>
          <w:i/>
          <w:color w:val="0070C0"/>
          <w:lang w:bidi="ar-SA"/>
        </w:rPr>
      </w:pPr>
      <w:r w:rsidRPr="00B96A8D">
        <w:rPr>
          <w:i/>
          <w:color w:val="0070C0"/>
          <w:lang w:bidi="ar-SA"/>
        </w:rPr>
        <w:t>PARTITION (dt='2001-01-01', country='GB');</w:t>
      </w:r>
    </w:p>
    <w:p w:rsidR="00F719A3" w:rsidRPr="00901439" w:rsidRDefault="00F719A3" w:rsidP="00AD67B4">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At the filesystem level, partitions are simply nested subdirectories of the table directory.After loading a few more files into the logs table, the directory structure might look likethis:</w:t>
      </w:r>
    </w:p>
    <w:p w:rsidR="00250BD1" w:rsidRPr="00901439" w:rsidRDefault="00250BD1" w:rsidP="00AD67B4">
      <w:pPr>
        <w:autoSpaceDE w:val="0"/>
        <w:autoSpaceDN w:val="0"/>
        <w:adjustRightInd w:val="0"/>
        <w:spacing w:before="0" w:after="0" w:line="240" w:lineRule="auto"/>
      </w:pPr>
    </w:p>
    <w:p w:rsidR="00AD156C" w:rsidRPr="00901439" w:rsidRDefault="00AD156C" w:rsidP="00AD67B4">
      <w:pPr>
        <w:autoSpaceDE w:val="0"/>
        <w:autoSpaceDN w:val="0"/>
        <w:adjustRightInd w:val="0"/>
        <w:spacing w:before="0" w:after="0" w:line="240" w:lineRule="auto"/>
      </w:pPr>
      <w:r w:rsidRPr="00901439">
        <w:t>/user/hive/warehouse/logs</w:t>
      </w:r>
    </w:p>
    <w:p w:rsidR="00AD156C" w:rsidRPr="00901439" w:rsidRDefault="00AD156C" w:rsidP="00AD67B4">
      <w:pPr>
        <w:autoSpaceDE w:val="0"/>
        <w:autoSpaceDN w:val="0"/>
        <w:adjustRightInd w:val="0"/>
        <w:spacing w:before="0" w:after="0" w:line="240" w:lineRule="auto"/>
      </w:pPr>
      <w:r w:rsidRPr="00901439">
        <w:t>├── dt=2001-01-01/</w:t>
      </w:r>
    </w:p>
    <w:p w:rsidR="00AD156C" w:rsidRPr="00901439" w:rsidRDefault="00AD156C" w:rsidP="00AD67B4">
      <w:pPr>
        <w:autoSpaceDE w:val="0"/>
        <w:autoSpaceDN w:val="0"/>
        <w:adjustRightInd w:val="0"/>
        <w:spacing w:before="0" w:after="0" w:line="240" w:lineRule="auto"/>
      </w:pPr>
      <w:r w:rsidRPr="00901439">
        <w:t>│ ├── country=GB/</w:t>
      </w:r>
    </w:p>
    <w:p w:rsidR="00AD156C" w:rsidRPr="00901439" w:rsidRDefault="00AD156C" w:rsidP="00AD67B4">
      <w:pPr>
        <w:autoSpaceDE w:val="0"/>
        <w:autoSpaceDN w:val="0"/>
        <w:adjustRightInd w:val="0"/>
        <w:spacing w:before="0" w:after="0" w:line="240" w:lineRule="auto"/>
      </w:pPr>
      <w:r w:rsidRPr="00901439">
        <w:t>│ │ ├── file1</w:t>
      </w:r>
    </w:p>
    <w:p w:rsidR="00AD156C" w:rsidRPr="00901439" w:rsidRDefault="00AD156C" w:rsidP="00AD67B4">
      <w:pPr>
        <w:autoSpaceDE w:val="0"/>
        <w:autoSpaceDN w:val="0"/>
        <w:adjustRightInd w:val="0"/>
        <w:spacing w:before="0" w:after="0" w:line="240" w:lineRule="auto"/>
      </w:pPr>
      <w:r w:rsidRPr="00901439">
        <w:t>│ │ └── file2</w:t>
      </w:r>
    </w:p>
    <w:p w:rsidR="00AD156C" w:rsidRPr="00901439" w:rsidRDefault="00AD156C" w:rsidP="00AD67B4">
      <w:pPr>
        <w:autoSpaceDE w:val="0"/>
        <w:autoSpaceDN w:val="0"/>
        <w:adjustRightInd w:val="0"/>
        <w:spacing w:before="0" w:after="0" w:line="240" w:lineRule="auto"/>
      </w:pPr>
      <w:r w:rsidRPr="00901439">
        <w:t>│ └── country=US/</w:t>
      </w:r>
    </w:p>
    <w:p w:rsidR="00AD156C" w:rsidRPr="00901439" w:rsidRDefault="00AD156C" w:rsidP="00AD67B4">
      <w:pPr>
        <w:autoSpaceDE w:val="0"/>
        <w:autoSpaceDN w:val="0"/>
        <w:adjustRightInd w:val="0"/>
        <w:spacing w:before="0" w:after="0" w:line="240" w:lineRule="auto"/>
      </w:pPr>
      <w:r w:rsidRPr="00901439">
        <w:t>│ └── file3</w:t>
      </w:r>
    </w:p>
    <w:p w:rsidR="00AD156C" w:rsidRPr="00901439" w:rsidRDefault="00AD156C" w:rsidP="00AD67B4">
      <w:pPr>
        <w:autoSpaceDE w:val="0"/>
        <w:autoSpaceDN w:val="0"/>
        <w:adjustRightInd w:val="0"/>
        <w:spacing w:before="0" w:after="0" w:line="240" w:lineRule="auto"/>
      </w:pPr>
      <w:r w:rsidRPr="00901439">
        <w:t>└── dt=2001-01-02/</w:t>
      </w:r>
    </w:p>
    <w:p w:rsidR="00AD156C" w:rsidRPr="00901439" w:rsidRDefault="00AD156C" w:rsidP="00AD67B4">
      <w:pPr>
        <w:autoSpaceDE w:val="0"/>
        <w:autoSpaceDN w:val="0"/>
        <w:adjustRightInd w:val="0"/>
        <w:spacing w:before="0" w:after="0" w:line="240" w:lineRule="auto"/>
      </w:pPr>
      <w:r w:rsidRPr="00901439">
        <w:t>├── country=GB/</w:t>
      </w:r>
    </w:p>
    <w:p w:rsidR="00AD156C" w:rsidRPr="00901439" w:rsidRDefault="00AD156C" w:rsidP="00AD67B4">
      <w:pPr>
        <w:autoSpaceDE w:val="0"/>
        <w:autoSpaceDN w:val="0"/>
        <w:adjustRightInd w:val="0"/>
        <w:spacing w:before="0" w:after="0" w:line="240" w:lineRule="auto"/>
      </w:pPr>
      <w:r w:rsidRPr="00901439">
        <w:t>│ └── file4</w:t>
      </w:r>
    </w:p>
    <w:p w:rsidR="00AD156C" w:rsidRPr="00901439" w:rsidRDefault="00AD156C" w:rsidP="00AD67B4">
      <w:pPr>
        <w:autoSpaceDE w:val="0"/>
        <w:autoSpaceDN w:val="0"/>
        <w:adjustRightInd w:val="0"/>
        <w:spacing w:before="0" w:after="0" w:line="240" w:lineRule="auto"/>
      </w:pPr>
      <w:r w:rsidRPr="00901439">
        <w:t>└── country=US/</w:t>
      </w:r>
    </w:p>
    <w:p w:rsidR="00AD156C" w:rsidRPr="00901439" w:rsidRDefault="00AD156C" w:rsidP="00AD67B4">
      <w:pPr>
        <w:autoSpaceDE w:val="0"/>
        <w:autoSpaceDN w:val="0"/>
        <w:adjustRightInd w:val="0"/>
        <w:spacing w:before="0" w:after="0" w:line="240" w:lineRule="auto"/>
      </w:pPr>
      <w:r w:rsidRPr="00901439">
        <w:t>├── file5</w:t>
      </w:r>
    </w:p>
    <w:p w:rsidR="00AD156C" w:rsidRDefault="00AD156C" w:rsidP="00AD67B4">
      <w:pPr>
        <w:autoSpaceDE w:val="0"/>
        <w:autoSpaceDN w:val="0"/>
        <w:adjustRightInd w:val="0"/>
        <w:spacing w:before="0" w:after="0" w:line="240" w:lineRule="auto"/>
      </w:pPr>
      <w:r w:rsidRPr="00901439">
        <w:t>└── file6</w:t>
      </w:r>
    </w:p>
    <w:p w:rsidR="00250BD1" w:rsidRPr="00901439" w:rsidRDefault="00250BD1" w:rsidP="00AD67B4">
      <w:pPr>
        <w:autoSpaceDE w:val="0"/>
        <w:autoSpaceDN w:val="0"/>
        <w:adjustRightInd w:val="0"/>
        <w:spacing w:before="0" w:after="0" w:line="240" w:lineRule="auto"/>
      </w:pPr>
    </w:p>
    <w:p w:rsidR="00AD156C" w:rsidRPr="00901439" w:rsidRDefault="00AD156C" w:rsidP="00AD67B4">
      <w:pPr>
        <w:autoSpaceDE w:val="0"/>
        <w:autoSpaceDN w:val="0"/>
        <w:adjustRightInd w:val="0"/>
        <w:spacing w:before="0" w:after="0" w:line="240" w:lineRule="auto"/>
      </w:pPr>
      <w:r w:rsidRPr="00901439">
        <w:t>The logs table has two date partitions (2001-01-01 and 2001-01-02, corresponding to subdirectoriescalled dt=2001-01-01 and dt=2001-01-02); and two country subpartitions (GB and US, corresponding tonested subdirectories called country=GB and country=US).</w:t>
      </w:r>
    </w:p>
    <w:p w:rsidR="007B0546" w:rsidRDefault="007B0546" w:rsidP="00AD67B4">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The datafiles reside in the leaf directories. We can ask Hive for the partitions in a table usingSHOW PARTITIONS:</w:t>
      </w:r>
    </w:p>
    <w:p w:rsidR="007B0546" w:rsidRPr="00901439" w:rsidRDefault="007B0546" w:rsidP="00AD67B4">
      <w:pPr>
        <w:autoSpaceDE w:val="0"/>
        <w:autoSpaceDN w:val="0"/>
        <w:adjustRightInd w:val="0"/>
        <w:spacing w:before="0" w:after="0" w:line="240" w:lineRule="auto"/>
      </w:pPr>
    </w:p>
    <w:p w:rsidR="00AD156C" w:rsidRPr="00901439" w:rsidRDefault="00AD156C" w:rsidP="00B96A8D">
      <w:pPr>
        <w:spacing w:before="0" w:after="0"/>
      </w:pPr>
      <w:r w:rsidRPr="00B96A8D">
        <w:rPr>
          <w:i/>
          <w:color w:val="0070C0"/>
          <w:lang w:bidi="ar-SA"/>
        </w:rPr>
        <w:t>hive&gt; SHOW PARTITIONS logs;</w:t>
      </w:r>
    </w:p>
    <w:p w:rsidR="00AD156C" w:rsidRPr="00901439" w:rsidRDefault="00AD156C" w:rsidP="00AD67B4">
      <w:pPr>
        <w:autoSpaceDE w:val="0"/>
        <w:autoSpaceDN w:val="0"/>
        <w:adjustRightInd w:val="0"/>
        <w:spacing w:before="0" w:after="0" w:line="240" w:lineRule="auto"/>
      </w:pPr>
      <w:r w:rsidRPr="00901439">
        <w:t>dt=2001-01-01/country=GB</w:t>
      </w:r>
    </w:p>
    <w:p w:rsidR="00AD156C" w:rsidRPr="00901439" w:rsidRDefault="00AD156C" w:rsidP="00AD67B4">
      <w:pPr>
        <w:autoSpaceDE w:val="0"/>
        <w:autoSpaceDN w:val="0"/>
        <w:adjustRightInd w:val="0"/>
        <w:spacing w:before="0" w:after="0" w:line="240" w:lineRule="auto"/>
      </w:pPr>
      <w:r w:rsidRPr="00901439">
        <w:t>dt=2001-01-01/country=US</w:t>
      </w:r>
    </w:p>
    <w:p w:rsidR="00AD156C" w:rsidRPr="00901439" w:rsidRDefault="00AD156C" w:rsidP="00AD67B4">
      <w:pPr>
        <w:autoSpaceDE w:val="0"/>
        <w:autoSpaceDN w:val="0"/>
        <w:adjustRightInd w:val="0"/>
        <w:spacing w:before="0" w:after="0" w:line="240" w:lineRule="auto"/>
      </w:pPr>
      <w:r w:rsidRPr="00901439">
        <w:t>dt=2001-01-02/country=GB</w:t>
      </w:r>
    </w:p>
    <w:p w:rsidR="00AD156C" w:rsidRDefault="00AD156C" w:rsidP="00AD67B4">
      <w:pPr>
        <w:autoSpaceDE w:val="0"/>
        <w:autoSpaceDN w:val="0"/>
        <w:adjustRightInd w:val="0"/>
        <w:spacing w:before="0" w:after="0" w:line="240" w:lineRule="auto"/>
      </w:pPr>
      <w:r w:rsidRPr="00901439">
        <w:t>dt=2001-01-02/country=US</w:t>
      </w:r>
    </w:p>
    <w:p w:rsidR="007B0546" w:rsidRPr="00901439" w:rsidRDefault="007B0546" w:rsidP="00AD67B4">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One thing to bear in mind is that the column definitions in the PARTITIONED BY clause are full-fledgedtable columns, called partition columns; however, the data files do not contain values for these columns,since they are derived from the directory names.</w:t>
      </w:r>
    </w:p>
    <w:p w:rsidR="007B0546" w:rsidRPr="00901439" w:rsidRDefault="007B0546" w:rsidP="00AD67B4">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You can use partition columns in SELECT statements in the usual way. Hive performs input pruning toscan only the relevant partitions.For example:</w:t>
      </w:r>
    </w:p>
    <w:p w:rsidR="007B0546" w:rsidRPr="00901439" w:rsidRDefault="007B0546" w:rsidP="00AD67B4">
      <w:pPr>
        <w:autoSpaceDE w:val="0"/>
        <w:autoSpaceDN w:val="0"/>
        <w:adjustRightInd w:val="0"/>
        <w:spacing w:before="0" w:after="0" w:line="240" w:lineRule="auto"/>
      </w:pPr>
    </w:p>
    <w:p w:rsidR="00AD156C" w:rsidRDefault="00AD156C" w:rsidP="00AD67B4">
      <w:pPr>
        <w:autoSpaceDE w:val="0"/>
        <w:autoSpaceDN w:val="0"/>
        <w:adjustRightInd w:val="0"/>
        <w:spacing w:before="0" w:after="0" w:line="240" w:lineRule="auto"/>
      </w:pPr>
      <w:r w:rsidRPr="00901439">
        <w:t>SELECT ts, dt, line FROM logs WHERE country='GB';</w:t>
      </w:r>
    </w:p>
    <w:p w:rsidR="007B0546" w:rsidRPr="00901439" w:rsidRDefault="007B0546" w:rsidP="00AD67B4">
      <w:pPr>
        <w:autoSpaceDE w:val="0"/>
        <w:autoSpaceDN w:val="0"/>
        <w:adjustRightInd w:val="0"/>
        <w:spacing w:before="0" w:after="0" w:line="240" w:lineRule="auto"/>
      </w:pPr>
    </w:p>
    <w:p w:rsidR="00AD156C" w:rsidRPr="00901439" w:rsidRDefault="00FA1A19" w:rsidP="00AD67B4">
      <w:pPr>
        <w:autoSpaceDE w:val="0"/>
        <w:autoSpaceDN w:val="0"/>
        <w:adjustRightInd w:val="0"/>
        <w:spacing w:before="0" w:after="0" w:line="240" w:lineRule="auto"/>
      </w:pPr>
      <w:r>
        <w:t>W</w:t>
      </w:r>
      <w:r w:rsidR="00AD156C" w:rsidRPr="00901439">
        <w:t>ill only scan file1, file2, and file4. Notice, too, that the query returns the values of the dt partition</w:t>
      </w:r>
    </w:p>
    <w:p w:rsidR="00AD156C" w:rsidRDefault="00AD156C" w:rsidP="00AD67B4">
      <w:pPr>
        <w:autoSpaceDE w:val="0"/>
        <w:autoSpaceDN w:val="0"/>
        <w:adjustRightInd w:val="0"/>
        <w:spacing w:before="0" w:after="0" w:line="240" w:lineRule="auto"/>
      </w:pPr>
      <w:r w:rsidRPr="00901439">
        <w:t>column, which Hive reads from the directory names since they are not in the datafiles.</w:t>
      </w:r>
    </w:p>
    <w:p w:rsidR="00FA1A19" w:rsidRDefault="00FA1A19" w:rsidP="00AD67B4">
      <w:pPr>
        <w:autoSpaceDE w:val="0"/>
        <w:autoSpaceDN w:val="0"/>
        <w:adjustRightInd w:val="0"/>
        <w:spacing w:before="0" w:after="0" w:line="240" w:lineRule="auto"/>
      </w:pPr>
    </w:p>
    <w:p w:rsidR="00FA1A19" w:rsidRDefault="00FA1A19" w:rsidP="00FA1A19">
      <w:pPr>
        <w:autoSpaceDE w:val="0"/>
        <w:autoSpaceDN w:val="0"/>
        <w:adjustRightInd w:val="0"/>
        <w:spacing w:before="0" w:after="0" w:line="240" w:lineRule="auto"/>
      </w:pPr>
      <w:r>
        <w:t>Dynamic partition allow us not to specify partition column value each time. the approach we follows is as below:</w:t>
      </w:r>
    </w:p>
    <w:p w:rsidR="00FA1A19" w:rsidRDefault="00FA1A19" w:rsidP="00FA1A19">
      <w:pPr>
        <w:autoSpaceDE w:val="0"/>
        <w:autoSpaceDN w:val="0"/>
        <w:adjustRightInd w:val="0"/>
        <w:spacing w:before="0" w:after="0" w:line="240" w:lineRule="auto"/>
      </w:pPr>
    </w:p>
    <w:p w:rsidR="00FA1A19" w:rsidRDefault="00B13448" w:rsidP="00B13448">
      <w:pPr>
        <w:pStyle w:val="ListParagraph"/>
        <w:numPr>
          <w:ilvl w:val="0"/>
          <w:numId w:val="115"/>
        </w:numPr>
        <w:autoSpaceDE w:val="0"/>
        <w:autoSpaceDN w:val="0"/>
        <w:adjustRightInd w:val="0"/>
        <w:spacing w:before="0" w:after="0" w:line="240" w:lineRule="auto"/>
      </w:pPr>
      <w:r>
        <w:t>C</w:t>
      </w:r>
      <w:r w:rsidR="00FA1A19">
        <w:t>reate a non-partitioned table t2 and insert data into it.</w:t>
      </w:r>
    </w:p>
    <w:p w:rsidR="00FA1A19" w:rsidRDefault="00B13448" w:rsidP="00B13448">
      <w:pPr>
        <w:pStyle w:val="ListParagraph"/>
        <w:numPr>
          <w:ilvl w:val="0"/>
          <w:numId w:val="115"/>
        </w:numPr>
        <w:autoSpaceDE w:val="0"/>
        <w:autoSpaceDN w:val="0"/>
        <w:adjustRightInd w:val="0"/>
        <w:spacing w:before="0" w:after="0" w:line="240" w:lineRule="auto"/>
      </w:pPr>
      <w:r>
        <w:t>N</w:t>
      </w:r>
      <w:r w:rsidR="00FA1A19">
        <w:t>ow create a table t1 partitioned on intended column(say country).</w:t>
      </w:r>
    </w:p>
    <w:p w:rsidR="00FA1A19" w:rsidRDefault="00B13448" w:rsidP="00B13448">
      <w:pPr>
        <w:pStyle w:val="ListParagraph"/>
        <w:numPr>
          <w:ilvl w:val="0"/>
          <w:numId w:val="115"/>
        </w:numPr>
        <w:autoSpaceDE w:val="0"/>
        <w:autoSpaceDN w:val="0"/>
        <w:adjustRightInd w:val="0"/>
        <w:spacing w:before="0" w:after="0" w:line="240" w:lineRule="auto"/>
      </w:pPr>
      <w:r>
        <w:t>L</w:t>
      </w:r>
      <w:r w:rsidR="00FA1A19">
        <w:t xml:space="preserve">oad data in t1 </w:t>
      </w:r>
      <w:r>
        <w:t>to</w:t>
      </w:r>
      <w:r w:rsidR="00FA1A19">
        <w:t xml:space="preserve"> t2 as below:</w:t>
      </w:r>
    </w:p>
    <w:p w:rsidR="00FA1A19" w:rsidRPr="00B96A8D" w:rsidRDefault="00FA1A19" w:rsidP="00B96A8D">
      <w:pPr>
        <w:spacing w:before="0" w:after="0"/>
        <w:ind w:firstLine="360"/>
        <w:rPr>
          <w:i/>
          <w:color w:val="0070C0"/>
          <w:lang w:bidi="ar-SA"/>
        </w:rPr>
      </w:pPr>
      <w:r w:rsidRPr="00B96A8D">
        <w:rPr>
          <w:i/>
          <w:color w:val="0070C0"/>
          <w:lang w:bidi="ar-SA"/>
        </w:rPr>
        <w:t>hive&gt; INSERT INTO TABLE t2 PARTITION(country) SELECT * from T1;</w:t>
      </w:r>
    </w:p>
    <w:p w:rsidR="00FA1A19" w:rsidRPr="00901439" w:rsidRDefault="00B96A8D" w:rsidP="00B96A8D">
      <w:pPr>
        <w:pStyle w:val="ListParagraph"/>
        <w:numPr>
          <w:ilvl w:val="0"/>
          <w:numId w:val="115"/>
        </w:numPr>
        <w:autoSpaceDE w:val="0"/>
        <w:autoSpaceDN w:val="0"/>
        <w:adjustRightInd w:val="0"/>
        <w:spacing w:before="0" w:after="0" w:line="240" w:lineRule="auto"/>
      </w:pPr>
      <w:r>
        <w:t>M</w:t>
      </w:r>
      <w:r w:rsidR="00FA1A19">
        <w:t xml:space="preserve">ake sure that partitioned column is always the last one in </w:t>
      </w:r>
      <w:r w:rsidR="008455DF">
        <w:t>non-partitioned</w:t>
      </w:r>
      <w:r w:rsidR="00FA1A19">
        <w:t xml:space="preserve"> table(as we are having country column in t2)</w:t>
      </w:r>
    </w:p>
    <w:p w:rsidR="00DD12C6" w:rsidRPr="00901439" w:rsidRDefault="00DD12C6" w:rsidP="00AD67B4">
      <w:pPr>
        <w:autoSpaceDE w:val="0"/>
        <w:autoSpaceDN w:val="0"/>
        <w:adjustRightInd w:val="0"/>
        <w:spacing w:before="0" w:after="0" w:line="240" w:lineRule="auto"/>
      </w:pPr>
    </w:p>
    <w:p w:rsidR="00DD12C6" w:rsidRPr="00901439" w:rsidRDefault="00DD12C6" w:rsidP="00DD12C6">
      <w:pPr>
        <w:autoSpaceDE w:val="0"/>
        <w:autoSpaceDN w:val="0"/>
        <w:adjustRightInd w:val="0"/>
        <w:spacing w:before="0" w:after="0" w:line="240" w:lineRule="auto"/>
        <w:rPr>
          <w:rFonts w:cs="Calibri"/>
          <w:sz w:val="22"/>
          <w:szCs w:val="22"/>
          <w:lang w:bidi="ar-SA"/>
        </w:rPr>
      </w:pPr>
    </w:p>
    <w:p w:rsidR="00DD12C6" w:rsidRPr="00901439" w:rsidRDefault="00DD12C6" w:rsidP="00DD12C6">
      <w:pPr>
        <w:pStyle w:val="Heading2"/>
        <w:shd w:val="clear" w:color="auto" w:fill="FFFFFF"/>
        <w:autoSpaceDE w:val="0"/>
        <w:autoSpaceDN w:val="0"/>
        <w:adjustRightInd w:val="0"/>
        <w:spacing w:before="0" w:line="240" w:lineRule="auto"/>
        <w:textAlignment w:val="baseline"/>
        <w:rPr>
          <w:rFonts w:cs="Calibri"/>
          <w:lang w:bidi="ar-SA"/>
        </w:rPr>
      </w:pPr>
      <w:bookmarkStart w:id="105" w:name="_Toc481554722"/>
      <w:r w:rsidRPr="00901439">
        <w:rPr>
          <w:rFonts w:ascii="Calibri,Bold" w:hAnsi="Calibri,Bold" w:cs="Calibri,Bold"/>
          <w:bCs/>
          <w:lang w:bidi="ar-SA"/>
        </w:rPr>
        <w:t>BUCKETS</w:t>
      </w:r>
      <w:bookmarkEnd w:id="105"/>
    </w:p>
    <w:p w:rsidR="00DD12C6" w:rsidRPr="00901439" w:rsidRDefault="00DD12C6" w:rsidP="00DD12C6">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There are two reasons why you might want to organize your tables (or partitions) into buckets. The firstis to enable more efficient queries. Bucketing imposes extra structure on the table, which Hive can takeadvantage of when performing certain queries. In particular, a join of two tables that are bucketed onthe same columns — which include the join columns — can be efficiently implemented as a map-sidejoin.</w:t>
      </w:r>
    </w:p>
    <w:p w:rsidR="003902AB" w:rsidRPr="00901439" w:rsidRDefault="003902AB" w:rsidP="00F719A3">
      <w:pPr>
        <w:autoSpaceDE w:val="0"/>
        <w:autoSpaceDN w:val="0"/>
        <w:adjustRightInd w:val="0"/>
        <w:spacing w:before="0" w:after="0" w:line="240" w:lineRule="auto"/>
        <w:rPr>
          <w:rFonts w:cs="Calibri"/>
          <w:sz w:val="22"/>
          <w:szCs w:val="22"/>
          <w:lang w:bidi="ar-SA"/>
        </w:rPr>
      </w:pPr>
    </w:p>
    <w:p w:rsidR="003902AB"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The second reason to bucket a table is to make sampling more efficient. When working with largedatasets, it is very convenient to try out queries on a fraction of your dataset while you are in theprocess of developing or refining them. We will see how to do efficient sampling at the end of thissection. First, let’s see how to tell Hive that a table should be bucketed. </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We use the CLUSTERED BYclause to specify the columns to bucket on and the number of buckets:</w:t>
      </w:r>
    </w:p>
    <w:p w:rsidR="003902AB" w:rsidRDefault="003902AB" w:rsidP="00F719A3">
      <w:pPr>
        <w:autoSpaceDE w:val="0"/>
        <w:autoSpaceDN w:val="0"/>
        <w:adjustRightInd w:val="0"/>
        <w:spacing w:before="0" w:after="0" w:line="240" w:lineRule="auto"/>
        <w:rPr>
          <w:rFonts w:cs="Calibri"/>
          <w:sz w:val="22"/>
          <w:szCs w:val="22"/>
          <w:lang w:bidi="ar-SA"/>
        </w:rPr>
      </w:pPr>
    </w:p>
    <w:p w:rsidR="00AD156C" w:rsidRPr="003902AB" w:rsidRDefault="00AD156C" w:rsidP="003902AB">
      <w:pPr>
        <w:spacing w:before="0" w:after="0"/>
        <w:ind w:firstLine="360"/>
        <w:rPr>
          <w:i/>
          <w:color w:val="0070C0"/>
          <w:lang w:bidi="ar-SA"/>
        </w:rPr>
      </w:pPr>
      <w:r w:rsidRPr="003902AB">
        <w:rPr>
          <w:i/>
          <w:color w:val="0070C0"/>
          <w:lang w:bidi="ar-SA"/>
        </w:rPr>
        <w:t>CREATE TABLE bucketed_users (id INT, name STRING)</w:t>
      </w:r>
    </w:p>
    <w:p w:rsidR="00AD156C" w:rsidRPr="003902AB" w:rsidRDefault="00AD156C" w:rsidP="003902AB">
      <w:pPr>
        <w:spacing w:before="0" w:after="0"/>
        <w:ind w:firstLine="360"/>
        <w:rPr>
          <w:i/>
          <w:color w:val="0070C0"/>
          <w:lang w:bidi="ar-SA"/>
        </w:rPr>
      </w:pPr>
      <w:r w:rsidRPr="003902AB">
        <w:rPr>
          <w:i/>
          <w:color w:val="0070C0"/>
          <w:lang w:bidi="ar-SA"/>
        </w:rPr>
        <w:t>CLUSTERED BY (id) INTO 4 BUCKETS;</w:t>
      </w:r>
    </w:p>
    <w:p w:rsidR="003902AB" w:rsidRPr="00901439" w:rsidRDefault="003902AB"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Here we are using the user ID to determine the bucket (which Hive does by hashing the value andreducing modulo the number of buckets), so any particular bucket will effectively have a random set ofusers in it. In the map-side join case, where the two tables are bucketed in the same way, a mapperprocessing a bucket of the left table knows that the matching rows in the right table are in itscorresponding bucket, so it need only retrieve that bucket (which is a small fraction of all the data storedin the right table) to effect the join. This optimization also works when the number of buckets in the twotables are multiples of each other; they do not have to have exactly the same number of buckets.</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data within a bucket may additionally be sorted by one or more columns. This allows even moreefficient map-side joins, since the join of each bucket becomes an efficient merge sort. The syntax fordeclaring that a table has sorted buckets is:</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3154D9" w:rsidRDefault="00AD156C" w:rsidP="003154D9">
      <w:pPr>
        <w:spacing w:before="0" w:after="0"/>
        <w:ind w:firstLine="360"/>
        <w:rPr>
          <w:i/>
          <w:color w:val="0070C0"/>
          <w:lang w:bidi="ar-SA"/>
        </w:rPr>
      </w:pPr>
      <w:r w:rsidRPr="003154D9">
        <w:rPr>
          <w:i/>
          <w:color w:val="0070C0"/>
          <w:lang w:bidi="ar-SA"/>
        </w:rPr>
        <w:t>CREATE TABLE bucketed_users (id INT, name STRING)</w:t>
      </w:r>
    </w:p>
    <w:p w:rsidR="00AD156C" w:rsidRPr="003154D9" w:rsidRDefault="00AD156C" w:rsidP="003154D9">
      <w:pPr>
        <w:spacing w:before="0" w:after="0"/>
        <w:ind w:firstLine="360"/>
        <w:rPr>
          <w:i/>
          <w:color w:val="0070C0"/>
          <w:lang w:bidi="ar-SA"/>
        </w:rPr>
      </w:pPr>
      <w:r w:rsidRPr="003154D9">
        <w:rPr>
          <w:i/>
          <w:color w:val="0070C0"/>
          <w:lang w:bidi="ar-SA"/>
        </w:rPr>
        <w:t>CLUSTERED BY (id) SORTED BY (id ASC) INTO 4 BUCKETS;</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How can we make sure the data in our table is bucketed? Although it’s possible to load data generatedoutside Hive into a bucketed table, it’s often easier to get Hive to do the bucketing, usually from anexisting table.</w:t>
      </w:r>
    </w:p>
    <w:p w:rsidR="003154D9" w:rsidRDefault="003154D9"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WARNING</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Hive does not check that the buckets in the datafiles on disk are consistent with the buckets in the tabledefinition (either in number or on the basis of bucketing columns). If there is a mismatch, you may getan error or undefined behavior at query time. For this reason, it is advisable to get Hive to perform thebucketing.Take an unbucketed users table:</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3154D9" w:rsidRDefault="00AD156C" w:rsidP="003154D9">
      <w:pPr>
        <w:spacing w:before="0" w:after="0"/>
        <w:ind w:firstLine="360"/>
        <w:rPr>
          <w:i/>
          <w:color w:val="0070C0"/>
          <w:lang w:bidi="ar-SA"/>
        </w:rPr>
      </w:pPr>
      <w:r w:rsidRPr="003154D9">
        <w:rPr>
          <w:i/>
          <w:color w:val="0070C0"/>
          <w:lang w:bidi="ar-SA"/>
        </w:rPr>
        <w:t>hive&gt; SELECT * FROM users;</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 Nat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2 Joe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3 Kay</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4 Ann</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To populate the bucketed table, we need to set the </w:t>
      </w:r>
      <w:r w:rsidRPr="003154D9">
        <w:rPr>
          <w:rFonts w:cs="Calibri"/>
          <w:b/>
          <w:sz w:val="22"/>
          <w:szCs w:val="22"/>
          <w:lang w:bidi="ar-SA"/>
        </w:rPr>
        <w:t>hive.enforce.bucketing</w:t>
      </w:r>
      <w:r w:rsidRPr="00901439">
        <w:rPr>
          <w:rFonts w:cs="Calibri"/>
          <w:sz w:val="22"/>
          <w:szCs w:val="22"/>
          <w:lang w:bidi="ar-SA"/>
        </w:rPr>
        <w:t xml:space="preserve"> property to true so that Hiveknows to create the number of buckets declared in the table definition. Then it is just a matter of usingthe INSERT command:</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3154D9" w:rsidRDefault="00AD156C" w:rsidP="003154D9">
      <w:pPr>
        <w:spacing w:before="0" w:after="0"/>
        <w:ind w:firstLine="360"/>
        <w:rPr>
          <w:i/>
          <w:color w:val="0070C0"/>
          <w:lang w:bidi="ar-SA"/>
        </w:rPr>
      </w:pPr>
      <w:r w:rsidRPr="003154D9">
        <w:rPr>
          <w:i/>
          <w:color w:val="0070C0"/>
          <w:lang w:bidi="ar-SA"/>
        </w:rPr>
        <w:t>INSERT OVERWRITE TABLE bucketed_users</w:t>
      </w:r>
    </w:p>
    <w:p w:rsidR="00AD156C" w:rsidRPr="003154D9" w:rsidRDefault="00AD156C" w:rsidP="003154D9">
      <w:pPr>
        <w:spacing w:before="0" w:after="0"/>
        <w:ind w:firstLine="360"/>
        <w:rPr>
          <w:i/>
          <w:color w:val="0070C0"/>
          <w:lang w:bidi="ar-SA"/>
        </w:rPr>
      </w:pPr>
      <w:r w:rsidRPr="003154D9">
        <w:rPr>
          <w:i/>
          <w:color w:val="0070C0"/>
          <w:lang w:bidi="ar-SA"/>
        </w:rPr>
        <w:t>SELECT * FROM users;</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Physically, each bucket is just a file in the table (or partition) directory. The filename is not important,but bucket n is the nth file when arranged in lexicographic order. In fact, buckets correspond toMapReduce output file partitions: a job will produce as many buckets (output files) as reduce tasks. Wecan see this by looking at the layout of the bucketed_users table we just created. Running thiscommand:</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3154D9" w:rsidRDefault="00AD156C" w:rsidP="003154D9">
      <w:pPr>
        <w:spacing w:before="0" w:after="0"/>
        <w:ind w:firstLine="360"/>
        <w:rPr>
          <w:i/>
          <w:color w:val="0070C0"/>
          <w:lang w:bidi="ar-SA"/>
        </w:rPr>
      </w:pPr>
      <w:r w:rsidRPr="003154D9">
        <w:rPr>
          <w:i/>
          <w:color w:val="0070C0"/>
          <w:lang w:bidi="ar-SA"/>
        </w:rPr>
        <w:t>hive&gt; dfs -ls /user/hive/warehouse/bucketed_users;</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shows that four files were created, with the following names (the names are generated by Hive):</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000000_0</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000001_0</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000002_0</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000003_0</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first bucket contains the users with IDs 0 and 4, since for an INT the hash is the integer itself, andthe value is reduced modulo the number of buckets — four, in this case:</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196470" w:rsidRDefault="00AD156C" w:rsidP="00196470">
      <w:pPr>
        <w:spacing w:before="0" w:after="0"/>
        <w:ind w:firstLine="360"/>
        <w:rPr>
          <w:i/>
          <w:color w:val="0070C0"/>
          <w:lang w:bidi="ar-SA"/>
        </w:rPr>
      </w:pPr>
      <w:r w:rsidRPr="00196470">
        <w:rPr>
          <w:i/>
          <w:color w:val="0070C0"/>
          <w:lang w:bidi="ar-SA"/>
        </w:rPr>
        <w:t>hive&gt; dfs -cat /user/hive/warehouse/bucketed_users/000000_0;</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0Nat</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4Ann</w:t>
      </w:r>
    </w:p>
    <w:p w:rsidR="003154D9" w:rsidRPr="00901439" w:rsidRDefault="003154D9"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We can see the same thing by sampling the table using the TABLESAMPLE clause, which restricts the</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query to a fraction of the buckets in the table rather than the whole table:</w:t>
      </w:r>
    </w:p>
    <w:p w:rsidR="00196470" w:rsidRPr="00901439" w:rsidRDefault="00196470" w:rsidP="00F719A3">
      <w:pPr>
        <w:autoSpaceDE w:val="0"/>
        <w:autoSpaceDN w:val="0"/>
        <w:adjustRightInd w:val="0"/>
        <w:spacing w:before="0" w:after="0" w:line="240" w:lineRule="auto"/>
        <w:rPr>
          <w:rFonts w:cs="Calibri"/>
          <w:sz w:val="22"/>
          <w:szCs w:val="22"/>
          <w:lang w:bidi="ar-SA"/>
        </w:rPr>
      </w:pPr>
    </w:p>
    <w:p w:rsidR="00AD156C" w:rsidRPr="00196470" w:rsidRDefault="00AD156C" w:rsidP="00196470">
      <w:pPr>
        <w:spacing w:before="0" w:after="0"/>
        <w:ind w:firstLine="360"/>
        <w:rPr>
          <w:i/>
          <w:color w:val="0070C0"/>
          <w:lang w:bidi="ar-SA"/>
        </w:rPr>
      </w:pPr>
      <w:r w:rsidRPr="00196470">
        <w:rPr>
          <w:i/>
          <w:color w:val="0070C0"/>
          <w:lang w:bidi="ar-SA"/>
        </w:rPr>
        <w:t>hive&gt; SELECT * FROM bucketed_users TABLESAMPLE (BUCKET 1 OUT OF 4 ON id);</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4 Ann</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 Nat</w:t>
      </w:r>
    </w:p>
    <w:p w:rsidR="00196470" w:rsidRPr="00901439" w:rsidRDefault="00196470"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Bucket numbering is 1-based, so this query retrieves all the users from the first of four buckets. For alarge, evenly distributed dataset, approximately one-quarter of the table’s rows would be returned. It’spossible to sample a number of buckets by specifying a different proportion (which need not be an exactmultiple of the number of buckets, as sampling is not intended to be a precise operation). For example,this query returns half of the buckets:</w:t>
      </w:r>
    </w:p>
    <w:p w:rsidR="00196470" w:rsidRPr="00901439" w:rsidRDefault="00196470" w:rsidP="00F719A3">
      <w:pPr>
        <w:autoSpaceDE w:val="0"/>
        <w:autoSpaceDN w:val="0"/>
        <w:adjustRightInd w:val="0"/>
        <w:spacing w:before="0" w:after="0" w:line="240" w:lineRule="auto"/>
        <w:rPr>
          <w:rFonts w:cs="Calibri"/>
          <w:sz w:val="22"/>
          <w:szCs w:val="22"/>
          <w:lang w:bidi="ar-SA"/>
        </w:rPr>
      </w:pPr>
    </w:p>
    <w:p w:rsidR="00AD156C" w:rsidRPr="00196470" w:rsidRDefault="00AD156C" w:rsidP="00196470">
      <w:pPr>
        <w:spacing w:before="0" w:after="0"/>
        <w:ind w:firstLine="360"/>
        <w:rPr>
          <w:i/>
          <w:color w:val="0070C0"/>
          <w:lang w:bidi="ar-SA"/>
        </w:rPr>
      </w:pPr>
      <w:r w:rsidRPr="00196470">
        <w:rPr>
          <w:i/>
          <w:color w:val="0070C0"/>
          <w:lang w:bidi="ar-SA"/>
        </w:rPr>
        <w:t>hive&gt; SELECT * FROM bucketed_users TABLESAMPLE(BUCKET 1 OUT OF 2 ON id);</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4 Ann</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0 Nat</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2 Joe</w:t>
      </w:r>
    </w:p>
    <w:p w:rsidR="00196470" w:rsidRPr="00901439" w:rsidRDefault="00196470"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Sampling a bucketed table is very efficient because the query only has to read the buckets that matchthe TABLESAMPLE clause. Contrast this with sampling a nonbucketed table using the rand() function,where the whole input dataset is scanned, even if only a very small sample is needed:</w:t>
      </w:r>
    </w:p>
    <w:p w:rsidR="00196470" w:rsidRPr="00901439" w:rsidRDefault="00196470" w:rsidP="00F719A3">
      <w:pPr>
        <w:autoSpaceDE w:val="0"/>
        <w:autoSpaceDN w:val="0"/>
        <w:adjustRightInd w:val="0"/>
        <w:spacing w:before="0" w:after="0" w:line="240" w:lineRule="auto"/>
        <w:rPr>
          <w:rFonts w:cs="Calibri"/>
          <w:sz w:val="22"/>
          <w:szCs w:val="22"/>
          <w:lang w:bidi="ar-SA"/>
        </w:rPr>
      </w:pPr>
    </w:p>
    <w:p w:rsidR="00AD156C" w:rsidRPr="00901439" w:rsidRDefault="00AD156C" w:rsidP="00196470">
      <w:pPr>
        <w:spacing w:before="0" w:after="0"/>
        <w:ind w:firstLine="360"/>
        <w:rPr>
          <w:rFonts w:cs="Calibri"/>
          <w:sz w:val="22"/>
          <w:szCs w:val="22"/>
          <w:lang w:bidi="ar-SA"/>
        </w:rPr>
      </w:pPr>
      <w:r w:rsidRPr="00196470">
        <w:rPr>
          <w:i/>
          <w:color w:val="0070C0"/>
          <w:lang w:bidi="ar-SA"/>
        </w:rPr>
        <w:t>hive&gt; SELECT * FROM users TABLESAMPLE(BUCKET 1 OUT OF 4 ON rand());</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2 Joe</w:t>
      </w:r>
    </w:p>
    <w:p w:rsidR="00196470" w:rsidRPr="00901439" w:rsidRDefault="00196470" w:rsidP="00196470">
      <w:pPr>
        <w:autoSpaceDE w:val="0"/>
        <w:autoSpaceDN w:val="0"/>
        <w:adjustRightInd w:val="0"/>
        <w:spacing w:before="0" w:after="0" w:line="240" w:lineRule="auto"/>
      </w:pPr>
    </w:p>
    <w:p w:rsidR="00196470" w:rsidRPr="00901439" w:rsidRDefault="00196470" w:rsidP="00196470">
      <w:pPr>
        <w:autoSpaceDE w:val="0"/>
        <w:autoSpaceDN w:val="0"/>
        <w:adjustRightInd w:val="0"/>
        <w:spacing w:before="0" w:after="0" w:line="240" w:lineRule="auto"/>
        <w:rPr>
          <w:rFonts w:cs="Calibri"/>
          <w:sz w:val="22"/>
          <w:szCs w:val="22"/>
          <w:lang w:bidi="ar-SA"/>
        </w:rPr>
      </w:pPr>
    </w:p>
    <w:p w:rsidR="00196470" w:rsidRPr="00901439" w:rsidRDefault="00196470" w:rsidP="00196470">
      <w:pPr>
        <w:pStyle w:val="Heading2"/>
        <w:shd w:val="clear" w:color="auto" w:fill="FFFFFF"/>
        <w:autoSpaceDE w:val="0"/>
        <w:autoSpaceDN w:val="0"/>
        <w:adjustRightInd w:val="0"/>
        <w:spacing w:before="0" w:line="240" w:lineRule="auto"/>
        <w:textAlignment w:val="baseline"/>
        <w:rPr>
          <w:rFonts w:cs="Calibri"/>
          <w:lang w:bidi="ar-SA"/>
        </w:rPr>
      </w:pPr>
      <w:bookmarkStart w:id="106" w:name="_Toc481554723"/>
      <w:r>
        <w:rPr>
          <w:rFonts w:ascii="Calibri,Bold" w:hAnsi="Calibri,Bold" w:cs="Calibri,Bold"/>
          <w:bCs/>
          <w:lang w:bidi="ar-SA"/>
        </w:rPr>
        <w:t>Serialization and De Serialization(SERDE)</w:t>
      </w:r>
      <w:bookmarkEnd w:id="106"/>
    </w:p>
    <w:p w:rsidR="00196470" w:rsidRPr="00901439" w:rsidRDefault="00196470" w:rsidP="00196470">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SerDe interface is extremely powerful for dealing with data with a complex schema. By utilizing</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SerDes, any dataset can be made queryable through Hive.</w:t>
      </w:r>
    </w:p>
    <w:p w:rsidR="00581251" w:rsidRPr="00901439" w:rsidRDefault="00581251"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SerDe interface allows you to instruct Hive as to how a record should be processed. A SerDe is a</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combination of a Serializer and a Deserializer (hence, Ser-De). The Deserializer interface takes a string orbinary representation of a record, and translates it into a Java object that Hive can manipulate.</w:t>
      </w:r>
    </w:p>
    <w:p w:rsidR="0076625D" w:rsidRDefault="0076625D"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Serializer, however, will take a Java object that Hive has been working with, and turn it intosomething that Hive can write to HDFS or another supported system. Commonly, Deserializers are usedat query time to execute SELECT statements, and Serializers are used when writing data, such as throughan INSERT-SELECT statement. Example of serde data for Hive are XML, JSON file etc.</w:t>
      </w:r>
    </w:p>
    <w:p w:rsidR="00581251" w:rsidRPr="00901439" w:rsidRDefault="00581251"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Hive uses SerDe (and FileFormat) to read and write table rows.</w:t>
      </w:r>
    </w:p>
    <w:p w:rsidR="00AD156C" w:rsidRPr="00581251" w:rsidRDefault="00AD156C" w:rsidP="00581251">
      <w:pPr>
        <w:pStyle w:val="ListParagraph"/>
        <w:numPr>
          <w:ilvl w:val="0"/>
          <w:numId w:val="116"/>
        </w:numPr>
        <w:autoSpaceDE w:val="0"/>
        <w:autoSpaceDN w:val="0"/>
        <w:adjustRightInd w:val="0"/>
        <w:spacing w:before="0" w:after="0" w:line="240" w:lineRule="auto"/>
        <w:rPr>
          <w:rFonts w:cs="Calibri"/>
          <w:sz w:val="22"/>
          <w:szCs w:val="22"/>
          <w:lang w:bidi="ar-SA"/>
        </w:rPr>
      </w:pPr>
      <w:r w:rsidRPr="00581251">
        <w:rPr>
          <w:rFonts w:cs="Calibri"/>
          <w:sz w:val="22"/>
          <w:szCs w:val="22"/>
          <w:lang w:bidi="ar-SA"/>
        </w:rPr>
        <w:t>HDFS files --&gt; InputFileFormat --&gt;&lt;key, value&gt; --&gt; Deserializer --&gt; Row object</w:t>
      </w:r>
    </w:p>
    <w:p w:rsidR="00AD156C" w:rsidRDefault="00AD156C" w:rsidP="00581251">
      <w:pPr>
        <w:pStyle w:val="ListParagraph"/>
        <w:numPr>
          <w:ilvl w:val="0"/>
          <w:numId w:val="116"/>
        </w:numPr>
        <w:autoSpaceDE w:val="0"/>
        <w:autoSpaceDN w:val="0"/>
        <w:adjustRightInd w:val="0"/>
        <w:spacing w:before="0" w:after="0" w:line="240" w:lineRule="auto"/>
        <w:rPr>
          <w:rFonts w:cs="Calibri"/>
          <w:sz w:val="22"/>
          <w:szCs w:val="22"/>
          <w:lang w:bidi="ar-SA"/>
        </w:rPr>
      </w:pPr>
      <w:r w:rsidRPr="00581251">
        <w:rPr>
          <w:rFonts w:cs="Calibri"/>
          <w:sz w:val="22"/>
          <w:szCs w:val="22"/>
          <w:lang w:bidi="ar-SA"/>
        </w:rPr>
        <w:t>Row object --&gt; Serializer --&gt;&lt;key, value&gt; --&gt; OutputFileFormat --&gt; HDFS files</w:t>
      </w:r>
    </w:p>
    <w:p w:rsidR="00581251" w:rsidRDefault="00581251" w:rsidP="00F719A3">
      <w:pPr>
        <w:autoSpaceDE w:val="0"/>
        <w:autoSpaceDN w:val="0"/>
        <w:adjustRightInd w:val="0"/>
        <w:spacing w:before="0" w:after="0" w:line="240" w:lineRule="auto"/>
        <w:rPr>
          <w:rFonts w:cs="Calibri"/>
          <w:sz w:val="22"/>
          <w:szCs w:val="22"/>
          <w:lang w:bidi="ar-SA"/>
        </w:rPr>
      </w:pP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Registration of Native SerDes</w:t>
      </w:r>
    </w:p>
    <w:p w:rsidR="00AD156C" w:rsidRPr="00901439" w:rsidRDefault="00AD156C" w:rsidP="00F719A3">
      <w:pPr>
        <w:autoSpaceDE w:val="0"/>
        <w:autoSpaceDN w:val="0"/>
        <w:adjustRightInd w:val="0"/>
        <w:spacing w:before="0" w:after="0" w:line="240" w:lineRule="auto"/>
        <w:rPr>
          <w:rFonts w:cs="Calibri"/>
          <w:color w:val="262626"/>
        </w:rPr>
      </w:pPr>
      <w:r w:rsidRPr="00901439">
        <w:rPr>
          <w:rFonts w:cs="Calibri"/>
          <w:sz w:val="22"/>
          <w:szCs w:val="22"/>
          <w:lang w:bidi="ar-SA"/>
        </w:rPr>
        <w:t>As of Hive 0.14 a registration mechanism has</w:t>
      </w:r>
      <w:r w:rsidRPr="00901439">
        <w:rPr>
          <w:rFonts w:cs="Calibri"/>
          <w:color w:val="262626"/>
        </w:rPr>
        <w:t xml:space="preserve"> been introduced for native Hive SerDes. This allows</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dynamic binding between a "STORED AS" keyword in place of a triplet of {SerDe, InputFormat, and</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OutputFormat} specification, in CreateTable statements.</w:t>
      </w:r>
    </w:p>
    <w:p w:rsidR="005D6CA9" w:rsidRPr="00901439" w:rsidRDefault="005D6CA9" w:rsidP="00F719A3">
      <w:pPr>
        <w:autoSpaceDE w:val="0"/>
        <w:autoSpaceDN w:val="0"/>
        <w:adjustRightInd w:val="0"/>
        <w:spacing w:before="0" w:after="0" w:line="240" w:lineRule="auto"/>
        <w:rPr>
          <w:rFonts w:cs="Calibri"/>
          <w:sz w:val="22"/>
          <w:szCs w:val="22"/>
          <w:lang w:bidi="ar-SA"/>
        </w:rPr>
      </w:pP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following mappings have been added through this registration mechanism:Syntax Equivalent</w:t>
      </w:r>
    </w:p>
    <w:p w:rsidR="005D6CA9" w:rsidRPr="00901439" w:rsidRDefault="005D6CA9" w:rsidP="00F719A3">
      <w:pPr>
        <w:autoSpaceDE w:val="0"/>
        <w:autoSpaceDN w:val="0"/>
        <w:adjustRightInd w:val="0"/>
        <w:spacing w:before="0" w:after="0" w:line="240" w:lineRule="auto"/>
        <w:rPr>
          <w:rFonts w:cs="Calibri"/>
          <w:sz w:val="22"/>
          <w:szCs w:val="22"/>
          <w:lang w:bidi="ar-SA"/>
        </w:rPr>
      </w:pPr>
    </w:p>
    <w:p w:rsidR="00AD156C" w:rsidRPr="005D6CA9" w:rsidRDefault="00AD156C" w:rsidP="005D6CA9">
      <w:pPr>
        <w:spacing w:before="0" w:after="0"/>
        <w:ind w:firstLine="360"/>
        <w:rPr>
          <w:i/>
          <w:color w:val="0070C0"/>
          <w:lang w:bidi="ar-SA"/>
        </w:rPr>
      </w:pPr>
      <w:r w:rsidRPr="005D6CA9">
        <w:rPr>
          <w:i/>
          <w:color w:val="0070C0"/>
          <w:lang w:bidi="ar-SA"/>
        </w:rPr>
        <w:t>STORED AS AVRO /STORED AS AVROFILE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ROW FORMAT 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'org.apache.hadoop.hive.serde2.avro.AvroSerDe'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STORED AS 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'org.apache.hadoop.hive.ql.io.avro.AvroContainerInputFormat'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OUTPUTFORMAT</w:t>
      </w:r>
    </w:p>
    <w:p w:rsidR="00AD156C"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'org.apache.hadoop.hive.ql.io.avro.AvroContainerOutputFormat'</w:t>
      </w:r>
    </w:p>
    <w:p w:rsidR="005D6CA9" w:rsidRPr="00901439" w:rsidRDefault="005D6CA9" w:rsidP="00F719A3">
      <w:pPr>
        <w:autoSpaceDE w:val="0"/>
        <w:autoSpaceDN w:val="0"/>
        <w:adjustRightInd w:val="0"/>
        <w:spacing w:before="0" w:after="0" w:line="240" w:lineRule="auto"/>
        <w:rPr>
          <w:rFonts w:cs="Calibri"/>
          <w:sz w:val="22"/>
          <w:szCs w:val="22"/>
          <w:lang w:bidi="ar-SA"/>
        </w:rPr>
      </w:pPr>
    </w:p>
    <w:p w:rsidR="00AD156C" w:rsidRPr="005D6CA9" w:rsidRDefault="00AD156C" w:rsidP="005D6CA9">
      <w:pPr>
        <w:spacing w:before="0" w:after="0"/>
        <w:ind w:firstLine="360"/>
        <w:rPr>
          <w:i/>
          <w:color w:val="0070C0"/>
          <w:lang w:bidi="ar-SA"/>
        </w:rPr>
      </w:pPr>
      <w:r w:rsidRPr="005D6CA9">
        <w:rPr>
          <w:i/>
          <w:color w:val="0070C0"/>
          <w:lang w:bidi="ar-SA"/>
        </w:rPr>
        <w:t>STORED AS ORC /STORED AS ORCFILE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ROW FORMAT 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'org.apache.hadoop.hive.ql.io.orc.OrcSerde'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STORED AS 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'org.apache.hadoop.hive.ql.io.orc.OrcInputFormat'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OUTPUTFORMAT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'org.apache.hadoop.hive.ql.io.orc.OrcOutputFormat'</w:t>
      </w:r>
    </w:p>
    <w:p w:rsidR="005D6CA9" w:rsidRDefault="005D6CA9" w:rsidP="00F719A3">
      <w:pPr>
        <w:autoSpaceDE w:val="0"/>
        <w:autoSpaceDN w:val="0"/>
        <w:adjustRightInd w:val="0"/>
        <w:spacing w:before="0" w:after="0" w:line="240" w:lineRule="auto"/>
        <w:rPr>
          <w:rFonts w:cs="Calibri"/>
          <w:sz w:val="22"/>
          <w:szCs w:val="22"/>
          <w:lang w:bidi="ar-SA"/>
        </w:rPr>
      </w:pPr>
    </w:p>
    <w:p w:rsidR="00AD156C" w:rsidRPr="005D6CA9" w:rsidRDefault="00AD156C" w:rsidP="005D6CA9">
      <w:pPr>
        <w:spacing w:before="0" w:after="0"/>
        <w:ind w:firstLine="360"/>
        <w:rPr>
          <w:i/>
          <w:color w:val="0070C0"/>
          <w:lang w:bidi="ar-SA"/>
        </w:rPr>
      </w:pPr>
      <w:r w:rsidRPr="005D6CA9">
        <w:rPr>
          <w:i/>
          <w:color w:val="0070C0"/>
          <w:lang w:bidi="ar-SA"/>
        </w:rPr>
        <w:t>STORED AS PARQUET /STORED AS PARQUETFILE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ROW FORMAT 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'org.apache.hadoop.hive.ql.io.parquet.serde.ParquetHiveSerDe'</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STORED AS 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'org.apache.hadoop.hive.ql.io.parquet.MapredParquetInputFormat'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OUTPUTFORMAT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'org.apache.hadoop.hive.ql.io.parquet.MapredParquetOutputFormat'</w:t>
      </w:r>
    </w:p>
    <w:p w:rsidR="005D6CA9" w:rsidRDefault="005D6CA9" w:rsidP="00F719A3">
      <w:pPr>
        <w:autoSpaceDE w:val="0"/>
        <w:autoSpaceDN w:val="0"/>
        <w:adjustRightInd w:val="0"/>
        <w:spacing w:before="0" w:after="0" w:line="240" w:lineRule="auto"/>
        <w:rPr>
          <w:rFonts w:cs="Calibri"/>
          <w:sz w:val="22"/>
          <w:szCs w:val="22"/>
          <w:lang w:bidi="ar-SA"/>
        </w:rPr>
      </w:pPr>
    </w:p>
    <w:p w:rsidR="005D6CA9" w:rsidRPr="005D6CA9" w:rsidRDefault="00AD156C" w:rsidP="005D6CA9">
      <w:pPr>
        <w:spacing w:before="0" w:after="0"/>
        <w:ind w:firstLine="360"/>
        <w:rPr>
          <w:i/>
          <w:color w:val="0070C0"/>
          <w:lang w:bidi="ar-SA"/>
        </w:rPr>
      </w:pPr>
      <w:r w:rsidRPr="005D6CA9">
        <w:rPr>
          <w:i/>
          <w:color w:val="0070C0"/>
          <w:lang w:bidi="ar-SA"/>
        </w:rPr>
        <w:t xml:space="preserve">STORED AS TEXTFILE </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STORED AS 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'org.apache.hadoop.mapred.TextInputFormat'</w:t>
      </w:r>
    </w:p>
    <w:p w:rsidR="00AD156C" w:rsidRPr="00901439" w:rsidRDefault="00AD156C" w:rsidP="00F719A3">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OUTPUTFORMAT</w:t>
      </w:r>
    </w:p>
    <w:p w:rsidR="00F719A3" w:rsidRPr="00DA467E" w:rsidRDefault="00AD156C" w:rsidP="00DA467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'org.apache.hadoop.hive.ql.io.IgnoreKeyTextOutputFormat'</w:t>
      </w:r>
    </w:p>
    <w:p w:rsidR="00F719A3" w:rsidRPr="00901439" w:rsidRDefault="00F719A3" w:rsidP="00F719A3">
      <w:pPr>
        <w:autoSpaceDE w:val="0"/>
        <w:autoSpaceDN w:val="0"/>
        <w:adjustRightInd w:val="0"/>
        <w:spacing w:before="0" w:after="0" w:line="240" w:lineRule="auto"/>
        <w:rPr>
          <w:rFonts w:cs="Calibri"/>
          <w:sz w:val="22"/>
          <w:szCs w:val="22"/>
          <w:lang w:bidi="ar-SA"/>
        </w:rPr>
      </w:pPr>
    </w:p>
    <w:p w:rsidR="00F719A3" w:rsidRPr="00901439" w:rsidRDefault="00F719A3" w:rsidP="00F719A3">
      <w:pPr>
        <w:pStyle w:val="Heading2"/>
        <w:shd w:val="clear" w:color="auto" w:fill="FFFFFF"/>
        <w:autoSpaceDE w:val="0"/>
        <w:autoSpaceDN w:val="0"/>
        <w:adjustRightInd w:val="0"/>
        <w:spacing w:before="0" w:line="240" w:lineRule="auto"/>
        <w:textAlignment w:val="baseline"/>
        <w:rPr>
          <w:rFonts w:cs="Calibri"/>
          <w:lang w:bidi="ar-SA"/>
        </w:rPr>
      </w:pPr>
      <w:bookmarkStart w:id="107" w:name="_Toc481554724"/>
      <w:r w:rsidRPr="00901439">
        <w:rPr>
          <w:rFonts w:cs="Calibri"/>
          <w:lang w:bidi="ar-SA"/>
        </w:rPr>
        <w:t>Hive vz Learning</w:t>
      </w:r>
      <w:bookmarkEnd w:id="107"/>
    </w:p>
    <w:p w:rsidR="006D0550" w:rsidRPr="00901439" w:rsidRDefault="006D0550" w:rsidP="006D0550">
      <w:pPr>
        <w:pStyle w:val="Heading3"/>
      </w:pPr>
      <w:bookmarkStart w:id="108" w:name="_Toc481554725"/>
      <w:r w:rsidRPr="00901439">
        <w:t>Join</w:t>
      </w:r>
      <w:bookmarkEnd w:id="108"/>
    </w:p>
    <w:p w:rsidR="00AD67B4" w:rsidRPr="00901439" w:rsidRDefault="00C85414" w:rsidP="00864B88">
      <w:pPr>
        <w:pStyle w:val="ListParagraph"/>
        <w:numPr>
          <w:ilvl w:val="0"/>
          <w:numId w:val="110"/>
        </w:numPr>
        <w:spacing w:before="0" w:after="0"/>
        <w:rPr>
          <w:rFonts w:cs="Calibri"/>
          <w:sz w:val="22"/>
          <w:szCs w:val="22"/>
          <w:lang w:bidi="ar-SA"/>
        </w:rPr>
      </w:pPr>
      <w:r w:rsidRPr="00901439">
        <w:rPr>
          <w:rFonts w:cs="Calibri"/>
          <w:sz w:val="22"/>
          <w:szCs w:val="22"/>
          <w:lang w:bidi="ar-SA"/>
        </w:rPr>
        <w:t>Hive must use equi-joins</w:t>
      </w:r>
      <w:r w:rsidR="003A0AF1" w:rsidRPr="00901439">
        <w:rPr>
          <w:rFonts w:cs="Calibri"/>
          <w:sz w:val="22"/>
          <w:szCs w:val="22"/>
          <w:lang w:bidi="ar-SA"/>
        </w:rPr>
        <w:t xml:space="preserve"> and mandate the use of “ON” clause to ensure an equi-join, it cannot support ?, &lt;, &gt;, or Like.</w:t>
      </w:r>
    </w:p>
    <w:p w:rsidR="003A0AF1" w:rsidRPr="00901439" w:rsidRDefault="003A0AF1" w:rsidP="00864B88">
      <w:pPr>
        <w:pStyle w:val="ListParagraph"/>
        <w:numPr>
          <w:ilvl w:val="0"/>
          <w:numId w:val="110"/>
        </w:numPr>
        <w:spacing w:before="0" w:after="0"/>
        <w:rPr>
          <w:rFonts w:cs="Calibri"/>
          <w:sz w:val="22"/>
          <w:szCs w:val="22"/>
          <w:lang w:bidi="ar-SA"/>
        </w:rPr>
      </w:pPr>
      <w:r w:rsidRPr="00901439">
        <w:rPr>
          <w:rFonts w:cs="Calibri"/>
          <w:sz w:val="22"/>
          <w:szCs w:val="22"/>
          <w:lang w:bidi="ar-SA"/>
        </w:rPr>
        <w:t>Hive can support inner joins, left and right outer joins and left semi joins as long as they are build on equi-joins</w:t>
      </w:r>
    </w:p>
    <w:p w:rsidR="00864B88" w:rsidRPr="00901439" w:rsidRDefault="005D5E3E" w:rsidP="00864B88">
      <w:pPr>
        <w:pStyle w:val="ListParagraph"/>
        <w:numPr>
          <w:ilvl w:val="0"/>
          <w:numId w:val="110"/>
        </w:numPr>
        <w:spacing w:before="0" w:after="0"/>
        <w:rPr>
          <w:rFonts w:cs="Calibri"/>
          <w:sz w:val="22"/>
          <w:szCs w:val="22"/>
          <w:lang w:bidi="ar-SA"/>
        </w:rPr>
      </w:pPr>
      <w:r w:rsidRPr="00901439">
        <w:rPr>
          <w:rFonts w:cs="Calibri"/>
          <w:sz w:val="22"/>
          <w:szCs w:val="22"/>
          <w:lang w:bidi="ar-SA"/>
        </w:rPr>
        <w:t>Hive can use function in join</w:t>
      </w:r>
    </w:p>
    <w:p w:rsidR="00864B88" w:rsidRPr="00901439" w:rsidRDefault="00864B88" w:rsidP="00864B88">
      <w:pPr>
        <w:pStyle w:val="ListParagraph"/>
        <w:numPr>
          <w:ilvl w:val="1"/>
          <w:numId w:val="110"/>
        </w:numPr>
        <w:spacing w:before="0" w:after="0"/>
        <w:rPr>
          <w:rFonts w:cs="Calibri"/>
          <w:sz w:val="22"/>
          <w:szCs w:val="22"/>
          <w:lang w:bidi="ar-SA"/>
        </w:rPr>
      </w:pPr>
      <w:r w:rsidRPr="00901439">
        <w:rPr>
          <w:rFonts w:cs="Calibri"/>
          <w:sz w:val="22"/>
          <w:szCs w:val="22"/>
          <w:lang w:bidi="ar-SA"/>
        </w:rPr>
        <w:t>L</w:t>
      </w:r>
      <w:r w:rsidR="005D5E3E" w:rsidRPr="00901439">
        <w:rPr>
          <w:rFonts w:cs="Calibri"/>
          <w:sz w:val="22"/>
          <w:szCs w:val="22"/>
          <w:lang w:bidi="ar-SA"/>
        </w:rPr>
        <w:t>OWER to convert to lower case.</w:t>
      </w:r>
    </w:p>
    <w:p w:rsidR="00864B88" w:rsidRPr="00901439" w:rsidRDefault="005D5E3E" w:rsidP="00864B88">
      <w:pPr>
        <w:pStyle w:val="ListParagraph"/>
        <w:numPr>
          <w:ilvl w:val="1"/>
          <w:numId w:val="110"/>
        </w:numPr>
        <w:spacing w:before="0" w:after="0"/>
        <w:rPr>
          <w:rFonts w:cs="Calibri"/>
          <w:sz w:val="22"/>
          <w:szCs w:val="22"/>
          <w:lang w:bidi="ar-SA"/>
        </w:rPr>
      </w:pPr>
      <w:r w:rsidRPr="00901439">
        <w:rPr>
          <w:rFonts w:cs="Calibri"/>
          <w:sz w:val="22"/>
          <w:szCs w:val="22"/>
          <w:lang w:bidi="ar-SA"/>
        </w:rPr>
        <w:t>SUBSTR to extract a substring</w:t>
      </w:r>
    </w:p>
    <w:p w:rsidR="005D5E3E" w:rsidRPr="00901439" w:rsidRDefault="005D5E3E" w:rsidP="00864B88">
      <w:pPr>
        <w:pStyle w:val="ListParagraph"/>
        <w:numPr>
          <w:ilvl w:val="1"/>
          <w:numId w:val="110"/>
        </w:numPr>
        <w:spacing w:before="0" w:after="0"/>
        <w:rPr>
          <w:rFonts w:cs="Calibri"/>
          <w:sz w:val="22"/>
          <w:szCs w:val="22"/>
          <w:lang w:bidi="ar-SA"/>
        </w:rPr>
      </w:pPr>
      <w:r w:rsidRPr="00901439">
        <w:rPr>
          <w:rFonts w:cs="Calibri"/>
          <w:sz w:val="22"/>
          <w:szCs w:val="22"/>
          <w:lang w:bidi="ar-SA"/>
        </w:rPr>
        <w:t>LENGTH to determine the length of a string.</w:t>
      </w:r>
    </w:p>
    <w:p w:rsidR="005D5E3E" w:rsidRPr="00901439" w:rsidRDefault="005D5E3E" w:rsidP="00864B88">
      <w:pPr>
        <w:spacing w:before="0" w:after="0"/>
        <w:rPr>
          <w:rFonts w:cs="Calibri"/>
          <w:sz w:val="22"/>
          <w:szCs w:val="22"/>
          <w:lang w:bidi="ar-SA"/>
        </w:rPr>
      </w:pPr>
    </w:p>
    <w:p w:rsidR="005D5E3E" w:rsidRPr="00901439" w:rsidRDefault="005D5E3E" w:rsidP="00864B88">
      <w:pPr>
        <w:spacing w:before="0" w:after="0"/>
        <w:rPr>
          <w:rFonts w:cs="Calibri"/>
          <w:sz w:val="22"/>
          <w:szCs w:val="22"/>
          <w:lang w:bidi="ar-SA"/>
        </w:rPr>
      </w:pPr>
      <w:r w:rsidRPr="00901439">
        <w:rPr>
          <w:rFonts w:cs="Calibri"/>
          <w:sz w:val="22"/>
          <w:szCs w:val="22"/>
          <w:lang w:bidi="ar-SA"/>
        </w:rPr>
        <w:t xml:space="preserve">Eg: </w:t>
      </w:r>
    </w:p>
    <w:p w:rsidR="005D5E3E" w:rsidRPr="00901439" w:rsidRDefault="005D5E3E" w:rsidP="00864B88">
      <w:pPr>
        <w:spacing w:before="0" w:after="0"/>
        <w:rPr>
          <w:rFonts w:cs="Calibri"/>
          <w:sz w:val="22"/>
          <w:szCs w:val="22"/>
          <w:lang w:bidi="ar-SA"/>
        </w:rPr>
      </w:pPr>
      <w:r w:rsidRPr="00901439">
        <w:rPr>
          <w:rFonts w:cs="Calibri"/>
          <w:sz w:val="22"/>
          <w:szCs w:val="22"/>
          <w:lang w:bidi="ar-SA"/>
        </w:rPr>
        <w:t xml:space="preserve">SELECT a.col1,b.col1,c.col1 from a </w:t>
      </w:r>
    </w:p>
    <w:p w:rsidR="005D5E3E" w:rsidRPr="00901439" w:rsidRDefault="005D5E3E" w:rsidP="00864B88">
      <w:pPr>
        <w:spacing w:before="0" w:after="0"/>
        <w:rPr>
          <w:rFonts w:cs="Calibri"/>
          <w:sz w:val="22"/>
          <w:szCs w:val="22"/>
          <w:lang w:bidi="ar-SA"/>
        </w:rPr>
      </w:pPr>
      <w:r w:rsidRPr="00901439">
        <w:rPr>
          <w:rFonts w:cs="Calibri"/>
          <w:sz w:val="22"/>
          <w:szCs w:val="22"/>
          <w:lang w:bidi="ar-SA"/>
        </w:rPr>
        <w:t>join b on (a.col1=b.col1)</w:t>
      </w:r>
    </w:p>
    <w:p w:rsidR="005D5E3E" w:rsidRPr="00901439" w:rsidRDefault="005D5E3E" w:rsidP="00864B88">
      <w:pPr>
        <w:spacing w:before="0" w:after="0"/>
        <w:rPr>
          <w:rFonts w:cs="Calibri"/>
          <w:sz w:val="22"/>
          <w:szCs w:val="22"/>
          <w:lang w:bidi="ar-SA"/>
        </w:rPr>
      </w:pPr>
      <w:r w:rsidRPr="00901439">
        <w:rPr>
          <w:rFonts w:cs="Calibri"/>
          <w:sz w:val="22"/>
          <w:szCs w:val="22"/>
          <w:lang w:bidi="ar-SA"/>
        </w:rPr>
        <w:t>join c on (c.col1 = b.col1)</w:t>
      </w:r>
    </w:p>
    <w:p w:rsidR="00864B88" w:rsidRPr="00901439" w:rsidRDefault="00864B88" w:rsidP="005D5E3E">
      <w:pPr>
        <w:pStyle w:val="ListParagraph"/>
        <w:ind w:left="1429" w:firstLine="698"/>
        <w:rPr>
          <w:lang w:bidi="ar-SA"/>
        </w:rPr>
      </w:pPr>
    </w:p>
    <w:p w:rsidR="00864B88" w:rsidRPr="00901439" w:rsidRDefault="00864B88" w:rsidP="00864B88">
      <w:pPr>
        <w:pStyle w:val="Heading3"/>
      </w:pPr>
      <w:bookmarkStart w:id="109" w:name="_Toc481554726"/>
      <w:r w:rsidRPr="00901439">
        <w:t>PArtitions /Bucket</w:t>
      </w:r>
      <w:bookmarkEnd w:id="109"/>
    </w:p>
    <w:p w:rsidR="00864B88" w:rsidRPr="00901439" w:rsidRDefault="00864B88" w:rsidP="00864B88">
      <w:pPr>
        <w:spacing w:before="0" w:after="0"/>
        <w:rPr>
          <w:rFonts w:cs="Calibri"/>
          <w:sz w:val="22"/>
          <w:szCs w:val="22"/>
          <w:lang w:bidi="ar-SA"/>
        </w:rPr>
      </w:pPr>
    </w:p>
    <w:p w:rsidR="00864B88" w:rsidRPr="00901439" w:rsidRDefault="00864B88" w:rsidP="00864B88">
      <w:pPr>
        <w:pStyle w:val="ListParagraph"/>
        <w:numPr>
          <w:ilvl w:val="0"/>
          <w:numId w:val="111"/>
        </w:numPr>
        <w:spacing w:before="0" w:after="0"/>
        <w:rPr>
          <w:rFonts w:cs="Calibri"/>
          <w:sz w:val="22"/>
          <w:szCs w:val="22"/>
          <w:lang w:bidi="ar-SA"/>
        </w:rPr>
      </w:pPr>
      <w:r w:rsidRPr="00901439">
        <w:rPr>
          <w:rFonts w:cs="Calibri"/>
          <w:sz w:val="22"/>
          <w:szCs w:val="22"/>
          <w:lang w:bidi="ar-SA"/>
        </w:rPr>
        <w:t>There is no indexing in Hive.</w:t>
      </w:r>
    </w:p>
    <w:p w:rsidR="00864B88" w:rsidRPr="00901439" w:rsidRDefault="00864B88" w:rsidP="00864B88">
      <w:pPr>
        <w:pStyle w:val="ListParagraph"/>
        <w:numPr>
          <w:ilvl w:val="0"/>
          <w:numId w:val="111"/>
        </w:numPr>
        <w:spacing w:before="0" w:after="0"/>
        <w:rPr>
          <w:rFonts w:cs="Calibri"/>
          <w:sz w:val="22"/>
          <w:szCs w:val="22"/>
          <w:lang w:bidi="ar-SA"/>
        </w:rPr>
      </w:pPr>
      <w:r w:rsidRPr="00901439">
        <w:rPr>
          <w:rFonts w:cs="Calibri"/>
          <w:sz w:val="22"/>
          <w:szCs w:val="22"/>
          <w:lang w:bidi="ar-SA"/>
        </w:rPr>
        <w:t>Instead partition and bucket</w:t>
      </w:r>
    </w:p>
    <w:p w:rsidR="00864B88" w:rsidRPr="00901439" w:rsidRDefault="00864B88" w:rsidP="00864B88">
      <w:pPr>
        <w:pStyle w:val="ListParagraph"/>
        <w:numPr>
          <w:ilvl w:val="0"/>
          <w:numId w:val="111"/>
        </w:numPr>
        <w:spacing w:before="0" w:after="0"/>
        <w:rPr>
          <w:rFonts w:cs="Calibri"/>
          <w:sz w:val="22"/>
          <w:szCs w:val="22"/>
          <w:lang w:bidi="ar-SA"/>
        </w:rPr>
      </w:pPr>
      <w:r w:rsidRPr="00901439">
        <w:rPr>
          <w:rFonts w:cs="Calibri"/>
          <w:sz w:val="22"/>
          <w:szCs w:val="22"/>
          <w:lang w:bidi="ar-SA"/>
        </w:rPr>
        <w:lastRenderedPageBreak/>
        <w:t>This is optimized by query, purpose of the Partitions and Bucket is to reduce the lookup time by directly looking for the data in hdfs.</w:t>
      </w:r>
    </w:p>
    <w:p w:rsidR="00864B88" w:rsidRPr="00901439" w:rsidRDefault="00864B88" w:rsidP="00864B88">
      <w:pPr>
        <w:pStyle w:val="ListParagraph"/>
        <w:numPr>
          <w:ilvl w:val="0"/>
          <w:numId w:val="111"/>
        </w:numPr>
        <w:spacing w:before="0" w:after="0"/>
        <w:rPr>
          <w:rFonts w:cs="Calibri"/>
          <w:sz w:val="22"/>
          <w:szCs w:val="22"/>
          <w:lang w:bidi="ar-SA"/>
        </w:rPr>
      </w:pPr>
      <w:r w:rsidRPr="00901439">
        <w:rPr>
          <w:rFonts w:cs="Calibri"/>
          <w:sz w:val="22"/>
          <w:szCs w:val="22"/>
          <w:lang w:bidi="ar-SA"/>
        </w:rPr>
        <w:t>Par</w:t>
      </w:r>
      <w:r w:rsidR="00A12F5B" w:rsidRPr="00901439">
        <w:rPr>
          <w:rFonts w:cs="Calibri"/>
          <w:sz w:val="22"/>
          <w:szCs w:val="22"/>
          <w:lang w:bidi="ar-SA"/>
        </w:rPr>
        <w:t>t</w:t>
      </w:r>
      <w:r w:rsidRPr="00901439">
        <w:rPr>
          <w:rFonts w:cs="Calibri"/>
          <w:sz w:val="22"/>
          <w:szCs w:val="22"/>
          <w:lang w:bidi="ar-SA"/>
        </w:rPr>
        <w:t>itioning and bucketing should be decided ahead of data loading.</w:t>
      </w:r>
    </w:p>
    <w:p w:rsidR="00A12F5B" w:rsidRPr="00901439" w:rsidRDefault="00A12F5B" w:rsidP="00864B88">
      <w:pPr>
        <w:pStyle w:val="ListParagraph"/>
        <w:numPr>
          <w:ilvl w:val="0"/>
          <w:numId w:val="111"/>
        </w:numPr>
        <w:spacing w:before="0" w:after="0"/>
        <w:rPr>
          <w:rFonts w:cs="Calibri"/>
          <w:sz w:val="22"/>
          <w:szCs w:val="22"/>
          <w:lang w:bidi="ar-SA"/>
        </w:rPr>
      </w:pPr>
      <w:r w:rsidRPr="00901439">
        <w:rPr>
          <w:rFonts w:cs="Calibri"/>
          <w:sz w:val="22"/>
          <w:szCs w:val="22"/>
          <w:lang w:bidi="ar-SA"/>
        </w:rPr>
        <w:t>Don’t confuse M</w:t>
      </w:r>
      <w:r w:rsidR="00DA148D" w:rsidRPr="00901439">
        <w:rPr>
          <w:rFonts w:cs="Calibri"/>
          <w:sz w:val="22"/>
          <w:szCs w:val="22"/>
          <w:lang w:bidi="ar-SA"/>
        </w:rPr>
        <w:t>apReduce with Hive Partitioning.</w:t>
      </w:r>
    </w:p>
    <w:p w:rsidR="00BF12C5" w:rsidRPr="00901439" w:rsidRDefault="00BF12C5" w:rsidP="00BF12C5">
      <w:pPr>
        <w:spacing w:before="0" w:after="0"/>
        <w:rPr>
          <w:rFonts w:cs="Calibri"/>
          <w:sz w:val="22"/>
          <w:szCs w:val="22"/>
          <w:lang w:bidi="ar-SA"/>
        </w:rPr>
      </w:pPr>
    </w:p>
    <w:p w:rsidR="00BF12C5" w:rsidRPr="00901439" w:rsidRDefault="00BF12C5" w:rsidP="00BF12C5">
      <w:pPr>
        <w:spacing w:before="0" w:after="0"/>
        <w:rPr>
          <w:rFonts w:cs="Calibri"/>
          <w:sz w:val="22"/>
          <w:szCs w:val="22"/>
          <w:lang w:bidi="ar-SA"/>
        </w:rPr>
      </w:pPr>
      <w:r w:rsidRPr="00901439">
        <w:rPr>
          <w:rFonts w:cs="Calibri"/>
          <w:sz w:val="22"/>
          <w:szCs w:val="22"/>
          <w:lang w:bidi="ar-SA"/>
        </w:rPr>
        <w:t xml:space="preserve">Physically Hive data files are stored in the /user/hive/warehouse on HDFS. We determine the partition schema prior to loading data. When we load the data into Hive we create partitioned directories for the data store. This way data is physically broken up into </w:t>
      </w:r>
      <w:r w:rsidR="007E5D74" w:rsidRPr="00901439">
        <w:rPr>
          <w:rFonts w:cs="Calibri"/>
          <w:sz w:val="22"/>
          <w:szCs w:val="22"/>
          <w:lang w:bidi="ar-SA"/>
        </w:rPr>
        <w:t>these partitioned directories. Most partitioned schema is one deep but can be more.</w:t>
      </w:r>
    </w:p>
    <w:p w:rsidR="004F2FB7" w:rsidRPr="00901439" w:rsidRDefault="00B42759" w:rsidP="00BF12C5">
      <w:pPr>
        <w:spacing w:before="0" w:after="0"/>
        <w:rPr>
          <w:rFonts w:cs="Calibri"/>
          <w:sz w:val="22"/>
          <w:szCs w:val="22"/>
          <w:lang w:bidi="ar-SA"/>
        </w:rPr>
      </w:pPr>
      <w:r w:rsidRPr="00901439">
        <w:rPr>
          <w:rFonts w:cs="Calibri"/>
          <w:sz w:val="22"/>
          <w:szCs w:val="22"/>
          <w:lang w:bidi="ar-SA"/>
        </w:rPr>
        <w:t xml:space="preserve">Example, </w:t>
      </w:r>
      <w:r w:rsidR="004F2FB7" w:rsidRPr="00901439">
        <w:rPr>
          <w:rFonts w:cs="Calibri"/>
          <w:sz w:val="22"/>
          <w:szCs w:val="22"/>
          <w:lang w:bidi="ar-SA"/>
        </w:rPr>
        <w:t>you have million</w:t>
      </w:r>
      <w:r w:rsidRPr="00901439">
        <w:rPr>
          <w:rFonts w:cs="Calibri"/>
          <w:sz w:val="22"/>
          <w:szCs w:val="22"/>
          <w:lang w:bidi="ar-SA"/>
        </w:rPr>
        <w:t>s</w:t>
      </w:r>
      <w:r w:rsidR="004F2FB7" w:rsidRPr="00901439">
        <w:rPr>
          <w:rFonts w:cs="Calibri"/>
          <w:sz w:val="22"/>
          <w:szCs w:val="22"/>
          <w:lang w:bidi="ar-SA"/>
        </w:rPr>
        <w:t xml:space="preserve"> of data for US sales and you have partitioned by State, you will have directories created for each state.</w:t>
      </w:r>
    </w:p>
    <w:p w:rsidR="004F2FB7" w:rsidRPr="00240DEA" w:rsidRDefault="004F2FB7" w:rsidP="00240DEA">
      <w:pPr>
        <w:spacing w:before="0" w:after="0"/>
        <w:ind w:firstLine="360"/>
        <w:rPr>
          <w:i/>
          <w:color w:val="0070C0"/>
          <w:lang w:bidi="ar-SA"/>
        </w:rPr>
      </w:pPr>
      <w:r w:rsidRPr="00901439">
        <w:rPr>
          <w:rFonts w:cs="Calibri"/>
          <w:sz w:val="22"/>
          <w:szCs w:val="22"/>
          <w:lang w:bidi="ar-SA"/>
        </w:rPr>
        <w:tab/>
      </w:r>
      <w:r w:rsidRPr="00240DEA">
        <w:rPr>
          <w:i/>
          <w:color w:val="0070C0"/>
          <w:lang w:bidi="ar-SA"/>
        </w:rPr>
        <w:tab/>
        <w:t>/user/hive/warehouse/state=CA</w:t>
      </w:r>
    </w:p>
    <w:p w:rsidR="004F2FB7" w:rsidRPr="00240DEA" w:rsidRDefault="004F2FB7" w:rsidP="00240DEA">
      <w:pPr>
        <w:spacing w:before="0" w:after="0"/>
        <w:ind w:firstLine="360"/>
        <w:rPr>
          <w:i/>
          <w:color w:val="0070C0"/>
          <w:lang w:bidi="ar-SA"/>
        </w:rPr>
      </w:pPr>
      <w:r w:rsidRPr="00240DEA">
        <w:rPr>
          <w:i/>
          <w:color w:val="0070C0"/>
          <w:lang w:bidi="ar-SA"/>
        </w:rPr>
        <w:tab/>
      </w:r>
      <w:r w:rsidRPr="00240DEA">
        <w:rPr>
          <w:i/>
          <w:color w:val="0070C0"/>
          <w:lang w:bidi="ar-SA"/>
        </w:rPr>
        <w:tab/>
        <w:t>/user/hive/warehouse/state=OR</w:t>
      </w:r>
    </w:p>
    <w:p w:rsidR="00FE7D86" w:rsidRPr="00901439" w:rsidRDefault="00FE7D86" w:rsidP="004F2FB7">
      <w:pPr>
        <w:spacing w:before="0" w:after="0"/>
        <w:rPr>
          <w:rFonts w:cs="Calibri"/>
          <w:sz w:val="22"/>
          <w:szCs w:val="22"/>
          <w:lang w:bidi="ar-SA"/>
        </w:rPr>
      </w:pPr>
    </w:p>
    <w:p w:rsidR="00FE7D86" w:rsidRPr="00901439" w:rsidRDefault="00FE7D86" w:rsidP="004F2FB7">
      <w:pPr>
        <w:spacing w:before="0" w:after="0"/>
        <w:rPr>
          <w:rFonts w:cs="Calibri"/>
          <w:sz w:val="22"/>
          <w:szCs w:val="22"/>
          <w:lang w:bidi="ar-SA"/>
        </w:rPr>
      </w:pPr>
      <w:r w:rsidRPr="00901439">
        <w:rPr>
          <w:rFonts w:cs="Calibri"/>
          <w:sz w:val="22"/>
          <w:szCs w:val="22"/>
          <w:lang w:bidi="ar-SA"/>
        </w:rPr>
        <w:t>Based on the bucket size (say 4) on any of the column in the table, each partition will have same number of bucket (4) defined. Using hashing of the defined column data will be distributed.</w:t>
      </w:r>
    </w:p>
    <w:p w:rsidR="00FE7D86" w:rsidRPr="00901439" w:rsidRDefault="00FE7D86" w:rsidP="004F2FB7">
      <w:pPr>
        <w:spacing w:before="0" w:after="0"/>
        <w:rPr>
          <w:rFonts w:cs="Calibri"/>
          <w:sz w:val="22"/>
          <w:szCs w:val="22"/>
          <w:lang w:bidi="ar-SA"/>
        </w:rPr>
      </w:pPr>
    </w:p>
    <w:p w:rsidR="00942EAD" w:rsidRPr="00901439" w:rsidRDefault="00942EAD" w:rsidP="004F2FB7">
      <w:pPr>
        <w:spacing w:before="0" w:after="0"/>
        <w:rPr>
          <w:rFonts w:cs="Calibri"/>
          <w:sz w:val="22"/>
          <w:szCs w:val="22"/>
          <w:lang w:bidi="ar-SA"/>
        </w:rPr>
      </w:pPr>
      <w:r w:rsidRPr="00901439">
        <w:rPr>
          <w:rFonts w:cs="Calibri"/>
          <w:sz w:val="22"/>
          <w:szCs w:val="22"/>
          <w:lang w:bidi="ar-SA"/>
        </w:rPr>
        <w:t>// you need to set the below parameter in hive(by firing in prompt) to true, else it will produce wrong number of reducers.</w:t>
      </w:r>
    </w:p>
    <w:p w:rsidR="00942EAD" w:rsidRPr="00240DEA" w:rsidRDefault="00942EAD" w:rsidP="00240DEA">
      <w:pPr>
        <w:spacing w:before="0" w:after="0"/>
        <w:ind w:firstLine="360"/>
        <w:rPr>
          <w:i/>
          <w:color w:val="0070C0"/>
          <w:lang w:bidi="ar-SA"/>
        </w:rPr>
      </w:pPr>
      <w:r w:rsidRPr="00240DEA">
        <w:rPr>
          <w:i/>
          <w:color w:val="0070C0"/>
          <w:lang w:bidi="ar-SA"/>
        </w:rPr>
        <w:t>&gt;set hive.enforce.bucketing = TRUE</w:t>
      </w:r>
    </w:p>
    <w:p w:rsidR="00FA5B68" w:rsidRPr="00901439" w:rsidRDefault="00FA5B68" w:rsidP="004F2FB7">
      <w:pPr>
        <w:spacing w:before="0" w:after="0"/>
        <w:rPr>
          <w:rFonts w:cs="Calibri"/>
          <w:sz w:val="22"/>
          <w:szCs w:val="22"/>
          <w:lang w:bidi="ar-SA"/>
        </w:rPr>
      </w:pPr>
    </w:p>
    <w:p w:rsidR="00FE7D86" w:rsidRPr="00240DEA" w:rsidRDefault="00FE7D86" w:rsidP="00240DEA">
      <w:pPr>
        <w:spacing w:before="0" w:after="0"/>
        <w:ind w:firstLine="360"/>
        <w:rPr>
          <w:i/>
          <w:color w:val="0070C0"/>
          <w:lang w:bidi="ar-SA"/>
        </w:rPr>
      </w:pPr>
      <w:r w:rsidRPr="00240DEA">
        <w:rPr>
          <w:i/>
          <w:color w:val="0070C0"/>
          <w:lang w:bidi="ar-SA"/>
        </w:rPr>
        <w:t xml:space="preserve"> CREATE TABLE buckets (</w:t>
      </w:r>
    </w:p>
    <w:p w:rsidR="004F2FB7" w:rsidRPr="00240DEA" w:rsidRDefault="00FE7D86" w:rsidP="00240DEA">
      <w:pPr>
        <w:spacing w:before="0" w:after="0"/>
        <w:ind w:firstLine="360"/>
        <w:rPr>
          <w:i/>
          <w:color w:val="0070C0"/>
          <w:lang w:bidi="ar-SA"/>
        </w:rPr>
      </w:pPr>
      <w:r w:rsidRPr="00240DEA">
        <w:rPr>
          <w:i/>
          <w:color w:val="0070C0"/>
          <w:lang w:bidi="ar-SA"/>
        </w:rPr>
        <w:t>BuckID INT</w:t>
      </w:r>
    </w:p>
    <w:p w:rsidR="00FE7D86" w:rsidRPr="00240DEA" w:rsidRDefault="00FE7D86" w:rsidP="00240DEA">
      <w:pPr>
        <w:spacing w:before="0" w:after="0"/>
        <w:ind w:firstLine="360"/>
        <w:rPr>
          <w:i/>
          <w:color w:val="0070C0"/>
          <w:lang w:bidi="ar-SA"/>
        </w:rPr>
      </w:pPr>
      <w:r w:rsidRPr="00240DEA">
        <w:rPr>
          <w:i/>
          <w:color w:val="0070C0"/>
          <w:lang w:bidi="ar-SA"/>
        </w:rPr>
        <w:t>Company STRING,</w:t>
      </w:r>
    </w:p>
    <w:p w:rsidR="00FE7D86" w:rsidRPr="00240DEA" w:rsidRDefault="00FE7D86" w:rsidP="00240DEA">
      <w:pPr>
        <w:spacing w:before="0" w:after="0"/>
        <w:ind w:firstLine="360"/>
        <w:rPr>
          <w:i/>
          <w:color w:val="0070C0"/>
          <w:lang w:bidi="ar-SA"/>
        </w:rPr>
      </w:pPr>
      <w:r w:rsidRPr="00240DEA">
        <w:rPr>
          <w:i/>
          <w:color w:val="0070C0"/>
          <w:lang w:bidi="ar-SA"/>
        </w:rPr>
        <w:t>Address STRING,</w:t>
      </w:r>
    </w:p>
    <w:p w:rsidR="00FE7D86" w:rsidRPr="00240DEA" w:rsidRDefault="00FE7D86" w:rsidP="00240DEA">
      <w:pPr>
        <w:spacing w:before="0" w:after="0"/>
        <w:ind w:firstLine="360"/>
        <w:rPr>
          <w:i/>
          <w:color w:val="0070C0"/>
          <w:lang w:bidi="ar-SA"/>
        </w:rPr>
      </w:pPr>
      <w:r w:rsidRPr="00240DEA">
        <w:rPr>
          <w:i/>
          <w:color w:val="0070C0"/>
          <w:lang w:bidi="ar-SA"/>
        </w:rPr>
        <w:t>City STRING,</w:t>
      </w:r>
    </w:p>
    <w:p w:rsidR="00FE7D86" w:rsidRPr="00240DEA" w:rsidRDefault="00FE7D86" w:rsidP="00240DEA">
      <w:pPr>
        <w:spacing w:before="0" w:after="0"/>
        <w:ind w:firstLine="360"/>
        <w:rPr>
          <w:i/>
          <w:color w:val="0070C0"/>
          <w:lang w:bidi="ar-SA"/>
        </w:rPr>
      </w:pPr>
      <w:r w:rsidRPr="00240DEA">
        <w:rPr>
          <w:i/>
          <w:color w:val="0070C0"/>
          <w:lang w:bidi="ar-SA"/>
        </w:rPr>
        <w:t>ZIP STRING)</w:t>
      </w:r>
    </w:p>
    <w:p w:rsidR="00FE7D86" w:rsidRPr="00240DEA" w:rsidRDefault="00FE7D86" w:rsidP="00240DEA">
      <w:pPr>
        <w:spacing w:before="0" w:after="0"/>
        <w:ind w:firstLine="360"/>
        <w:rPr>
          <w:i/>
          <w:color w:val="0070C0"/>
          <w:lang w:bidi="ar-SA"/>
        </w:rPr>
      </w:pPr>
      <w:r w:rsidRPr="00240DEA">
        <w:rPr>
          <w:i/>
          <w:color w:val="0070C0"/>
          <w:lang w:bidi="ar-SA"/>
        </w:rPr>
        <w:t>PARTITIONED BY (State STRING)</w:t>
      </w:r>
    </w:p>
    <w:p w:rsidR="00FE7D86" w:rsidRPr="00240DEA" w:rsidRDefault="00FE7D86" w:rsidP="00240DEA">
      <w:pPr>
        <w:spacing w:before="0" w:after="0"/>
        <w:ind w:firstLine="360"/>
        <w:rPr>
          <w:i/>
          <w:color w:val="0070C0"/>
          <w:lang w:bidi="ar-SA"/>
        </w:rPr>
      </w:pPr>
      <w:r w:rsidRPr="00240DEA">
        <w:rPr>
          <w:i/>
          <w:color w:val="0070C0"/>
          <w:lang w:bidi="ar-SA"/>
        </w:rPr>
        <w:t>CLUSTERED BY (BuckID) INTO 4 BUCKETS</w:t>
      </w:r>
    </w:p>
    <w:p w:rsidR="00FE7D86" w:rsidRPr="00240DEA" w:rsidRDefault="00FE7D86" w:rsidP="00240DEA">
      <w:pPr>
        <w:spacing w:before="0" w:after="0"/>
        <w:ind w:firstLine="360"/>
        <w:rPr>
          <w:i/>
          <w:color w:val="0070C0"/>
          <w:lang w:bidi="ar-SA"/>
        </w:rPr>
      </w:pPr>
      <w:r w:rsidRPr="00240DEA">
        <w:rPr>
          <w:i/>
          <w:color w:val="0070C0"/>
          <w:lang w:bidi="ar-SA"/>
        </w:rPr>
        <w:t>ROW FORMAT DELIMITED</w:t>
      </w:r>
    </w:p>
    <w:p w:rsidR="00FE7D86" w:rsidRPr="00240DEA" w:rsidRDefault="00FE7D86" w:rsidP="00240DEA">
      <w:pPr>
        <w:spacing w:before="0" w:after="0"/>
        <w:ind w:firstLine="360"/>
        <w:rPr>
          <w:i/>
          <w:color w:val="0070C0"/>
          <w:lang w:bidi="ar-SA"/>
        </w:rPr>
      </w:pPr>
      <w:r w:rsidRPr="00240DEA">
        <w:rPr>
          <w:i/>
          <w:color w:val="0070C0"/>
          <w:lang w:bidi="ar-SA"/>
        </w:rPr>
        <w:t>FIELDS TERMINATED BY ‘,’</w:t>
      </w:r>
    </w:p>
    <w:p w:rsidR="00FE7D86" w:rsidRPr="00240DEA" w:rsidRDefault="00FE7D86" w:rsidP="00240DEA">
      <w:pPr>
        <w:spacing w:before="0" w:after="0"/>
        <w:ind w:firstLine="360"/>
        <w:rPr>
          <w:i/>
          <w:color w:val="0070C0"/>
          <w:lang w:bidi="ar-SA"/>
        </w:rPr>
      </w:pPr>
      <w:r w:rsidRPr="00240DEA">
        <w:rPr>
          <w:i/>
          <w:color w:val="0070C0"/>
          <w:lang w:bidi="ar-SA"/>
        </w:rPr>
        <w:t>STORED AS TEXTFILE;</w:t>
      </w:r>
    </w:p>
    <w:p w:rsidR="00942EAD" w:rsidRPr="00901439" w:rsidRDefault="00942EAD" w:rsidP="00BF12C5">
      <w:pPr>
        <w:spacing w:before="0" w:after="0"/>
        <w:rPr>
          <w:rFonts w:cs="Calibri"/>
          <w:sz w:val="22"/>
          <w:szCs w:val="22"/>
          <w:lang w:bidi="ar-SA"/>
        </w:rPr>
      </w:pPr>
    </w:p>
    <w:p w:rsidR="00942EAD" w:rsidRPr="00901439" w:rsidRDefault="00942EAD" w:rsidP="00BF12C5">
      <w:pPr>
        <w:spacing w:before="0" w:after="0"/>
        <w:rPr>
          <w:rFonts w:cs="Calibri"/>
          <w:sz w:val="22"/>
          <w:szCs w:val="22"/>
          <w:lang w:bidi="ar-SA"/>
        </w:rPr>
      </w:pPr>
      <w:r w:rsidRPr="00901439">
        <w:rPr>
          <w:rFonts w:cs="Calibri"/>
          <w:sz w:val="22"/>
          <w:szCs w:val="22"/>
          <w:lang w:bidi="ar-SA"/>
        </w:rPr>
        <w:t># you can drop the partitions</w:t>
      </w:r>
    </w:p>
    <w:p w:rsidR="00942EAD" w:rsidRPr="00240DEA" w:rsidRDefault="00942EAD" w:rsidP="00240DEA">
      <w:pPr>
        <w:spacing w:before="0" w:after="0"/>
        <w:ind w:firstLine="360"/>
        <w:rPr>
          <w:i/>
          <w:color w:val="0070C0"/>
          <w:lang w:bidi="ar-SA"/>
        </w:rPr>
      </w:pPr>
      <w:r w:rsidRPr="00240DEA">
        <w:rPr>
          <w:i/>
          <w:color w:val="0070C0"/>
          <w:lang w:bidi="ar-SA"/>
        </w:rPr>
        <w:t>ALTER TABLE buckets DROP PARTITION (State=’WI’);</w:t>
      </w:r>
    </w:p>
    <w:p w:rsidR="00864B88" w:rsidRPr="00901439" w:rsidRDefault="00864B88" w:rsidP="00864B88">
      <w:pPr>
        <w:pStyle w:val="ListParagraph"/>
        <w:spacing w:before="0" w:after="0"/>
        <w:rPr>
          <w:rFonts w:cs="Calibri"/>
          <w:sz w:val="22"/>
          <w:szCs w:val="22"/>
          <w:lang w:bidi="ar-SA"/>
        </w:rPr>
      </w:pPr>
    </w:p>
    <w:p w:rsidR="00FA5B68" w:rsidRPr="00240DEA" w:rsidRDefault="00FA5B68" w:rsidP="00240DEA">
      <w:pPr>
        <w:spacing w:before="0" w:after="0"/>
        <w:ind w:firstLine="360"/>
        <w:rPr>
          <w:i/>
          <w:color w:val="0070C0"/>
          <w:lang w:bidi="ar-SA"/>
        </w:rPr>
      </w:pPr>
      <w:r w:rsidRPr="00240DEA">
        <w:rPr>
          <w:i/>
          <w:color w:val="0070C0"/>
          <w:lang w:bidi="ar-SA"/>
        </w:rPr>
        <w:t xml:space="preserve">INSERT OVERWRITE TABLE T </w:t>
      </w:r>
    </w:p>
    <w:p w:rsidR="00FA5B68" w:rsidRPr="00240DEA" w:rsidRDefault="00FA5B68" w:rsidP="00240DEA">
      <w:pPr>
        <w:spacing w:before="0" w:after="0"/>
        <w:ind w:firstLine="360"/>
        <w:rPr>
          <w:i/>
          <w:color w:val="0070C0"/>
          <w:lang w:bidi="ar-SA"/>
        </w:rPr>
      </w:pPr>
      <w:r w:rsidRPr="00240DEA">
        <w:rPr>
          <w:i/>
          <w:color w:val="0070C0"/>
          <w:lang w:bidi="ar-SA"/>
        </w:rPr>
        <w:t>PARTITION (ds='2010-03-03', hr)</w:t>
      </w:r>
    </w:p>
    <w:p w:rsidR="00864B88" w:rsidRPr="00240DEA" w:rsidRDefault="00FA5B68" w:rsidP="00240DEA">
      <w:pPr>
        <w:spacing w:before="0" w:after="0"/>
        <w:ind w:firstLine="360"/>
        <w:rPr>
          <w:i/>
          <w:color w:val="0070C0"/>
          <w:lang w:bidi="ar-SA"/>
        </w:rPr>
      </w:pPr>
      <w:r w:rsidRPr="00240DEA">
        <w:rPr>
          <w:i/>
          <w:color w:val="0070C0"/>
          <w:lang w:bidi="ar-SA"/>
        </w:rPr>
        <w:t>SELECT key, value, /*ds,*/ hr FROM srcpart WHERE ds is not null and hr&gt;10;</w:t>
      </w:r>
    </w:p>
    <w:p w:rsidR="00AD67B4" w:rsidRPr="00901439" w:rsidRDefault="00AD67B4" w:rsidP="00AD67B4">
      <w:pPr>
        <w:autoSpaceDE w:val="0"/>
        <w:autoSpaceDN w:val="0"/>
        <w:adjustRightInd w:val="0"/>
        <w:spacing w:before="0" w:after="0" w:line="240" w:lineRule="auto"/>
        <w:rPr>
          <w:rFonts w:cs="Calibri"/>
          <w:sz w:val="22"/>
          <w:szCs w:val="22"/>
          <w:lang w:bidi="ar-SA"/>
        </w:rPr>
      </w:pPr>
    </w:p>
    <w:p w:rsidR="00AD67B4" w:rsidRPr="00901439" w:rsidRDefault="00AD67B4" w:rsidP="00AD67B4">
      <w:pPr>
        <w:pStyle w:val="Heading2"/>
        <w:shd w:val="clear" w:color="auto" w:fill="FFFFFF"/>
        <w:autoSpaceDE w:val="0"/>
        <w:autoSpaceDN w:val="0"/>
        <w:adjustRightInd w:val="0"/>
        <w:spacing w:before="0" w:line="240" w:lineRule="auto"/>
        <w:textAlignment w:val="baseline"/>
        <w:rPr>
          <w:rFonts w:cs="Calibri"/>
          <w:lang w:bidi="ar-SA"/>
        </w:rPr>
      </w:pPr>
      <w:bookmarkStart w:id="110" w:name="_Toc481554727"/>
      <w:r w:rsidRPr="00901439">
        <w:rPr>
          <w:rFonts w:ascii="Calibri,Bold" w:hAnsi="Calibri,Bold" w:cs="Calibri,Bold"/>
          <w:bCs/>
          <w:lang w:bidi="ar-SA"/>
        </w:rPr>
        <w:t>Performance Tunning</w:t>
      </w:r>
      <w:bookmarkEnd w:id="110"/>
    </w:p>
    <w:p w:rsidR="00AD67B4" w:rsidRPr="00901439" w:rsidRDefault="00AD67B4" w:rsidP="00AD67B4">
      <w:pPr>
        <w:shd w:val="clear" w:color="auto" w:fill="FFFFFF"/>
        <w:spacing w:before="0" w:after="158" w:line="240" w:lineRule="auto"/>
        <w:jc w:val="both"/>
        <w:rPr>
          <w:rFonts w:ascii="Helvetica" w:hAnsi="Helvetica" w:cs="Helvetica"/>
          <w:color w:val="2C3E50"/>
          <w:sz w:val="24"/>
          <w:szCs w:val="24"/>
          <w:lang w:bidi="ar-SA"/>
        </w:rPr>
      </w:pPr>
    </w:p>
    <w:p w:rsidR="00AD67B4" w:rsidRPr="00901439" w:rsidRDefault="00AD67B4" w:rsidP="00AD67B4">
      <w:pPr>
        <w:pStyle w:val="Heading3"/>
      </w:pPr>
      <w:bookmarkStart w:id="111" w:name="_Toc481554728"/>
      <w:r w:rsidRPr="00901439">
        <w:t>Sort By</w:t>
      </w:r>
      <w:bookmarkEnd w:id="111"/>
    </w:p>
    <w:p w:rsidR="00AD67B4" w:rsidRPr="00901439" w:rsidRDefault="00AD67B4" w:rsidP="00AD67B4">
      <w:pPr>
        <w:spacing w:before="0" w:after="0"/>
        <w:rPr>
          <w:rFonts w:cs="Calibri"/>
          <w:sz w:val="22"/>
          <w:szCs w:val="22"/>
          <w:lang w:bidi="ar-SA"/>
        </w:rPr>
      </w:pPr>
      <w:r w:rsidRPr="00901439">
        <w:rPr>
          <w:rFonts w:cs="Calibri"/>
          <w:sz w:val="22"/>
          <w:szCs w:val="22"/>
          <w:lang w:bidi="ar-SA"/>
        </w:rPr>
        <w:t>Sort By, Hive uses the columns in the Sort By to sort the rows before feeding the rows to a reducer.</w:t>
      </w:r>
    </w:p>
    <w:p w:rsidR="00AD67B4" w:rsidRPr="00901439" w:rsidRDefault="00AD67B4" w:rsidP="00AD67B4">
      <w:pPr>
        <w:spacing w:before="0" w:after="0"/>
        <w:rPr>
          <w:rFonts w:cs="Calibri"/>
          <w:sz w:val="22"/>
          <w:szCs w:val="22"/>
          <w:lang w:bidi="ar-SA"/>
        </w:rPr>
      </w:pPr>
      <w:r w:rsidRPr="00901439">
        <w:rPr>
          <w:rFonts w:cs="Calibri"/>
          <w:sz w:val="22"/>
          <w:szCs w:val="22"/>
          <w:lang w:bidi="ar-SA"/>
        </w:rPr>
        <w:lastRenderedPageBreak/>
        <w:t>Ordering: It orders data at each of ‘N’ reducers, but each reducers can have overlapping ranges of data.</w:t>
      </w:r>
    </w:p>
    <w:p w:rsidR="00AD67B4" w:rsidRPr="00901439" w:rsidRDefault="00AD67B4" w:rsidP="00AD67B4">
      <w:pPr>
        <w:spacing w:before="0" w:after="0"/>
        <w:rPr>
          <w:rFonts w:cs="Calibri"/>
          <w:sz w:val="22"/>
          <w:szCs w:val="22"/>
          <w:lang w:bidi="ar-SA"/>
        </w:rPr>
      </w:pPr>
      <w:r w:rsidRPr="00901439">
        <w:rPr>
          <w:rFonts w:cs="Calibri"/>
          <w:sz w:val="22"/>
          <w:szCs w:val="22"/>
          <w:lang w:bidi="ar-SA"/>
        </w:rPr>
        <w:t>Outcome: N or more sorted files with overlapping ranges.</w:t>
      </w:r>
    </w:p>
    <w:p w:rsidR="00AD67B4" w:rsidRPr="00901439" w:rsidRDefault="00AD67B4" w:rsidP="00AD67B4">
      <w:pPr>
        <w:pStyle w:val="Heading3"/>
      </w:pPr>
      <w:bookmarkStart w:id="112" w:name="_Toc481554729"/>
      <w:r w:rsidRPr="00901439">
        <w:t>Order By</w:t>
      </w:r>
      <w:bookmarkEnd w:id="112"/>
    </w:p>
    <w:p w:rsidR="00AD67B4" w:rsidRPr="00901439" w:rsidRDefault="00AD67B4" w:rsidP="00AD67B4">
      <w:pPr>
        <w:rPr>
          <w:rFonts w:cs="Calibri"/>
          <w:sz w:val="22"/>
          <w:szCs w:val="22"/>
          <w:lang w:bidi="ar-SA"/>
        </w:rPr>
      </w:pPr>
      <w:r w:rsidRPr="00901439">
        <w:rPr>
          <w:rFonts w:cs="Calibri"/>
          <w:sz w:val="22"/>
          <w:szCs w:val="22"/>
          <w:lang w:bidi="ar-SA"/>
        </w:rPr>
        <w:t xml:space="preserve">Order By, Guarantees total ordering of data, but for that it has to be passed on to a single reducer, which is normally unacceptable and therefore in strict mode, hive makes it compulsory to use LIMIT with ORDER BY so that reducer doesn’t get overburdened. </w:t>
      </w:r>
    </w:p>
    <w:p w:rsidR="00AD67B4" w:rsidRPr="00901439" w:rsidRDefault="00AD67B4" w:rsidP="00AD67B4">
      <w:pPr>
        <w:rPr>
          <w:rFonts w:cs="Calibri"/>
          <w:sz w:val="22"/>
          <w:szCs w:val="22"/>
          <w:lang w:bidi="ar-SA"/>
        </w:rPr>
      </w:pPr>
      <w:r w:rsidRPr="00901439">
        <w:rPr>
          <w:rFonts w:cs="Calibri"/>
          <w:sz w:val="22"/>
          <w:szCs w:val="22"/>
          <w:lang w:bidi="ar-SA"/>
        </w:rPr>
        <w:t>Ordering: Total Ordered data.</w:t>
      </w:r>
    </w:p>
    <w:p w:rsidR="00AD67B4" w:rsidRPr="00901439" w:rsidRDefault="00AD67B4" w:rsidP="00AD67B4">
      <w:pPr>
        <w:rPr>
          <w:rFonts w:cs="Calibri"/>
          <w:sz w:val="22"/>
          <w:szCs w:val="22"/>
          <w:lang w:bidi="ar-SA"/>
        </w:rPr>
      </w:pPr>
      <w:r w:rsidRPr="00901439">
        <w:rPr>
          <w:rFonts w:cs="Calibri"/>
          <w:sz w:val="22"/>
          <w:szCs w:val="22"/>
          <w:lang w:bidi="ar-SA"/>
        </w:rPr>
        <w:t xml:space="preserve">Outcome: Single Output </w:t>
      </w:r>
    </w:p>
    <w:p w:rsidR="00AD67B4" w:rsidRPr="00901439" w:rsidRDefault="00AD67B4" w:rsidP="00AD67B4">
      <w:pPr>
        <w:pStyle w:val="Heading3"/>
      </w:pPr>
      <w:bookmarkStart w:id="113" w:name="_Toc481554730"/>
      <w:r w:rsidRPr="00901439">
        <w:t>Distribute By</w:t>
      </w:r>
      <w:bookmarkEnd w:id="113"/>
    </w:p>
    <w:p w:rsidR="00AD67B4" w:rsidRPr="00901439" w:rsidRDefault="00AD67B4" w:rsidP="00AD67B4">
      <w:pPr>
        <w:rPr>
          <w:rFonts w:cs="Calibri"/>
          <w:sz w:val="22"/>
          <w:szCs w:val="22"/>
          <w:lang w:bidi="ar-SA"/>
        </w:rPr>
      </w:pPr>
      <w:r w:rsidRPr="00901439">
        <w:rPr>
          <w:rFonts w:cs="Calibri"/>
          <w:sz w:val="22"/>
          <w:szCs w:val="22"/>
          <w:lang w:bidi="ar-SA"/>
        </w:rPr>
        <w:t>Distribute By, Hive uses the columns in Distribute By to distribute the rows among reducers. All rows with same Distribute By column values will go to the same reducer. It ensures each of N reducers get non- Overlapping ranges of column, but doesn’t sort the output of each reducer.  You end up with N or more unsorted files with non-Overlapping ranges.</w:t>
      </w:r>
    </w:p>
    <w:p w:rsidR="00AD67B4" w:rsidRPr="00901439" w:rsidRDefault="00AD67B4" w:rsidP="00AD67B4">
      <w:pPr>
        <w:pStyle w:val="Heading3"/>
      </w:pPr>
      <w:bookmarkStart w:id="114" w:name="_Toc481554731"/>
      <w:r w:rsidRPr="00901439">
        <w:t>Cluster By</w:t>
      </w:r>
      <w:bookmarkEnd w:id="114"/>
    </w:p>
    <w:p w:rsidR="00AD67B4" w:rsidRPr="00901439" w:rsidRDefault="00AD67B4" w:rsidP="00AD67B4">
      <w:r w:rsidRPr="00901439">
        <w:t>Cluster By, is a short for both Distribute By and Sort By. CLUSTER BY x ensures each of N reducers get non-overlapping ranges, then sorts by those ranges at the reducers.</w:t>
      </w:r>
    </w:p>
    <w:p w:rsidR="00AD67B4" w:rsidRPr="00901439" w:rsidRDefault="00AD67B4" w:rsidP="00AD67B4">
      <w:r w:rsidRPr="00901439">
        <w:t>Ordering:  Global ordering between multiple reducers.</w:t>
      </w:r>
    </w:p>
    <w:p w:rsidR="00AD67B4" w:rsidRPr="00901439" w:rsidRDefault="00AD67B4" w:rsidP="00AD67B4">
      <w:r w:rsidRPr="00901439">
        <w:t>Outcome: N or more sorted files with non-overlapping ranges.</w:t>
      </w:r>
    </w:p>
    <w:p w:rsidR="00AD67B4" w:rsidRPr="00901439" w:rsidRDefault="00AD67B4" w:rsidP="00AD67B4">
      <w:r w:rsidRPr="00901439">
        <w:t>Note: Instead of specifying Cluster By, the user can specify Distribute By and Sort By, so the partition columns and sort columns can be different.</w:t>
      </w:r>
    </w:p>
    <w:p w:rsidR="00AD67B4" w:rsidRPr="00901439" w:rsidRDefault="00AD67B4" w:rsidP="00AD67B4"/>
    <w:p w:rsidR="00AD67B4" w:rsidRPr="00901439" w:rsidRDefault="00AD67B4" w:rsidP="00AD67B4">
      <w:pPr>
        <w:pStyle w:val="Heading3"/>
      </w:pPr>
      <w:bookmarkStart w:id="115" w:name="_Toc481554732"/>
      <w:r w:rsidRPr="00901439">
        <w:t>Cluster By</w:t>
      </w:r>
      <w:bookmarkEnd w:id="115"/>
    </w:p>
    <w:p w:rsidR="00AD67B4" w:rsidRPr="00901439" w:rsidRDefault="00AD67B4" w:rsidP="00AD67B4">
      <w:pPr>
        <w:pStyle w:val="Heading3"/>
      </w:pPr>
      <w:bookmarkStart w:id="116" w:name="_Toc481554733"/>
      <w:r w:rsidRPr="00901439">
        <w:t>Using Explain</w:t>
      </w:r>
      <w:bookmarkEnd w:id="116"/>
    </w:p>
    <w:p w:rsidR="00AD67B4" w:rsidRPr="00901439" w:rsidRDefault="00AD67B4" w:rsidP="00AD67B4">
      <w:r w:rsidRPr="00901439">
        <w:t>It helps to learn how HIVE  translates queries into MapReduce Jobs. Output as abstract Syntax tree, which shows how HIVE parsed the query into  bvtokens and literals. EXPLAIN EXTENDED, produces even more output.</w:t>
      </w:r>
    </w:p>
    <w:p w:rsidR="00AD67B4" w:rsidRPr="00901439" w:rsidRDefault="00AD67B4" w:rsidP="00AD67B4">
      <w:r w:rsidRPr="00901439">
        <w:t>Example:</w:t>
      </w:r>
    </w:p>
    <w:p w:rsidR="00AD67B4" w:rsidRPr="00901439" w:rsidRDefault="00AD67B4" w:rsidP="00AD67B4">
      <w:r w:rsidRPr="00901439">
        <w:t xml:space="preserve"> EXPLAIN SELECT SUM(number) FROM onecol;</w:t>
      </w:r>
    </w:p>
    <w:p w:rsidR="00AD67B4" w:rsidRPr="00901439" w:rsidRDefault="00AD67B4" w:rsidP="00AD67B4">
      <w:pPr>
        <w:pStyle w:val="Heading3"/>
      </w:pPr>
      <w:bookmarkStart w:id="117" w:name="_Toc481554734"/>
      <w:r w:rsidRPr="00901439">
        <w:t>Optimized Joins</w:t>
      </w:r>
      <w:bookmarkEnd w:id="117"/>
    </w:p>
    <w:p w:rsidR="00AD67B4" w:rsidRPr="00901439" w:rsidRDefault="00AD67B4" w:rsidP="00AD67B4">
      <w:r w:rsidRPr="00901439">
        <w:t>Use the  /*Streamtable(table_name)*/ directive.</w:t>
      </w:r>
    </w:p>
    <w:p w:rsidR="00AD67B4" w:rsidRPr="00901439" w:rsidRDefault="00AD67B4" w:rsidP="00AD67B4">
      <w:r w:rsidRPr="00901439">
        <w:lastRenderedPageBreak/>
        <w:t>If all but one table is small enough, typically to fit in memory, then Hive can perform a map-side join, eliminating the need for reduce tasks and even some map tasks. Sometimes even large tables that do not fit in memory are good candidates because removing reduce phase outweighs the cost of bringing semi-large tables into each map tasks.</w:t>
      </w:r>
    </w:p>
    <w:p w:rsidR="00AD67B4" w:rsidRPr="00901439" w:rsidRDefault="00AD67B4" w:rsidP="00AD67B4">
      <w:pPr>
        <w:pStyle w:val="Heading3"/>
      </w:pPr>
      <w:bookmarkStart w:id="118" w:name="_Toc481554735"/>
      <w:r w:rsidRPr="00901439">
        <w:t>Local Mode</w:t>
      </w:r>
      <w:bookmarkEnd w:id="118"/>
    </w:p>
    <w:p w:rsidR="00AD67B4" w:rsidRPr="00901439" w:rsidRDefault="00AD67B4" w:rsidP="00AD67B4">
      <w:r w:rsidRPr="00901439">
        <w:t>Many jobs need the full scalability benefits of Hadoop to process large data sets, However, there are times when the input to Hive is very small. In cases, the overhead of launching tasks for queries consumes a significant percentage of the overall job execution time. In many of these cases, Hive can leverage the ligher weight of the local mode to perform all the tasks for the job on a single machine and sometimes in same process.</w:t>
      </w:r>
    </w:p>
    <w:p w:rsidR="00AD67B4" w:rsidRPr="00901439" w:rsidRDefault="00AD67B4" w:rsidP="00AD67B4">
      <w:r w:rsidRPr="00901439">
        <w:t>You can explicitly enable local mode temporarily,</w:t>
      </w:r>
    </w:p>
    <w:p w:rsidR="00AD67B4" w:rsidRPr="00901439" w:rsidRDefault="00AD67B4" w:rsidP="00AD67B4">
      <w:pPr>
        <w:pStyle w:val="ListParagraph"/>
        <w:numPr>
          <w:ilvl w:val="0"/>
          <w:numId w:val="44"/>
        </w:numPr>
      </w:pPr>
      <w:r w:rsidRPr="00901439">
        <w:t>set mapred.job.tracker =local;</w:t>
      </w:r>
    </w:p>
    <w:p w:rsidR="00AD67B4" w:rsidRPr="00901439" w:rsidRDefault="00AD67B4" w:rsidP="00AD67B4">
      <w:pPr>
        <w:pStyle w:val="ListParagraph"/>
        <w:numPr>
          <w:ilvl w:val="0"/>
          <w:numId w:val="44"/>
        </w:numPr>
      </w:pPr>
      <w:r w:rsidRPr="00901439">
        <w:t>select * from people where firstname=bob;</w:t>
      </w:r>
    </w:p>
    <w:p w:rsidR="00AD67B4" w:rsidRPr="00901439" w:rsidRDefault="00AD67B4" w:rsidP="00AD67B4">
      <w:pPr>
        <w:pStyle w:val="Heading3"/>
      </w:pPr>
      <w:bookmarkStart w:id="119" w:name="_Toc481554736"/>
      <w:r w:rsidRPr="00901439">
        <w:t>Parallel Execution</w:t>
      </w:r>
      <w:bookmarkEnd w:id="119"/>
    </w:p>
    <w:p w:rsidR="00AD67B4" w:rsidRPr="00901439" w:rsidRDefault="00AD67B4" w:rsidP="00AD67B4">
      <w:r w:rsidRPr="00901439">
        <w:t xml:space="preserve">Hive Converts a query into one or more stages. Stages could be a MapReduce stage, sampling Stage, merge Stage, limit Stage, or other possible tasks Hive needs to do. Hive executes these stages one at a time. However, a particular job may consist of some stages that are not dependent on each other and could be executed in parallel. Setting </w:t>
      </w:r>
      <w:r w:rsidRPr="00901439">
        <w:rPr>
          <w:i/>
        </w:rPr>
        <w:t>hive.exec.parallel</w:t>
      </w:r>
      <w:r w:rsidRPr="00901439">
        <w:t xml:space="preserve"> to </w:t>
      </w:r>
      <w:r w:rsidRPr="00901439">
        <w:rPr>
          <w:i/>
        </w:rPr>
        <w:t>true</w:t>
      </w:r>
      <w:r w:rsidRPr="00901439">
        <w:t xml:space="preserve"> enables parallel execution.</w:t>
      </w:r>
    </w:p>
    <w:p w:rsidR="00AD67B4" w:rsidRPr="00901439" w:rsidRDefault="00AD67B4" w:rsidP="00AD67B4">
      <w:pPr>
        <w:pStyle w:val="ListParagraph"/>
        <w:numPr>
          <w:ilvl w:val="0"/>
          <w:numId w:val="44"/>
        </w:numPr>
      </w:pPr>
      <w:r w:rsidRPr="00901439">
        <w:t>&lt;property&gt;</w:t>
      </w:r>
    </w:p>
    <w:p w:rsidR="00AD67B4" w:rsidRPr="00901439" w:rsidRDefault="00AD67B4" w:rsidP="00AD67B4">
      <w:pPr>
        <w:pStyle w:val="ListParagraph"/>
        <w:numPr>
          <w:ilvl w:val="0"/>
          <w:numId w:val="44"/>
        </w:numPr>
      </w:pPr>
      <w:r w:rsidRPr="00901439">
        <w:t>&lt;name&gt;hive.exec.parallel&lt;/name&gt;</w:t>
      </w:r>
    </w:p>
    <w:p w:rsidR="00AD67B4" w:rsidRPr="00901439" w:rsidRDefault="00AD67B4" w:rsidP="00AD67B4">
      <w:pPr>
        <w:pStyle w:val="ListParagraph"/>
        <w:numPr>
          <w:ilvl w:val="0"/>
          <w:numId w:val="44"/>
        </w:numPr>
      </w:pPr>
      <w:r w:rsidRPr="00901439">
        <w:t>&lt;value&gt;true&lt;/name&gt;</w:t>
      </w:r>
    </w:p>
    <w:p w:rsidR="00AD67B4" w:rsidRPr="00901439" w:rsidRDefault="00AD67B4" w:rsidP="00AD67B4">
      <w:pPr>
        <w:pStyle w:val="ListParagraph"/>
        <w:numPr>
          <w:ilvl w:val="0"/>
          <w:numId w:val="44"/>
        </w:numPr>
      </w:pPr>
      <w:r w:rsidRPr="00901439">
        <w:t>&lt;/property&gt;</w:t>
      </w:r>
    </w:p>
    <w:p w:rsidR="00AD67B4" w:rsidRPr="00901439" w:rsidRDefault="00AD67B4" w:rsidP="00AD67B4">
      <w:pPr>
        <w:pStyle w:val="Heading3"/>
      </w:pPr>
      <w:bookmarkStart w:id="120" w:name="_Toc481554737"/>
      <w:r w:rsidRPr="00901439">
        <w:t>Strict Mode</w:t>
      </w:r>
      <w:bookmarkEnd w:id="120"/>
    </w:p>
    <w:p w:rsidR="00AD67B4" w:rsidRPr="00901439" w:rsidRDefault="00AD67B4" w:rsidP="00AD67B4">
      <w:r w:rsidRPr="00901439">
        <w:t xml:space="preserve">Strict Mode is a setting in Hive that prevents users from issuing queries that could have unintended and undesirable effects. Setting </w:t>
      </w:r>
      <w:r w:rsidRPr="00901439">
        <w:rPr>
          <w:i/>
        </w:rPr>
        <w:t>hive.mapred.mode</w:t>
      </w:r>
      <w:r w:rsidRPr="00901439">
        <w:t xml:space="preserve"> to </w:t>
      </w:r>
      <w:r w:rsidRPr="00901439">
        <w:rPr>
          <w:i/>
        </w:rPr>
        <w:t>strict</w:t>
      </w:r>
      <w:r w:rsidRPr="00901439">
        <w:t xml:space="preserve"> enables parallel execution.</w:t>
      </w:r>
    </w:p>
    <w:p w:rsidR="00AD67B4" w:rsidRDefault="00AD67B4" w:rsidP="00AD67B4">
      <w:pPr>
        <w:pStyle w:val="ListParagraph"/>
        <w:numPr>
          <w:ilvl w:val="0"/>
          <w:numId w:val="57"/>
        </w:numPr>
      </w:pPr>
      <w:r w:rsidRPr="00901439">
        <w:t xml:space="preserve">Queries on partitioned tables are not permitted unless they include a partition filter in the where clause, </w:t>
      </w:r>
    </w:p>
    <w:p w:rsidR="00345CD8" w:rsidRDefault="00345CD8" w:rsidP="001A123B">
      <w:pPr>
        <w:rPr>
          <w:rFonts w:cs="Calibri"/>
          <w:sz w:val="22"/>
          <w:szCs w:val="22"/>
          <w:lang w:bidi="ar-SA"/>
        </w:rPr>
      </w:pPr>
    </w:p>
    <w:p w:rsidR="00D00527" w:rsidRDefault="00D00527" w:rsidP="001A123B">
      <w:pPr>
        <w:rPr>
          <w:rFonts w:cs="Calibri"/>
          <w:sz w:val="22"/>
          <w:szCs w:val="22"/>
          <w:lang w:bidi="ar-SA"/>
        </w:rPr>
      </w:pPr>
    </w:p>
    <w:p w:rsidR="00D00527" w:rsidRDefault="00D00527" w:rsidP="001A123B">
      <w:pPr>
        <w:rPr>
          <w:rFonts w:cs="Calibri"/>
          <w:sz w:val="22"/>
          <w:szCs w:val="22"/>
          <w:lang w:bidi="ar-SA"/>
        </w:rPr>
      </w:pPr>
    </w:p>
    <w:p w:rsidR="00D00527" w:rsidRDefault="00D00527" w:rsidP="001A123B">
      <w:pPr>
        <w:rPr>
          <w:rFonts w:cs="Calibri"/>
          <w:sz w:val="22"/>
          <w:szCs w:val="22"/>
          <w:lang w:bidi="ar-SA"/>
        </w:rPr>
      </w:pPr>
    </w:p>
    <w:p w:rsidR="00D00527" w:rsidRDefault="00D00527" w:rsidP="001A123B">
      <w:pPr>
        <w:rPr>
          <w:rFonts w:cs="Calibri"/>
          <w:sz w:val="22"/>
          <w:szCs w:val="22"/>
          <w:lang w:bidi="ar-SA"/>
        </w:rPr>
      </w:pPr>
    </w:p>
    <w:p w:rsidR="00D00527" w:rsidRDefault="00D00527" w:rsidP="001A123B">
      <w:pPr>
        <w:rPr>
          <w:rFonts w:cs="Calibri"/>
          <w:sz w:val="22"/>
          <w:szCs w:val="22"/>
          <w:lang w:bidi="ar-SA"/>
        </w:rPr>
      </w:pPr>
    </w:p>
    <w:p w:rsidR="00C913B2" w:rsidRPr="00901439" w:rsidRDefault="00C913B2" w:rsidP="00C913B2">
      <w:pPr>
        <w:autoSpaceDE w:val="0"/>
        <w:autoSpaceDN w:val="0"/>
        <w:adjustRightInd w:val="0"/>
        <w:spacing w:before="0" w:after="0" w:line="240" w:lineRule="auto"/>
        <w:rPr>
          <w:rFonts w:cs="Calibri"/>
          <w:sz w:val="22"/>
          <w:szCs w:val="22"/>
          <w:lang w:bidi="ar-SA"/>
        </w:rPr>
      </w:pPr>
    </w:p>
    <w:p w:rsidR="00C913B2" w:rsidRPr="00901439" w:rsidRDefault="00C913B2" w:rsidP="00C913B2">
      <w:pPr>
        <w:pStyle w:val="Heading1"/>
        <w:rPr>
          <w:rFonts w:asciiTheme="minorHAnsi" w:hAnsiTheme="minorHAnsi" w:cstheme="minorHAnsi"/>
          <w:b w:val="0"/>
          <w:sz w:val="24"/>
          <w:szCs w:val="24"/>
        </w:rPr>
      </w:pPr>
      <w:bookmarkStart w:id="121" w:name="_Toc481554738"/>
      <w:r w:rsidRPr="00901439">
        <w:rPr>
          <w:rFonts w:asciiTheme="minorHAnsi" w:hAnsiTheme="minorHAnsi" w:cstheme="minorHAnsi"/>
          <w:b w:val="0"/>
          <w:sz w:val="24"/>
          <w:szCs w:val="24"/>
        </w:rPr>
        <w:lastRenderedPageBreak/>
        <w:t>PIG</w:t>
      </w:r>
      <w:bookmarkEnd w:id="121"/>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Pig provides an engine for executing data flows in parallel on Hadoop. It includes a high level data flow language, Pig Latin. Pig Latin includes operators for many of the traditional data operations (join, sort, filter, etc.), as well as the ability for users to develop their own functions for reading, processing, andwriting data.</w:t>
      </w:r>
    </w:p>
    <w:p w:rsidR="00DE617A"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High level data flow language for exploring very large datasets.</w:t>
      </w:r>
    </w:p>
    <w:p w:rsidR="00DE617A"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Provides an engine for executing data flows in parallel on Hadoop.</w:t>
      </w:r>
    </w:p>
    <w:p w:rsidR="00152920" w:rsidRPr="00901439" w:rsidRDefault="00152920"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Core functionality is an optimizer for parallelization</w:t>
      </w:r>
    </w:p>
    <w:p w:rsidR="00DE617A"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Compiler that produces sequences of Map Reduce programs</w:t>
      </w:r>
    </w:p>
    <w:p w:rsidR="00DE617A"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Structure is amenable to substantial parallelization</w:t>
      </w:r>
    </w:p>
    <w:p w:rsidR="00244EF2"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Operates on files in HDFS</w:t>
      </w:r>
    </w:p>
    <w:p w:rsidR="00DE617A" w:rsidRPr="00901439" w:rsidRDefault="00DE617A" w:rsidP="00244EF2">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Metadata not required, but used when available</w:t>
      </w:r>
    </w:p>
    <w:p w:rsidR="00152920" w:rsidRPr="00901439" w:rsidRDefault="00152920" w:rsidP="00152920">
      <w:pPr>
        <w:shd w:val="clear" w:color="auto" w:fill="FFFFFF"/>
        <w:spacing w:before="0" w:after="0" w:line="240" w:lineRule="auto"/>
        <w:jc w:val="both"/>
        <w:rPr>
          <w:rFonts w:cs="Calibri"/>
          <w:sz w:val="22"/>
          <w:szCs w:val="22"/>
          <w:lang w:bidi="ar-SA"/>
        </w:rPr>
      </w:pPr>
    </w:p>
    <w:p w:rsidR="00AF53B6" w:rsidRPr="00901439" w:rsidRDefault="00AF53B6" w:rsidP="00152920">
      <w:pPr>
        <w:shd w:val="clear" w:color="auto" w:fill="FFFFFF"/>
        <w:spacing w:before="0" w:after="0" w:line="240" w:lineRule="auto"/>
        <w:jc w:val="both"/>
        <w:rPr>
          <w:rFonts w:cs="Calibri"/>
          <w:sz w:val="22"/>
          <w:szCs w:val="22"/>
          <w:lang w:bidi="ar-SA"/>
        </w:rPr>
      </w:pPr>
      <w:r w:rsidRPr="00901439">
        <w:rPr>
          <w:rFonts w:cs="Calibri"/>
          <w:sz w:val="22"/>
          <w:szCs w:val="22"/>
          <w:lang w:bidi="ar-SA"/>
        </w:rPr>
        <w:t>Power of PIG:</w:t>
      </w:r>
    </w:p>
    <w:p w:rsidR="00AF53B6" w:rsidRPr="00901439" w:rsidRDefault="0083363A" w:rsidP="0083363A">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Loading Large volumes of Data</w:t>
      </w:r>
    </w:p>
    <w:p w:rsidR="0083363A" w:rsidRPr="00901439" w:rsidRDefault="0083363A" w:rsidP="0083363A">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Processing Multiple Data Sources, create complex data flow with custom code to data from different sources</w:t>
      </w:r>
    </w:p>
    <w:p w:rsidR="0083363A" w:rsidRPr="00901439" w:rsidRDefault="0083363A" w:rsidP="0083363A">
      <w:pPr>
        <w:pStyle w:val="ListParagraph"/>
        <w:numPr>
          <w:ilvl w:val="0"/>
          <w:numId w:val="66"/>
        </w:numPr>
        <w:shd w:val="clear" w:color="auto" w:fill="FFFFFF"/>
        <w:spacing w:before="0" w:after="0" w:line="240" w:lineRule="auto"/>
        <w:jc w:val="both"/>
        <w:rPr>
          <w:rFonts w:cs="Calibri"/>
          <w:sz w:val="22"/>
          <w:szCs w:val="22"/>
          <w:lang w:bidi="ar-SA"/>
        </w:rPr>
      </w:pPr>
      <w:r w:rsidRPr="00901439">
        <w:rPr>
          <w:rFonts w:cs="Calibri"/>
          <w:sz w:val="22"/>
          <w:szCs w:val="22"/>
          <w:lang w:bidi="ar-SA"/>
        </w:rPr>
        <w:t>Analytic Insight: Able to perform random samplings from large data sets.</w:t>
      </w:r>
    </w:p>
    <w:p w:rsidR="00F079A1" w:rsidRPr="00901439" w:rsidRDefault="00F079A1" w:rsidP="00F079A1">
      <w:pPr>
        <w:autoSpaceDE w:val="0"/>
        <w:autoSpaceDN w:val="0"/>
        <w:adjustRightInd w:val="0"/>
        <w:spacing w:before="0" w:after="0" w:line="240" w:lineRule="auto"/>
        <w:rPr>
          <w:rFonts w:cs="Calibri"/>
          <w:sz w:val="22"/>
          <w:szCs w:val="22"/>
          <w:lang w:bidi="ar-SA"/>
        </w:rPr>
      </w:pPr>
    </w:p>
    <w:p w:rsidR="00AF53B6" w:rsidRPr="00901439" w:rsidRDefault="00AF53B6" w:rsidP="00F079A1">
      <w:pPr>
        <w:autoSpaceDE w:val="0"/>
        <w:autoSpaceDN w:val="0"/>
        <w:adjustRightInd w:val="0"/>
        <w:spacing w:before="0" w:after="0" w:line="240" w:lineRule="auto"/>
        <w:rPr>
          <w:rFonts w:cs="Calibri"/>
          <w:sz w:val="22"/>
          <w:szCs w:val="22"/>
          <w:lang w:bidi="ar-SA"/>
        </w:rPr>
      </w:pPr>
    </w:p>
    <w:p w:rsidR="00F079A1" w:rsidRPr="00901439" w:rsidRDefault="00F079A1" w:rsidP="00F079A1">
      <w:pPr>
        <w:pStyle w:val="Heading2"/>
        <w:shd w:val="clear" w:color="auto" w:fill="FFFFFF"/>
        <w:autoSpaceDE w:val="0"/>
        <w:autoSpaceDN w:val="0"/>
        <w:adjustRightInd w:val="0"/>
        <w:spacing w:before="0" w:line="240" w:lineRule="auto"/>
        <w:textAlignment w:val="baseline"/>
        <w:rPr>
          <w:rFonts w:cs="Calibri"/>
          <w:lang w:bidi="ar-SA"/>
        </w:rPr>
      </w:pPr>
      <w:bookmarkStart w:id="122" w:name="_Toc481554739"/>
      <w:r w:rsidRPr="00901439">
        <w:rPr>
          <w:rFonts w:ascii="Calibri,Bold" w:hAnsi="Calibri,Bold" w:cs="Calibri,Bold"/>
          <w:bCs/>
          <w:lang w:bidi="ar-SA"/>
        </w:rPr>
        <w:t>PIG Concepts</w:t>
      </w:r>
      <w:bookmarkEnd w:id="122"/>
    </w:p>
    <w:p w:rsidR="00244EF2" w:rsidRPr="00901439" w:rsidRDefault="00244EF2" w:rsidP="00DE617A">
      <w:pPr>
        <w:autoSpaceDE w:val="0"/>
        <w:autoSpaceDN w:val="0"/>
        <w:adjustRightInd w:val="0"/>
        <w:spacing w:before="0" w:after="0" w:line="240" w:lineRule="auto"/>
        <w:rPr>
          <w:rFonts w:ascii="Calibri,Bold" w:hAnsi="Calibri,Bold" w:cs="Calibri,Bold"/>
          <w:bCs/>
          <w:color w:val="000000"/>
        </w:rPr>
      </w:pPr>
    </w:p>
    <w:p w:rsidR="00DE617A" w:rsidRPr="00901439" w:rsidRDefault="00DE617A" w:rsidP="00DE617A">
      <w:pPr>
        <w:autoSpaceDE w:val="0"/>
        <w:autoSpaceDN w:val="0"/>
        <w:adjustRightInd w:val="0"/>
        <w:spacing w:before="0" w:after="0" w:line="240" w:lineRule="auto"/>
        <w:rPr>
          <w:rFonts w:ascii="Calibri,Bold" w:hAnsi="Calibri,Bold" w:cs="Calibri,Bold"/>
          <w:bCs/>
          <w:color w:val="000000"/>
        </w:rPr>
      </w:pPr>
      <w:r w:rsidRPr="00901439">
        <w:rPr>
          <w:rFonts w:ascii="Calibri,Bold" w:hAnsi="Calibri,Bold" w:cs="Calibri,Bold"/>
          <w:bCs/>
          <w:color w:val="000000"/>
        </w:rPr>
        <w:t>Key Properties of Pig:</w:t>
      </w:r>
    </w:p>
    <w:p w:rsidR="00DE617A" w:rsidRPr="00901439" w:rsidRDefault="00DE617A" w:rsidP="00DE617A">
      <w:pPr>
        <w:autoSpaceDE w:val="0"/>
        <w:autoSpaceDN w:val="0"/>
        <w:adjustRightInd w:val="0"/>
        <w:spacing w:before="0" w:after="0" w:line="240" w:lineRule="auto"/>
        <w:rPr>
          <w:rFonts w:cs="Calibri"/>
          <w:color w:val="000000"/>
        </w:rPr>
      </w:pPr>
      <w:r w:rsidRPr="00901439">
        <w:rPr>
          <w:rFonts w:cs="Calibri"/>
          <w:color w:val="000000"/>
        </w:rPr>
        <w:t>Ease of programming: Trivial to achieve parallel execution of simple and parallel data analysis tasks</w:t>
      </w:r>
    </w:p>
    <w:p w:rsidR="00DE617A" w:rsidRPr="00901439" w:rsidRDefault="00DE617A" w:rsidP="00DE617A">
      <w:pPr>
        <w:autoSpaceDE w:val="0"/>
        <w:autoSpaceDN w:val="0"/>
        <w:adjustRightInd w:val="0"/>
        <w:spacing w:before="0" w:after="0" w:line="240" w:lineRule="auto"/>
        <w:rPr>
          <w:rFonts w:cs="Calibri"/>
          <w:color w:val="000000"/>
        </w:rPr>
      </w:pPr>
      <w:r w:rsidRPr="00901439">
        <w:rPr>
          <w:rFonts w:cs="Calibri"/>
          <w:color w:val="000000"/>
        </w:rPr>
        <w:t>Optimization: Allows the user to focus on semantics rather than efficiency</w:t>
      </w:r>
    </w:p>
    <w:p w:rsidR="00DE617A" w:rsidRPr="00901439" w:rsidRDefault="00DE617A" w:rsidP="00DE617A">
      <w:pPr>
        <w:autoSpaceDE w:val="0"/>
        <w:autoSpaceDN w:val="0"/>
        <w:adjustRightInd w:val="0"/>
        <w:spacing w:before="0" w:after="0" w:line="240" w:lineRule="auto"/>
        <w:rPr>
          <w:rFonts w:cs="Calibri"/>
          <w:color w:val="000000"/>
        </w:rPr>
      </w:pPr>
      <w:r w:rsidRPr="00901439">
        <w:rPr>
          <w:rFonts w:cs="Calibri"/>
          <w:color w:val="000000"/>
        </w:rPr>
        <w:t>Extensibility: Users can create their own functions to do special-purpose processing</w:t>
      </w:r>
    </w:p>
    <w:p w:rsidR="00152920" w:rsidRPr="00901439" w:rsidRDefault="00152920" w:rsidP="00DE617A">
      <w:pPr>
        <w:autoSpaceDE w:val="0"/>
        <w:autoSpaceDN w:val="0"/>
        <w:adjustRightInd w:val="0"/>
        <w:spacing w:before="0" w:after="0" w:line="240" w:lineRule="auto"/>
        <w:rPr>
          <w:rFonts w:cs="Calibri"/>
          <w:color w:val="000000"/>
        </w:rPr>
      </w:pPr>
    </w:p>
    <w:p w:rsidR="00152920" w:rsidRPr="00901439" w:rsidRDefault="00152920" w:rsidP="00152920">
      <w:pPr>
        <w:pStyle w:val="ListParagraph"/>
        <w:numPr>
          <w:ilvl w:val="0"/>
          <w:numId w:val="66"/>
        </w:numPr>
        <w:autoSpaceDE w:val="0"/>
        <w:autoSpaceDN w:val="0"/>
        <w:adjustRightInd w:val="0"/>
        <w:spacing w:before="0" w:after="0" w:line="240" w:lineRule="auto"/>
        <w:rPr>
          <w:rFonts w:cs="Calibri"/>
          <w:color w:val="000000"/>
        </w:rPr>
      </w:pPr>
      <w:r w:rsidRPr="00901439">
        <w:rPr>
          <w:rFonts w:cs="Calibri"/>
          <w:color w:val="000000"/>
        </w:rPr>
        <w:t>Data flow Language (for high level data processing)</w:t>
      </w:r>
    </w:p>
    <w:p w:rsidR="00152920" w:rsidRPr="00901439" w:rsidRDefault="00152920" w:rsidP="00152920">
      <w:pPr>
        <w:pStyle w:val="ListParagraph"/>
        <w:numPr>
          <w:ilvl w:val="0"/>
          <w:numId w:val="66"/>
        </w:numPr>
        <w:autoSpaceDE w:val="0"/>
        <w:autoSpaceDN w:val="0"/>
        <w:adjustRightInd w:val="0"/>
        <w:spacing w:before="0" w:after="0" w:line="240" w:lineRule="auto"/>
        <w:rPr>
          <w:rFonts w:cs="Calibri"/>
          <w:color w:val="000000"/>
        </w:rPr>
      </w:pPr>
      <w:r w:rsidRPr="00901439">
        <w:rPr>
          <w:rFonts w:cs="Calibri"/>
          <w:color w:val="000000"/>
        </w:rPr>
        <w:t>Compiler, (pig Latin)</w:t>
      </w:r>
    </w:p>
    <w:p w:rsidR="00152920" w:rsidRPr="00901439" w:rsidRDefault="00152920" w:rsidP="00152920">
      <w:pPr>
        <w:pStyle w:val="ListParagraph"/>
        <w:numPr>
          <w:ilvl w:val="0"/>
          <w:numId w:val="66"/>
        </w:numPr>
        <w:autoSpaceDE w:val="0"/>
        <w:autoSpaceDN w:val="0"/>
        <w:adjustRightInd w:val="0"/>
        <w:spacing w:before="0" w:after="0" w:line="240" w:lineRule="auto"/>
        <w:rPr>
          <w:rFonts w:cs="Calibri"/>
          <w:color w:val="000000"/>
        </w:rPr>
      </w:pPr>
      <w:r w:rsidRPr="00901439">
        <w:rPr>
          <w:rFonts w:cs="Calibri"/>
          <w:color w:val="000000"/>
        </w:rPr>
        <w:t>Grunt, (shell)</w:t>
      </w:r>
    </w:p>
    <w:p w:rsidR="00152920" w:rsidRPr="00901439" w:rsidRDefault="00152920" w:rsidP="00152920">
      <w:pPr>
        <w:pStyle w:val="ListParagraph"/>
        <w:numPr>
          <w:ilvl w:val="0"/>
          <w:numId w:val="66"/>
        </w:numPr>
        <w:autoSpaceDE w:val="0"/>
        <w:autoSpaceDN w:val="0"/>
        <w:adjustRightInd w:val="0"/>
        <w:spacing w:before="0" w:after="0" w:line="240" w:lineRule="auto"/>
        <w:rPr>
          <w:rFonts w:cs="Calibri"/>
          <w:color w:val="000000"/>
        </w:rPr>
      </w:pPr>
      <w:r w:rsidRPr="00901439">
        <w:rPr>
          <w:rFonts w:cs="Calibri"/>
          <w:color w:val="000000"/>
        </w:rPr>
        <w:t>Case-Sensitive</w:t>
      </w:r>
    </w:p>
    <w:p w:rsidR="00152920" w:rsidRPr="00901439" w:rsidRDefault="00152920" w:rsidP="00152920">
      <w:pPr>
        <w:autoSpaceDE w:val="0"/>
        <w:autoSpaceDN w:val="0"/>
        <w:adjustRightInd w:val="0"/>
        <w:spacing w:before="0" w:after="0" w:line="240" w:lineRule="auto"/>
        <w:ind w:left="360"/>
        <w:rPr>
          <w:rFonts w:cs="Calibri"/>
          <w:color w:val="000000"/>
        </w:rPr>
      </w:pPr>
    </w:p>
    <w:p w:rsidR="00152920" w:rsidRPr="00901439" w:rsidRDefault="00152920" w:rsidP="00152920">
      <w:pPr>
        <w:autoSpaceDE w:val="0"/>
        <w:autoSpaceDN w:val="0"/>
        <w:adjustRightInd w:val="0"/>
        <w:spacing w:before="0" w:after="0" w:line="240" w:lineRule="auto"/>
        <w:ind w:left="360"/>
        <w:rPr>
          <w:rFonts w:cs="Calibri"/>
          <w:color w:val="000000"/>
        </w:rPr>
      </w:pPr>
      <w:r w:rsidRPr="00901439">
        <w:rPr>
          <w:rFonts w:cs="Calibri"/>
          <w:color w:val="000000"/>
        </w:rPr>
        <w:t>Interacting With Pig:</w:t>
      </w:r>
    </w:p>
    <w:p w:rsidR="00152920" w:rsidRPr="00901439" w:rsidRDefault="00152920" w:rsidP="00152920">
      <w:pPr>
        <w:autoSpaceDE w:val="0"/>
        <w:autoSpaceDN w:val="0"/>
        <w:adjustRightInd w:val="0"/>
        <w:spacing w:before="0" w:after="0" w:line="240" w:lineRule="auto"/>
        <w:ind w:left="360"/>
        <w:rPr>
          <w:rFonts w:cs="Calibri"/>
          <w:color w:val="000000"/>
        </w:rPr>
      </w:pPr>
    </w:p>
    <w:p w:rsidR="00152920" w:rsidRPr="00901439" w:rsidRDefault="00152920" w:rsidP="00152920">
      <w:pPr>
        <w:autoSpaceDE w:val="0"/>
        <w:autoSpaceDN w:val="0"/>
        <w:adjustRightInd w:val="0"/>
        <w:spacing w:before="0" w:after="0" w:line="240" w:lineRule="auto"/>
        <w:ind w:left="360"/>
        <w:rPr>
          <w:rFonts w:cs="Calibri"/>
          <w:color w:val="000000"/>
        </w:rPr>
      </w:pPr>
    </w:p>
    <w:p w:rsidR="00244EF2" w:rsidRPr="00901439" w:rsidRDefault="00244EF2" w:rsidP="00DE617A">
      <w:pPr>
        <w:autoSpaceDE w:val="0"/>
        <w:autoSpaceDN w:val="0"/>
        <w:adjustRightInd w:val="0"/>
        <w:spacing w:before="0" w:after="0" w:line="240" w:lineRule="auto"/>
        <w:rPr>
          <w:rFonts w:cs="Calibri"/>
          <w:color w:val="000000"/>
        </w:rPr>
      </w:pPr>
    </w:p>
    <w:p w:rsidR="00116275" w:rsidRPr="00901439" w:rsidRDefault="00116275" w:rsidP="00116275">
      <w:pPr>
        <w:pStyle w:val="Heading3"/>
      </w:pPr>
      <w:bookmarkStart w:id="123" w:name="_Toc481554740"/>
      <w:r w:rsidRPr="00901439">
        <w:t>Advantages</w:t>
      </w:r>
      <w:bookmarkEnd w:id="123"/>
    </w:p>
    <w:p w:rsidR="00DE617A" w:rsidRPr="00901439" w:rsidRDefault="00DE617A" w:rsidP="00116275">
      <w:pPr>
        <w:pStyle w:val="ListParagraph"/>
        <w:numPr>
          <w:ilvl w:val="0"/>
          <w:numId w:val="67"/>
        </w:numPr>
        <w:autoSpaceDE w:val="0"/>
        <w:autoSpaceDN w:val="0"/>
        <w:adjustRightInd w:val="0"/>
        <w:spacing w:before="0" w:after="0" w:line="240" w:lineRule="auto"/>
        <w:rPr>
          <w:rFonts w:cs="Calibri"/>
          <w:color w:val="000000"/>
        </w:rPr>
      </w:pPr>
      <w:r w:rsidRPr="00901439">
        <w:rPr>
          <w:rFonts w:cs="Calibri"/>
          <w:color w:val="000000"/>
        </w:rPr>
        <w:t>Makes w</w:t>
      </w:r>
      <w:r w:rsidR="00116275" w:rsidRPr="00901439">
        <w:rPr>
          <w:rFonts w:cs="Calibri"/>
          <w:color w:val="000000"/>
        </w:rPr>
        <w:t xml:space="preserve">riting hadoop jobs a lot simple </w:t>
      </w:r>
      <w:r w:rsidRPr="00901439">
        <w:rPr>
          <w:rFonts w:cs="Calibri"/>
          <w:color w:val="000000"/>
        </w:rPr>
        <w:t>- 5% of the code, 5% of time</w:t>
      </w:r>
    </w:p>
    <w:p w:rsidR="00DE617A" w:rsidRPr="00901439" w:rsidRDefault="00DE617A" w:rsidP="00116275">
      <w:pPr>
        <w:pStyle w:val="ListParagraph"/>
        <w:numPr>
          <w:ilvl w:val="0"/>
          <w:numId w:val="67"/>
        </w:numPr>
        <w:autoSpaceDE w:val="0"/>
        <w:autoSpaceDN w:val="0"/>
        <w:adjustRightInd w:val="0"/>
        <w:spacing w:before="0" w:after="0" w:line="240" w:lineRule="auto"/>
        <w:rPr>
          <w:rFonts w:cs="Calibri"/>
          <w:color w:val="000000"/>
        </w:rPr>
      </w:pPr>
      <w:r w:rsidRPr="00901439">
        <w:rPr>
          <w:rFonts w:cs="Calibri"/>
          <w:color w:val="000000"/>
        </w:rPr>
        <w:t>You don’t have to be a programmer to write Pig scripts</w:t>
      </w:r>
    </w:p>
    <w:p w:rsidR="00DE617A" w:rsidRPr="00901439" w:rsidRDefault="00DE617A" w:rsidP="00116275">
      <w:pPr>
        <w:pStyle w:val="ListParagraph"/>
        <w:numPr>
          <w:ilvl w:val="0"/>
          <w:numId w:val="67"/>
        </w:numPr>
        <w:autoSpaceDE w:val="0"/>
        <w:autoSpaceDN w:val="0"/>
        <w:adjustRightInd w:val="0"/>
        <w:spacing w:before="0" w:after="0" w:line="240" w:lineRule="auto"/>
        <w:rPr>
          <w:rFonts w:cs="Calibri"/>
          <w:color w:val="000000"/>
        </w:rPr>
      </w:pPr>
      <w:r w:rsidRPr="00901439">
        <w:rPr>
          <w:rFonts w:cs="Calibri"/>
          <w:color w:val="000000"/>
        </w:rPr>
        <w:t>Provides major functionality required for DW and Analytics- Load, Filter, Join, Group By, Order, Transform, UDFs, Store.</w:t>
      </w:r>
    </w:p>
    <w:p w:rsidR="00DE617A" w:rsidRPr="00901439" w:rsidRDefault="00DE617A" w:rsidP="00116275">
      <w:pPr>
        <w:pStyle w:val="ListParagraph"/>
        <w:numPr>
          <w:ilvl w:val="0"/>
          <w:numId w:val="67"/>
        </w:numPr>
        <w:autoSpaceDE w:val="0"/>
        <w:autoSpaceDN w:val="0"/>
        <w:adjustRightInd w:val="0"/>
        <w:spacing w:before="0" w:after="0" w:line="240" w:lineRule="auto"/>
        <w:rPr>
          <w:rFonts w:cs="Calibri"/>
          <w:color w:val="000000"/>
        </w:rPr>
      </w:pPr>
      <w:r w:rsidRPr="00901439">
        <w:rPr>
          <w:rFonts w:cs="Calibri"/>
          <w:color w:val="000000"/>
        </w:rPr>
        <w:t>User can write custom UDFs (User Defined Function)</w:t>
      </w:r>
    </w:p>
    <w:p w:rsidR="00116275" w:rsidRPr="00901439" w:rsidRDefault="00116275" w:rsidP="00DE617A">
      <w:pPr>
        <w:autoSpaceDE w:val="0"/>
        <w:autoSpaceDN w:val="0"/>
        <w:adjustRightInd w:val="0"/>
        <w:spacing w:before="0" w:after="0" w:line="240" w:lineRule="auto"/>
        <w:rPr>
          <w:rFonts w:ascii="Calibri,Bold" w:hAnsi="Calibri,Bold" w:cs="Calibri,Bold"/>
          <w:bCs/>
          <w:color w:val="000000"/>
        </w:rPr>
      </w:pPr>
    </w:p>
    <w:p w:rsidR="00116275" w:rsidRPr="00901439" w:rsidRDefault="00116275" w:rsidP="00116275">
      <w:pPr>
        <w:pStyle w:val="Heading3"/>
      </w:pPr>
      <w:bookmarkStart w:id="124" w:name="_Toc481554741"/>
      <w:r w:rsidRPr="00901439">
        <w:t>History</w:t>
      </w:r>
      <w:bookmarkEnd w:id="124"/>
    </w:p>
    <w:p w:rsidR="00DE617A" w:rsidRPr="00901439" w:rsidRDefault="00DE617A" w:rsidP="00DE617A">
      <w:pPr>
        <w:autoSpaceDE w:val="0"/>
        <w:autoSpaceDN w:val="0"/>
        <w:adjustRightInd w:val="0"/>
        <w:spacing w:before="0" w:after="0" w:line="240" w:lineRule="auto"/>
        <w:rPr>
          <w:rFonts w:ascii="Calibri,Bold" w:hAnsi="Calibri,Bold" w:cs="Calibri,Bold"/>
          <w:bCs/>
          <w:color w:val="000000"/>
        </w:rPr>
      </w:pPr>
    </w:p>
    <w:p w:rsidR="00DE617A" w:rsidRPr="00901439" w:rsidRDefault="00DE617A" w:rsidP="00DE617A">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Pig started out as a research project in Yahoo Research, where Yahoo! scientists designed it andproduced an initial implementation. Hadoop “is too low-level and rigid, and leads to a great deal ofcustom user code that is hard to maintain and reuse.” At the same time they observed that many</w:t>
      </w:r>
    </w:p>
    <w:p w:rsidR="00DE617A" w:rsidRPr="00901439" w:rsidRDefault="00DE617A" w:rsidP="00DE617A">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MapReduce users were not comfortable with declarative languages such as SQL. Thus they set out toproduce “a new language called Pig Latin that we have designed to fit in a sweet spot between thedeclarative style of SQL, and the low-level, procedural style of MapReduce.” Yahoo! Hadoop usersstarted to adopt Pig. So, a team of development engineers was assembled to take the researchprototype and build it into a production-quality product. In year 2007, Pig was open sourced via theApache Incubator. The first Pig release came a year later 2008 and graduated from the Incubator andbecame a subproject of Apache Hadoop. Early in 2009 other compani</w:t>
      </w:r>
      <w:r w:rsidR="00116275" w:rsidRPr="00901439">
        <w:rPr>
          <w:rFonts w:cs="Calibri"/>
          <w:sz w:val="22"/>
          <w:szCs w:val="22"/>
          <w:lang w:bidi="ar-SA"/>
        </w:rPr>
        <w:t xml:space="preserve">es started to use Pig for their </w:t>
      </w:r>
      <w:r w:rsidRPr="00901439">
        <w:rPr>
          <w:rFonts w:cs="Calibri"/>
          <w:sz w:val="22"/>
          <w:szCs w:val="22"/>
          <w:lang w:bidi="ar-SA"/>
        </w:rPr>
        <w:t>dataprocessing. Amazon also added Pig as part of its Elastic MapReduce service. By the end of 2009 abouthalf of Hadoop jobs at Yahoo! were Pig jobs. In 2010, Pig adoption continued to grow, and Pig graduatedfrom a Hadoop subproject, becoming its own top-level Apache project.</w:t>
      </w:r>
    </w:p>
    <w:p w:rsidR="007B0C39" w:rsidRPr="00901439" w:rsidRDefault="007B0C39" w:rsidP="007B0C39">
      <w:pPr>
        <w:pStyle w:val="Heading3"/>
      </w:pPr>
      <w:bookmarkStart w:id="125" w:name="_Toc481554742"/>
      <w:r w:rsidRPr="00901439">
        <w:t>Pig Philosophy</w:t>
      </w:r>
      <w:bookmarkEnd w:id="125"/>
    </w:p>
    <w:p w:rsidR="007B0C39" w:rsidRPr="00901439" w:rsidRDefault="007B0C39" w:rsidP="00DE617A">
      <w:pPr>
        <w:autoSpaceDE w:val="0"/>
        <w:autoSpaceDN w:val="0"/>
        <w:adjustRightInd w:val="0"/>
        <w:spacing w:before="0" w:after="0" w:line="240" w:lineRule="auto"/>
        <w:rPr>
          <w:rFonts w:ascii="Calibri,BoldItalic" w:hAnsi="Calibri,BoldItalic" w:cs="Calibri,BoldItalic"/>
          <w:bCs/>
          <w:i/>
          <w:iCs/>
          <w:color w:val="000000"/>
        </w:rPr>
      </w:pPr>
    </w:p>
    <w:p w:rsidR="007B0C39" w:rsidRPr="00901439" w:rsidRDefault="007B0C39" w:rsidP="00DE617A">
      <w:pPr>
        <w:autoSpaceDE w:val="0"/>
        <w:autoSpaceDN w:val="0"/>
        <w:adjustRightInd w:val="0"/>
        <w:spacing w:before="0" w:after="0" w:line="240" w:lineRule="auto"/>
        <w:rPr>
          <w:rFonts w:ascii="Calibri,BoldItalic" w:hAnsi="Calibri,BoldItalic" w:cs="Calibri,BoldItalic"/>
          <w:bCs/>
          <w:i/>
          <w:iCs/>
          <w:color w:val="000000"/>
        </w:rPr>
      </w:pPr>
      <w:r w:rsidRPr="00901439">
        <w:t>Pig eats Anything:</w:t>
      </w:r>
    </w:p>
    <w:p w:rsidR="00DE617A" w:rsidRPr="00901439" w:rsidRDefault="00DE617A" w:rsidP="007B0C39">
      <w:pPr>
        <w:autoSpaceDE w:val="0"/>
        <w:autoSpaceDN w:val="0"/>
        <w:adjustRightInd w:val="0"/>
        <w:spacing w:before="0" w:after="0" w:line="240" w:lineRule="auto"/>
        <w:rPr>
          <w:rFonts w:cs="Calibri"/>
          <w:sz w:val="22"/>
          <w:szCs w:val="22"/>
          <w:lang w:bidi="ar-SA"/>
        </w:rPr>
      </w:pPr>
      <w:r w:rsidRPr="00901439">
        <w:rPr>
          <w:rFonts w:cs="Calibri"/>
          <w:color w:val="000000"/>
        </w:rPr>
        <w:t>Pig can operate on data whether it has metadata or not. It can operate on data that is relational, nested, orunstructured. And it can easily be extended to operate on data beyond files, including key/value stores, databases,</w:t>
      </w:r>
      <w:r w:rsidRPr="00901439">
        <w:rPr>
          <w:rFonts w:cs="Calibri"/>
          <w:sz w:val="22"/>
          <w:szCs w:val="22"/>
          <w:lang w:bidi="ar-SA"/>
        </w:rPr>
        <w:t>etc.</w:t>
      </w:r>
    </w:p>
    <w:p w:rsidR="007B0C39" w:rsidRPr="00901439" w:rsidRDefault="007B0C39" w:rsidP="007B0C39">
      <w:pPr>
        <w:autoSpaceDE w:val="0"/>
        <w:autoSpaceDN w:val="0"/>
        <w:adjustRightInd w:val="0"/>
        <w:spacing w:before="0" w:after="0" w:line="240" w:lineRule="auto"/>
        <w:rPr>
          <w:rFonts w:cs="Calibri"/>
          <w:color w:val="000000"/>
        </w:rPr>
      </w:pPr>
    </w:p>
    <w:p w:rsidR="00DE617A" w:rsidRPr="00901439" w:rsidRDefault="00DE617A" w:rsidP="007B0C39">
      <w:pPr>
        <w:shd w:val="clear" w:color="auto" w:fill="FFFFFF"/>
        <w:spacing w:before="0" w:after="0" w:line="240" w:lineRule="auto"/>
        <w:jc w:val="both"/>
        <w:rPr>
          <w:rFonts w:cs="Calibri"/>
          <w:sz w:val="22"/>
          <w:szCs w:val="22"/>
          <w:lang w:bidi="ar-SA"/>
        </w:rPr>
      </w:pPr>
      <w:r w:rsidRPr="00901439">
        <w:rPr>
          <w:rFonts w:cs="Calibri"/>
          <w:sz w:val="22"/>
          <w:szCs w:val="22"/>
          <w:lang w:bidi="ar-SA"/>
        </w:rPr>
        <w:t>Pigs live anywhere</w:t>
      </w:r>
      <w:r w:rsidR="007B0C39" w:rsidRPr="00901439">
        <w:rPr>
          <w:rFonts w:cs="Calibri"/>
          <w:sz w:val="22"/>
          <w:szCs w:val="22"/>
          <w:lang w:bidi="ar-SA"/>
        </w:rPr>
        <w:t>:</w:t>
      </w:r>
    </w:p>
    <w:p w:rsidR="00DE617A" w:rsidRPr="00901439" w:rsidRDefault="00DE617A" w:rsidP="007B0C39">
      <w:pPr>
        <w:shd w:val="clear" w:color="auto" w:fill="FFFFFF"/>
        <w:spacing w:before="0" w:after="0" w:line="240" w:lineRule="auto"/>
        <w:jc w:val="both"/>
        <w:rPr>
          <w:rFonts w:cs="Calibri"/>
          <w:sz w:val="22"/>
          <w:szCs w:val="22"/>
          <w:lang w:bidi="ar-SA"/>
        </w:rPr>
      </w:pPr>
      <w:r w:rsidRPr="00901439">
        <w:rPr>
          <w:rFonts w:cs="Calibri"/>
          <w:sz w:val="22"/>
          <w:szCs w:val="22"/>
          <w:lang w:bidi="ar-SA"/>
        </w:rPr>
        <w:t>Pig is intended to be a language for parallel data processing. It is not tied to one particular parallel framework. Ithas been implemented first on Hadoop, but we do not intend that to be only on Hadoop.</w:t>
      </w:r>
    </w:p>
    <w:p w:rsidR="007B0C39" w:rsidRPr="00901439" w:rsidRDefault="007B0C39" w:rsidP="007B0C39">
      <w:pPr>
        <w:shd w:val="clear" w:color="auto" w:fill="FFFFFF"/>
        <w:spacing w:before="0" w:after="0" w:line="240" w:lineRule="auto"/>
        <w:jc w:val="both"/>
        <w:rPr>
          <w:rFonts w:cs="Calibri"/>
          <w:sz w:val="22"/>
          <w:szCs w:val="22"/>
          <w:lang w:bidi="ar-SA"/>
        </w:rPr>
      </w:pPr>
    </w:p>
    <w:p w:rsidR="00DE617A" w:rsidRPr="00901439" w:rsidRDefault="00DE617A" w:rsidP="007B0C39">
      <w:pPr>
        <w:shd w:val="clear" w:color="auto" w:fill="FFFFFF"/>
        <w:spacing w:before="0" w:after="0" w:line="240" w:lineRule="auto"/>
        <w:jc w:val="both"/>
        <w:rPr>
          <w:rFonts w:cs="Calibri"/>
          <w:sz w:val="22"/>
          <w:szCs w:val="22"/>
          <w:lang w:bidi="ar-SA"/>
        </w:rPr>
      </w:pPr>
      <w:r w:rsidRPr="00901439">
        <w:rPr>
          <w:rFonts w:cs="Calibri"/>
          <w:sz w:val="22"/>
          <w:szCs w:val="22"/>
          <w:lang w:bidi="ar-SA"/>
        </w:rPr>
        <w:t>Pigs are domestic animals</w:t>
      </w:r>
      <w:r w:rsidR="007B0C39" w:rsidRPr="00901439">
        <w:rPr>
          <w:rFonts w:cs="Calibri"/>
          <w:sz w:val="22"/>
          <w:szCs w:val="22"/>
          <w:lang w:bidi="ar-SA"/>
        </w:rPr>
        <w:t>:</w:t>
      </w:r>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Pig is designed to be easily controlled and modified by its users. Pig allows integration of user code whereverpossible, so it currently supports user defined field transformation functions, user defined aggregates, and userdefined conditionals. These functions can be written in Java or in scripting languages that can compile down toJava (e.g., Jython).</w:t>
      </w:r>
    </w:p>
    <w:p w:rsidR="007B0C39" w:rsidRPr="00901439" w:rsidRDefault="00DE617A" w:rsidP="007B0C39">
      <w:pPr>
        <w:shd w:val="clear" w:color="auto" w:fill="FFFFFF"/>
        <w:spacing w:before="0" w:after="0" w:line="240" w:lineRule="auto"/>
        <w:jc w:val="both"/>
        <w:rPr>
          <w:rFonts w:cs="Calibri"/>
          <w:sz w:val="22"/>
          <w:szCs w:val="22"/>
          <w:lang w:bidi="ar-SA"/>
        </w:rPr>
      </w:pPr>
      <w:r w:rsidRPr="00901439">
        <w:rPr>
          <w:rFonts w:cs="Calibri"/>
          <w:sz w:val="22"/>
          <w:szCs w:val="22"/>
          <w:lang w:bidi="ar-SA"/>
        </w:rPr>
        <w:t>Pigs fly</w:t>
      </w:r>
      <w:r w:rsidR="007B0C39" w:rsidRPr="00901439">
        <w:rPr>
          <w:rFonts w:cs="Calibri"/>
          <w:sz w:val="22"/>
          <w:szCs w:val="22"/>
          <w:lang w:bidi="ar-SA"/>
        </w:rPr>
        <w:t>:</w:t>
      </w:r>
    </w:p>
    <w:p w:rsidR="00DE617A" w:rsidRPr="00901439" w:rsidRDefault="00DE617A" w:rsidP="007B0C39">
      <w:pPr>
        <w:shd w:val="clear" w:color="auto" w:fill="FFFFFF"/>
        <w:spacing w:before="0" w:after="0" w:line="240" w:lineRule="auto"/>
        <w:jc w:val="both"/>
        <w:rPr>
          <w:rFonts w:cs="Calibri"/>
          <w:sz w:val="22"/>
          <w:szCs w:val="22"/>
          <w:lang w:bidi="ar-SA"/>
        </w:rPr>
      </w:pPr>
      <w:r w:rsidRPr="00901439">
        <w:rPr>
          <w:rFonts w:cs="Calibri"/>
          <w:sz w:val="22"/>
          <w:szCs w:val="22"/>
          <w:lang w:bidi="ar-SA"/>
        </w:rPr>
        <w:t>Pig processes data quickly. We want to consistently improve performance, and not implement features in waysthat weigh Pig down so it can’t fly.</w:t>
      </w:r>
    </w:p>
    <w:p w:rsidR="007B0C39" w:rsidRPr="00901439" w:rsidRDefault="007B0C39" w:rsidP="007B0C39">
      <w:pPr>
        <w:shd w:val="clear" w:color="auto" w:fill="FFFFFF"/>
        <w:spacing w:before="0" w:after="0" w:line="240" w:lineRule="auto"/>
        <w:jc w:val="both"/>
        <w:rPr>
          <w:rFonts w:cs="Calibri"/>
          <w:sz w:val="22"/>
          <w:szCs w:val="22"/>
          <w:lang w:bidi="ar-SA"/>
        </w:rPr>
      </w:pPr>
    </w:p>
    <w:p w:rsidR="007B0C39" w:rsidRPr="00901439" w:rsidRDefault="007B0C39" w:rsidP="00DE617A">
      <w:pPr>
        <w:pStyle w:val="Heading3"/>
        <w:shd w:val="clear" w:color="auto" w:fill="FFFFFF"/>
        <w:spacing w:before="0" w:after="158" w:line="240" w:lineRule="auto"/>
        <w:jc w:val="both"/>
        <w:rPr>
          <w:rFonts w:cs="Calibri"/>
          <w:lang w:bidi="ar-SA"/>
        </w:rPr>
      </w:pPr>
      <w:bookmarkStart w:id="126" w:name="_Toc481554743"/>
      <w:r w:rsidRPr="00901439">
        <w:t>Application of PIG</w:t>
      </w:r>
      <w:bookmarkEnd w:id="126"/>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Pig Latin use cases tend to fall into three separate categories: traditional extract transform load (ETL)data pipelines, research on raw data, and iterative processing.The largest use case is data pipelines. A common example is web companies bringing in logs from theirweb servers, cleansing the data, and pre computing common aggregates before loading it into their datawarehouse. In this case, the data is loaded onto the grid, and then Pig is used to clean out records frombots and records with corrupt data.</w:t>
      </w:r>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It is also used to join web event data against user databases so that user cookies can be connected withknown user information. Another example of data pipelines is using Pig offline to build behaviorprediction models. Pig is used to scan through all the user interactions with a website and split the usersinto various segments. Then, for each segment, a mathematical model is produced that predicts howmembers of that segment will respond to types of advertisements or news articles. In this way thewebsite can show ads that are more likely to get clicked on, or offer news stories that are more likely toengage users and keep them coming back to the site.</w:t>
      </w:r>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 xml:space="preserve">Traditionally, ad-hoc queries are done in languages such as SQL that make it easy to quickly form aquestion for the data to answer. However, for research on raw data, some users prefer Pig Latin.Because Pig can operate in situations where the schema is unknown, incomplete, or </w:t>
      </w:r>
      <w:r w:rsidRPr="00901439">
        <w:rPr>
          <w:rFonts w:cs="Calibri"/>
          <w:sz w:val="22"/>
          <w:szCs w:val="22"/>
          <w:lang w:bidi="ar-SA"/>
        </w:rPr>
        <w:lastRenderedPageBreak/>
        <w:t>inconsistent, andbecause it can easily manage nested data, researchers who want to work on data before it has beencleaned and loaded into the warehouse often prefer Pig. Researchers who work with large data setsoften use scripting languages such as Perl or Python to do their processing. Users with thesebackgrounds often prefer the dataflow paradigm of Pig over the declarative query paradigm of SQL.</w:t>
      </w:r>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PIG Architecture</w:t>
      </w:r>
    </w:p>
    <w:p w:rsidR="00DE617A" w:rsidRPr="00901439" w:rsidRDefault="00DE617A" w:rsidP="00DE617A">
      <w:pPr>
        <w:shd w:val="clear" w:color="auto" w:fill="FFFFFF"/>
        <w:spacing w:before="0" w:after="158" w:line="240" w:lineRule="auto"/>
        <w:jc w:val="both"/>
        <w:rPr>
          <w:rFonts w:cs="Calibri"/>
          <w:sz w:val="22"/>
          <w:szCs w:val="22"/>
          <w:lang w:bidi="ar-SA"/>
        </w:rPr>
      </w:pPr>
      <w:r w:rsidRPr="00901439">
        <w:rPr>
          <w:rFonts w:cs="Calibri"/>
          <w:sz w:val="22"/>
          <w:szCs w:val="22"/>
          <w:lang w:bidi="ar-SA"/>
        </w:rPr>
        <w:t>Interfaces</w:t>
      </w:r>
    </w:p>
    <w:p w:rsidR="00A069E4" w:rsidRPr="00901439" w:rsidRDefault="00A069E4" w:rsidP="00A069E4">
      <w:pPr>
        <w:pStyle w:val="Heading3"/>
      </w:pPr>
      <w:bookmarkStart w:id="127" w:name="_Toc481554744"/>
      <w:r w:rsidRPr="00901439">
        <w:t>Pig Setup</w:t>
      </w:r>
      <w:bookmarkEnd w:id="127"/>
    </w:p>
    <w:p w:rsidR="003B7FA9" w:rsidRDefault="003B7FA9" w:rsidP="003B7FA9">
      <w:pPr>
        <w:spacing w:before="0" w:after="0"/>
      </w:pPr>
    </w:p>
    <w:p w:rsidR="00D71224" w:rsidRPr="003B7FA9" w:rsidRDefault="00A069E4" w:rsidP="003B7FA9">
      <w:pPr>
        <w:spacing w:before="0" w:after="0"/>
        <w:rPr>
          <w:rFonts w:cs="Calibri"/>
          <w:sz w:val="22"/>
          <w:szCs w:val="22"/>
          <w:lang w:bidi="ar-SA"/>
        </w:rPr>
      </w:pPr>
      <w:r w:rsidRPr="003B7FA9">
        <w:rPr>
          <w:rFonts w:cs="Calibri"/>
          <w:sz w:val="22"/>
          <w:szCs w:val="22"/>
          <w:lang w:bidi="ar-SA"/>
        </w:rPr>
        <w:t xml:space="preserve">Pig as limited environmental setup, </w:t>
      </w:r>
    </w:p>
    <w:p w:rsidR="00A069E4" w:rsidRPr="003B7FA9" w:rsidRDefault="00A069E4" w:rsidP="003B7FA9">
      <w:pPr>
        <w:pStyle w:val="ListParagraph"/>
        <w:numPr>
          <w:ilvl w:val="0"/>
          <w:numId w:val="99"/>
        </w:numPr>
        <w:spacing w:before="0" w:after="0"/>
        <w:rPr>
          <w:rFonts w:cs="Calibri"/>
          <w:sz w:val="22"/>
          <w:szCs w:val="22"/>
          <w:lang w:bidi="ar-SA"/>
        </w:rPr>
      </w:pPr>
      <w:r w:rsidRPr="003B7FA9">
        <w:rPr>
          <w:rFonts w:cs="Calibri"/>
          <w:sz w:val="22"/>
          <w:szCs w:val="22"/>
          <w:lang w:bidi="ar-SA"/>
        </w:rPr>
        <w:t>“pig-env.sh”</w:t>
      </w:r>
      <w:r w:rsidR="00343004" w:rsidRPr="003B7FA9">
        <w:rPr>
          <w:rFonts w:cs="Calibri"/>
          <w:sz w:val="22"/>
          <w:szCs w:val="22"/>
          <w:lang w:bidi="ar-SA"/>
        </w:rPr>
        <w:t>, setting java and Hadoop home in PIG</w:t>
      </w:r>
    </w:p>
    <w:p w:rsidR="00A069E4" w:rsidRPr="003B7FA9" w:rsidRDefault="00A069E4" w:rsidP="003B7FA9">
      <w:pPr>
        <w:spacing w:before="0" w:after="0"/>
        <w:ind w:firstLine="360"/>
        <w:rPr>
          <w:i/>
          <w:color w:val="0070C0"/>
          <w:lang w:bidi="ar-SA"/>
        </w:rPr>
      </w:pPr>
      <w:r w:rsidRPr="003B7FA9">
        <w:rPr>
          <w:i/>
          <w:color w:val="0070C0"/>
          <w:lang w:bidi="ar-SA"/>
        </w:rPr>
        <w:tab/>
      </w:r>
      <w:r w:rsidR="00C648AE" w:rsidRPr="003B7FA9">
        <w:rPr>
          <w:i/>
          <w:color w:val="0070C0"/>
          <w:lang w:bidi="ar-SA"/>
        </w:rPr>
        <w:t>e</w:t>
      </w:r>
      <w:r w:rsidRPr="003B7FA9">
        <w:rPr>
          <w:i/>
          <w:color w:val="0070C0"/>
          <w:lang w:bidi="ar-SA"/>
        </w:rPr>
        <w:t>xport PIG_HADOOP_VERSION =20</w:t>
      </w:r>
    </w:p>
    <w:p w:rsidR="00A069E4" w:rsidRPr="003B7FA9" w:rsidRDefault="00A069E4" w:rsidP="003B7FA9">
      <w:pPr>
        <w:spacing w:before="0" w:after="0"/>
        <w:ind w:firstLine="360"/>
        <w:rPr>
          <w:i/>
          <w:color w:val="0070C0"/>
          <w:lang w:bidi="ar-SA"/>
        </w:rPr>
      </w:pPr>
      <w:r w:rsidRPr="003B7FA9">
        <w:rPr>
          <w:i/>
          <w:color w:val="0070C0"/>
          <w:lang w:bidi="ar-SA"/>
        </w:rPr>
        <w:tab/>
      </w:r>
      <w:r w:rsidR="00C648AE" w:rsidRPr="003B7FA9">
        <w:rPr>
          <w:i/>
          <w:color w:val="0070C0"/>
          <w:lang w:bidi="ar-SA"/>
        </w:rPr>
        <w:t>e</w:t>
      </w:r>
      <w:r w:rsidRPr="003B7FA9">
        <w:rPr>
          <w:i/>
          <w:color w:val="0070C0"/>
          <w:lang w:bidi="ar-SA"/>
        </w:rPr>
        <w:t>xport PIG_CLASSPATH = $HADOOP_HOME/conf</w:t>
      </w:r>
    </w:p>
    <w:p w:rsidR="00D71224" w:rsidRPr="003B7FA9" w:rsidRDefault="00D71224" w:rsidP="003B7FA9">
      <w:pPr>
        <w:pStyle w:val="ListParagraph"/>
        <w:numPr>
          <w:ilvl w:val="0"/>
          <w:numId w:val="99"/>
        </w:numPr>
        <w:spacing w:before="0" w:after="0"/>
        <w:rPr>
          <w:rFonts w:cs="Calibri"/>
          <w:sz w:val="22"/>
          <w:szCs w:val="22"/>
          <w:lang w:bidi="ar-SA"/>
        </w:rPr>
      </w:pPr>
      <w:r w:rsidRPr="003B7FA9">
        <w:rPr>
          <w:rFonts w:cs="Calibri"/>
          <w:sz w:val="22"/>
          <w:szCs w:val="22"/>
          <w:lang w:bidi="ar-SA"/>
        </w:rPr>
        <w:t>“pig.properties”</w:t>
      </w:r>
    </w:p>
    <w:p w:rsidR="00D71224" w:rsidRPr="003B7FA9" w:rsidRDefault="00D71224" w:rsidP="003B7FA9">
      <w:pPr>
        <w:spacing w:before="0" w:after="0"/>
        <w:ind w:left="360" w:firstLine="360"/>
        <w:rPr>
          <w:i/>
          <w:color w:val="0070C0"/>
          <w:lang w:bidi="ar-SA"/>
        </w:rPr>
      </w:pPr>
      <w:r w:rsidRPr="003B7FA9">
        <w:rPr>
          <w:i/>
          <w:color w:val="0070C0"/>
          <w:lang w:bidi="ar-SA"/>
        </w:rPr>
        <w:t>log4jconf = /etc/pig/conf/log4j.properties</w:t>
      </w:r>
    </w:p>
    <w:p w:rsidR="00853DDB" w:rsidRPr="003B7FA9" w:rsidRDefault="00853DDB" w:rsidP="003B7FA9">
      <w:pPr>
        <w:spacing w:before="0" w:after="0"/>
        <w:ind w:left="360" w:firstLine="360"/>
        <w:rPr>
          <w:i/>
          <w:color w:val="0070C0"/>
          <w:lang w:bidi="ar-SA"/>
        </w:rPr>
      </w:pPr>
      <w:r w:rsidRPr="003B7FA9">
        <w:rPr>
          <w:i/>
          <w:color w:val="0070C0"/>
          <w:lang w:bidi="ar-SA"/>
        </w:rPr>
        <w:t>pig.logfile = /var/log/pig/pig.log</w:t>
      </w:r>
    </w:p>
    <w:p w:rsidR="00D71224" w:rsidRPr="00901439" w:rsidRDefault="00D71224" w:rsidP="003B7FA9">
      <w:pPr>
        <w:spacing w:before="0" w:after="0"/>
        <w:ind w:left="709"/>
      </w:pPr>
    </w:p>
    <w:p w:rsidR="006213EF" w:rsidRPr="00901439" w:rsidRDefault="006213EF" w:rsidP="006213EF">
      <w:pPr>
        <w:pStyle w:val="Heading3"/>
        <w:shd w:val="clear" w:color="auto" w:fill="FFFFFF"/>
        <w:spacing w:before="0" w:after="158" w:line="240" w:lineRule="auto"/>
        <w:jc w:val="both"/>
      </w:pPr>
      <w:bookmarkStart w:id="128" w:name="_Toc481554745"/>
      <w:r w:rsidRPr="00901439">
        <w:t>Architecture</w:t>
      </w:r>
      <w:bookmarkEnd w:id="128"/>
    </w:p>
    <w:p w:rsidR="00CF692D" w:rsidRPr="00901439" w:rsidRDefault="00CF692D" w:rsidP="00CF692D">
      <w:pPr>
        <w:rPr>
          <w:lang w:bidi="ar-SA"/>
        </w:rPr>
      </w:pPr>
    </w:p>
    <w:p w:rsidR="00CF692D" w:rsidRPr="00901439" w:rsidRDefault="00CF692D" w:rsidP="00CF692D">
      <w:pPr>
        <w:rPr>
          <w:lang w:bidi="ar-SA"/>
        </w:rPr>
      </w:pPr>
    </w:p>
    <w:p w:rsidR="00CB6DB0" w:rsidRPr="00901439" w:rsidRDefault="00CB6DB0" w:rsidP="00DE617A">
      <w:pPr>
        <w:shd w:val="clear" w:color="auto" w:fill="FFFFFF"/>
        <w:spacing w:before="0" w:after="158" w:line="240" w:lineRule="auto"/>
        <w:jc w:val="both"/>
        <w:rPr>
          <w:rFonts w:cs="Calibri"/>
          <w:sz w:val="22"/>
          <w:szCs w:val="22"/>
          <w:lang w:bidi="ar-SA"/>
        </w:rPr>
      </w:pPr>
    </w:p>
    <w:p w:rsidR="00422ABB" w:rsidRPr="00901439" w:rsidRDefault="00422ABB" w:rsidP="00422ABB">
      <w:pPr>
        <w:shd w:val="clear" w:color="auto" w:fill="FFFFFF"/>
        <w:spacing w:before="0" w:after="0" w:line="240" w:lineRule="auto"/>
        <w:jc w:val="both"/>
        <w:rPr>
          <w:rFonts w:cs="Calibri"/>
          <w:sz w:val="22"/>
          <w:szCs w:val="22"/>
          <w:lang w:bidi="ar-SA"/>
        </w:rPr>
      </w:pPr>
    </w:p>
    <w:p w:rsidR="00CB6DB0" w:rsidRPr="00901439" w:rsidRDefault="00422ABB" w:rsidP="00DE617A">
      <w:pPr>
        <w:pStyle w:val="Heading3"/>
        <w:shd w:val="clear" w:color="auto" w:fill="FFFFFF"/>
        <w:spacing w:before="0" w:after="158" w:line="240" w:lineRule="auto"/>
        <w:jc w:val="both"/>
      </w:pPr>
      <w:bookmarkStart w:id="129" w:name="_Toc481554746"/>
      <w:r w:rsidRPr="00901439">
        <w:t>Interface</w:t>
      </w:r>
      <w:bookmarkEnd w:id="129"/>
    </w:p>
    <w:p w:rsidR="00DE617A" w:rsidRPr="00901439" w:rsidRDefault="00DE617A" w:rsidP="00EB78FF">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Pig Latin - Submit a script directly</w:t>
      </w:r>
    </w:p>
    <w:p w:rsidR="00DE617A" w:rsidRPr="00901439" w:rsidRDefault="00DE617A" w:rsidP="00EB78FF">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Grunt - Pig Shell</w:t>
      </w:r>
    </w:p>
    <w:p w:rsidR="00DE617A" w:rsidRPr="00901439" w:rsidRDefault="00DE617A" w:rsidP="00EB78FF">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Java Interface - Java Class similar to JDBC interface</w:t>
      </w:r>
    </w:p>
    <w:p w:rsidR="00EB78FF" w:rsidRPr="00901439" w:rsidRDefault="00EB78FF" w:rsidP="00955FCF">
      <w:pPr>
        <w:pStyle w:val="ListParagraph"/>
        <w:shd w:val="clear" w:color="auto" w:fill="FFFFFF"/>
        <w:spacing w:before="0" w:after="0" w:line="240" w:lineRule="auto"/>
        <w:jc w:val="both"/>
        <w:rPr>
          <w:rFonts w:cs="Calibri"/>
          <w:sz w:val="22"/>
          <w:szCs w:val="22"/>
          <w:lang w:bidi="ar-SA"/>
        </w:rPr>
      </w:pPr>
    </w:p>
    <w:p w:rsidR="00EB78FF" w:rsidRPr="00901439" w:rsidRDefault="00EB78FF" w:rsidP="00EB78FF">
      <w:pPr>
        <w:shd w:val="clear" w:color="auto" w:fill="FFFFFF"/>
        <w:spacing w:before="0" w:after="0" w:line="240" w:lineRule="auto"/>
        <w:jc w:val="both"/>
        <w:rPr>
          <w:rFonts w:cs="Calibri"/>
          <w:sz w:val="22"/>
          <w:szCs w:val="22"/>
          <w:lang w:bidi="ar-SA"/>
        </w:rPr>
      </w:pPr>
    </w:p>
    <w:p w:rsidR="00955FCF" w:rsidRPr="00901439" w:rsidRDefault="00955FCF" w:rsidP="00955FCF">
      <w:pPr>
        <w:shd w:val="clear" w:color="auto" w:fill="FFFFFF"/>
        <w:spacing w:before="0" w:after="0" w:line="240" w:lineRule="auto"/>
        <w:jc w:val="both"/>
        <w:rPr>
          <w:rFonts w:cs="Calibri"/>
          <w:sz w:val="22"/>
          <w:szCs w:val="22"/>
          <w:lang w:bidi="ar-SA"/>
        </w:rPr>
      </w:pPr>
    </w:p>
    <w:p w:rsidR="00955FCF" w:rsidRPr="00901439" w:rsidRDefault="007D3AD0" w:rsidP="00955FCF">
      <w:pPr>
        <w:pStyle w:val="Heading3"/>
        <w:shd w:val="clear" w:color="auto" w:fill="FFFFFF"/>
        <w:spacing w:before="0" w:after="158" w:line="240" w:lineRule="auto"/>
        <w:jc w:val="both"/>
      </w:pPr>
      <w:bookmarkStart w:id="130" w:name="_Toc481554747"/>
      <w:r w:rsidRPr="00901439">
        <w:t xml:space="preserve">PIG Comes </w:t>
      </w:r>
      <w:r w:rsidR="00955FCF" w:rsidRPr="00901439">
        <w:t>Commands</w:t>
      </w:r>
      <w:bookmarkEnd w:id="130"/>
    </w:p>
    <w:p w:rsidR="00696A57" w:rsidRPr="00901439" w:rsidRDefault="00696A57" w:rsidP="003D5DEF">
      <w:pPr>
        <w:pStyle w:val="ListParagraph"/>
        <w:numPr>
          <w:ilvl w:val="0"/>
          <w:numId w:val="101"/>
        </w:numPr>
        <w:spacing w:before="0" w:after="0"/>
        <w:rPr>
          <w:rFonts w:cs="Calibri"/>
          <w:sz w:val="22"/>
          <w:szCs w:val="22"/>
          <w:lang w:bidi="ar-SA"/>
        </w:rPr>
      </w:pPr>
      <w:r w:rsidRPr="00901439">
        <w:rPr>
          <w:rFonts w:cs="Calibri"/>
          <w:sz w:val="22"/>
          <w:szCs w:val="22"/>
          <w:lang w:bidi="ar-SA"/>
        </w:rPr>
        <w:t>It has list of utility commands like</w:t>
      </w:r>
    </w:p>
    <w:p w:rsidR="00955FCF" w:rsidRPr="00901439" w:rsidRDefault="00955FCF" w:rsidP="003D5DEF">
      <w:pPr>
        <w:pStyle w:val="ListParagraph"/>
        <w:numPr>
          <w:ilvl w:val="0"/>
          <w:numId w:val="100"/>
        </w:numPr>
        <w:spacing w:before="0" w:after="0"/>
        <w:rPr>
          <w:rFonts w:cs="Calibri"/>
          <w:sz w:val="22"/>
          <w:szCs w:val="22"/>
          <w:lang w:bidi="ar-SA"/>
        </w:rPr>
      </w:pPr>
      <w:r w:rsidRPr="00901439">
        <w:rPr>
          <w:rFonts w:cs="Calibri"/>
          <w:sz w:val="22"/>
          <w:szCs w:val="22"/>
          <w:lang w:bidi="ar-SA"/>
        </w:rPr>
        <w:t>help</w:t>
      </w:r>
    </w:p>
    <w:p w:rsidR="00955FCF" w:rsidRPr="00901439" w:rsidRDefault="00955FCF" w:rsidP="003D5DEF">
      <w:pPr>
        <w:pStyle w:val="ListParagraph"/>
        <w:numPr>
          <w:ilvl w:val="0"/>
          <w:numId w:val="100"/>
        </w:numPr>
        <w:spacing w:before="0" w:after="0"/>
        <w:rPr>
          <w:rFonts w:cs="Calibri"/>
          <w:sz w:val="22"/>
          <w:szCs w:val="22"/>
          <w:lang w:bidi="ar-SA"/>
        </w:rPr>
      </w:pPr>
      <w:r w:rsidRPr="00901439">
        <w:rPr>
          <w:rFonts w:cs="Calibri"/>
          <w:sz w:val="22"/>
          <w:szCs w:val="22"/>
          <w:lang w:bidi="ar-SA"/>
        </w:rPr>
        <w:t>quit</w:t>
      </w:r>
    </w:p>
    <w:p w:rsidR="00955FCF" w:rsidRPr="00901439" w:rsidRDefault="00955FCF" w:rsidP="003D5DEF">
      <w:pPr>
        <w:pStyle w:val="ListParagraph"/>
        <w:numPr>
          <w:ilvl w:val="0"/>
          <w:numId w:val="100"/>
        </w:numPr>
        <w:spacing w:before="0" w:after="0"/>
        <w:rPr>
          <w:rFonts w:cs="Calibri"/>
          <w:sz w:val="22"/>
          <w:szCs w:val="22"/>
          <w:lang w:bidi="ar-SA"/>
        </w:rPr>
      </w:pPr>
      <w:r w:rsidRPr="00901439">
        <w:rPr>
          <w:rFonts w:cs="Calibri"/>
          <w:sz w:val="22"/>
          <w:szCs w:val="22"/>
          <w:lang w:bidi="ar-SA"/>
        </w:rPr>
        <w:t>kill &lt;jobid&gt;</w:t>
      </w:r>
    </w:p>
    <w:p w:rsidR="00955FCF" w:rsidRPr="00901439" w:rsidRDefault="00955FCF" w:rsidP="003D5DEF">
      <w:pPr>
        <w:pStyle w:val="ListParagraph"/>
        <w:numPr>
          <w:ilvl w:val="0"/>
          <w:numId w:val="100"/>
        </w:numPr>
        <w:spacing w:before="0" w:after="0"/>
        <w:rPr>
          <w:rFonts w:cs="Calibri"/>
          <w:sz w:val="22"/>
          <w:szCs w:val="22"/>
          <w:lang w:bidi="ar-SA"/>
        </w:rPr>
      </w:pPr>
      <w:r w:rsidRPr="00901439">
        <w:rPr>
          <w:rFonts w:cs="Calibri"/>
          <w:sz w:val="22"/>
          <w:szCs w:val="22"/>
          <w:lang w:bidi="ar-SA"/>
        </w:rPr>
        <w:t>set debug on|off</w:t>
      </w:r>
    </w:p>
    <w:p w:rsidR="00955FCF" w:rsidRPr="00901439" w:rsidRDefault="00955FCF" w:rsidP="003D5DEF">
      <w:pPr>
        <w:pStyle w:val="ListParagraph"/>
        <w:numPr>
          <w:ilvl w:val="0"/>
          <w:numId w:val="100"/>
        </w:numPr>
        <w:spacing w:before="0" w:after="0"/>
        <w:rPr>
          <w:rFonts w:cs="Calibri"/>
          <w:sz w:val="22"/>
          <w:szCs w:val="22"/>
          <w:lang w:bidi="ar-SA"/>
        </w:rPr>
      </w:pPr>
      <w:r w:rsidRPr="00901439">
        <w:rPr>
          <w:rFonts w:cs="Calibri"/>
          <w:sz w:val="22"/>
          <w:szCs w:val="22"/>
          <w:lang w:bidi="ar-SA"/>
        </w:rPr>
        <w:t>set job.name ‘jobname’</w:t>
      </w:r>
    </w:p>
    <w:p w:rsidR="00696A57" w:rsidRPr="00901439" w:rsidRDefault="00696A57" w:rsidP="00696A57">
      <w:pPr>
        <w:pStyle w:val="ListParagraph"/>
        <w:spacing w:before="0" w:after="0"/>
        <w:rPr>
          <w:rFonts w:cs="Calibri"/>
          <w:sz w:val="22"/>
          <w:szCs w:val="22"/>
          <w:lang w:bidi="ar-SA"/>
        </w:rPr>
      </w:pPr>
    </w:p>
    <w:p w:rsidR="00955FCF" w:rsidRPr="00901439" w:rsidRDefault="00955FCF" w:rsidP="003D5DEF">
      <w:pPr>
        <w:pStyle w:val="ListParagraph"/>
        <w:numPr>
          <w:ilvl w:val="0"/>
          <w:numId w:val="101"/>
        </w:numPr>
        <w:spacing w:before="0" w:after="0"/>
        <w:rPr>
          <w:rFonts w:cs="Calibri"/>
          <w:sz w:val="22"/>
          <w:szCs w:val="22"/>
          <w:lang w:bidi="ar-SA"/>
        </w:rPr>
      </w:pPr>
      <w:r w:rsidRPr="00901439">
        <w:rPr>
          <w:rFonts w:cs="Calibri"/>
          <w:sz w:val="22"/>
          <w:szCs w:val="22"/>
          <w:lang w:bidi="ar-SA"/>
        </w:rPr>
        <w:t>With you have access to all standard filesystem LINUX commands like cat, cd, copyFromLocal, copyTOLocal, cp, ls, mkdir, mv, pwd, rm, exec, run</w:t>
      </w:r>
    </w:p>
    <w:p w:rsidR="00696A57" w:rsidRPr="00901439" w:rsidRDefault="00696A57" w:rsidP="003D5DEF">
      <w:pPr>
        <w:pStyle w:val="ListParagraph"/>
        <w:numPr>
          <w:ilvl w:val="0"/>
          <w:numId w:val="101"/>
        </w:numPr>
        <w:spacing w:before="0" w:after="0"/>
        <w:rPr>
          <w:rFonts w:cs="Calibri"/>
          <w:sz w:val="22"/>
          <w:szCs w:val="22"/>
          <w:lang w:bidi="ar-SA"/>
        </w:rPr>
      </w:pPr>
      <w:r w:rsidRPr="00901439">
        <w:rPr>
          <w:rFonts w:cs="Calibri"/>
          <w:sz w:val="22"/>
          <w:szCs w:val="22"/>
          <w:lang w:bidi="ar-SA"/>
        </w:rPr>
        <w:t>Pig can handle large number of expressions, one of the strongest is use of regular expression</w:t>
      </w:r>
    </w:p>
    <w:p w:rsidR="00696A57" w:rsidRPr="00901439" w:rsidRDefault="004D3E70" w:rsidP="004D3E70">
      <w:pPr>
        <w:pStyle w:val="ListParagraph"/>
        <w:spacing w:before="0" w:after="0"/>
        <w:rPr>
          <w:rFonts w:cs="Calibri"/>
          <w:sz w:val="22"/>
          <w:szCs w:val="22"/>
          <w:lang w:bidi="ar-SA"/>
        </w:rPr>
      </w:pPr>
      <w:r w:rsidRPr="00901439">
        <w:rPr>
          <w:rFonts w:cs="Calibri"/>
          <w:sz w:val="22"/>
          <w:szCs w:val="22"/>
          <w:lang w:bidi="ar-SA"/>
        </w:rPr>
        <w:t>Pattern, “x matches regex”</w:t>
      </w:r>
    </w:p>
    <w:p w:rsidR="00955FCF" w:rsidRPr="00901439" w:rsidRDefault="00955FCF" w:rsidP="00EB78FF">
      <w:pPr>
        <w:shd w:val="clear" w:color="auto" w:fill="FFFFFF"/>
        <w:spacing w:before="0" w:after="0" w:line="240" w:lineRule="auto"/>
        <w:jc w:val="both"/>
        <w:rPr>
          <w:rFonts w:cs="Calibri"/>
          <w:sz w:val="22"/>
          <w:szCs w:val="22"/>
          <w:lang w:bidi="ar-SA"/>
        </w:rPr>
      </w:pPr>
    </w:p>
    <w:p w:rsidR="00955FCF" w:rsidRPr="00901439" w:rsidRDefault="00955FCF" w:rsidP="00EB78FF">
      <w:pPr>
        <w:shd w:val="clear" w:color="auto" w:fill="FFFFFF"/>
        <w:spacing w:before="0" w:after="0" w:line="240" w:lineRule="auto"/>
        <w:jc w:val="both"/>
        <w:rPr>
          <w:rFonts w:cs="Calibri"/>
          <w:sz w:val="22"/>
          <w:szCs w:val="22"/>
          <w:lang w:bidi="ar-SA"/>
        </w:rPr>
      </w:pPr>
    </w:p>
    <w:p w:rsidR="00EB78FF" w:rsidRPr="00901439" w:rsidRDefault="00EB78FF" w:rsidP="00EB78FF">
      <w:pPr>
        <w:pStyle w:val="Heading3"/>
        <w:shd w:val="clear" w:color="auto" w:fill="FFFFFF"/>
        <w:spacing w:before="0" w:after="158" w:line="240" w:lineRule="auto"/>
        <w:jc w:val="both"/>
      </w:pPr>
      <w:bookmarkStart w:id="131" w:name="_Toc481554748"/>
      <w:r w:rsidRPr="00901439">
        <w:t>Execution Mode</w:t>
      </w:r>
      <w:bookmarkEnd w:id="131"/>
    </w:p>
    <w:p w:rsidR="00614E44" w:rsidRPr="00901439" w:rsidRDefault="00614E44" w:rsidP="00F94FAF">
      <w:pPr>
        <w:shd w:val="clear" w:color="auto" w:fill="FFFFFF"/>
        <w:spacing w:before="0" w:after="0" w:line="240" w:lineRule="auto"/>
        <w:jc w:val="both"/>
        <w:rPr>
          <w:rFonts w:cs="Calibri"/>
          <w:sz w:val="22"/>
          <w:szCs w:val="22"/>
          <w:lang w:bidi="ar-SA"/>
        </w:rPr>
      </w:pPr>
    </w:p>
    <w:p w:rsidR="00F94FAF" w:rsidRPr="00901439" w:rsidRDefault="00DE617A" w:rsidP="00F94FAF">
      <w:pPr>
        <w:shd w:val="clear" w:color="auto" w:fill="FFFFFF"/>
        <w:spacing w:before="0" w:after="0" w:line="240" w:lineRule="auto"/>
        <w:jc w:val="both"/>
        <w:rPr>
          <w:rFonts w:cs="Calibri"/>
          <w:sz w:val="22"/>
          <w:szCs w:val="22"/>
          <w:lang w:bidi="ar-SA"/>
        </w:rPr>
      </w:pPr>
      <w:r w:rsidRPr="00901439">
        <w:rPr>
          <w:rFonts w:cs="Calibri"/>
          <w:sz w:val="22"/>
          <w:szCs w:val="22"/>
          <w:lang w:bidi="ar-SA"/>
        </w:rPr>
        <w:t>Local Mode</w:t>
      </w:r>
      <w:r w:rsidR="00F94FAF" w:rsidRPr="00901439">
        <w:rPr>
          <w:rFonts w:cs="Calibri"/>
          <w:sz w:val="22"/>
          <w:szCs w:val="22"/>
          <w:lang w:bidi="ar-SA"/>
        </w:rPr>
        <w:t>:</w:t>
      </w:r>
    </w:p>
    <w:p w:rsidR="00DE617A" w:rsidRPr="00901439" w:rsidRDefault="00DE617A" w:rsidP="00F94FAF">
      <w:pPr>
        <w:shd w:val="clear" w:color="auto" w:fill="FFFFFF"/>
        <w:spacing w:before="0" w:after="0" w:line="240" w:lineRule="auto"/>
        <w:jc w:val="both"/>
        <w:rPr>
          <w:rFonts w:cs="Calibri"/>
          <w:sz w:val="22"/>
          <w:szCs w:val="22"/>
          <w:lang w:bidi="ar-SA"/>
        </w:rPr>
      </w:pPr>
      <w:r w:rsidRPr="00901439">
        <w:rPr>
          <w:rFonts w:cs="Calibri"/>
          <w:sz w:val="22"/>
          <w:szCs w:val="22"/>
          <w:lang w:bidi="ar-SA"/>
        </w:rPr>
        <w:t>PIG engine runs in a single machine will all installation and config files are run using yourlocal host and file system. Pig can run in a non hadoop environment if runs using localmode. Is invoked by using the -x local flag</w:t>
      </w:r>
    </w:p>
    <w:p w:rsidR="00DE617A" w:rsidRPr="00901439" w:rsidRDefault="00F94FAF" w:rsidP="00F94FAF">
      <w:pPr>
        <w:shd w:val="clear" w:color="auto" w:fill="FFFFFF"/>
        <w:spacing w:before="0" w:after="0" w:line="240" w:lineRule="auto"/>
        <w:ind w:left="1418" w:firstLine="709"/>
        <w:jc w:val="both"/>
        <w:rPr>
          <w:rFonts w:cs="Calibri"/>
          <w:color w:val="0070C0"/>
          <w:sz w:val="22"/>
          <w:szCs w:val="22"/>
          <w:lang w:bidi="ar-SA"/>
        </w:rPr>
      </w:pPr>
      <w:r w:rsidRPr="00901439">
        <w:rPr>
          <w:rFonts w:cs="Calibri"/>
          <w:color w:val="0070C0"/>
          <w:sz w:val="22"/>
          <w:szCs w:val="22"/>
          <w:lang w:bidi="ar-SA"/>
        </w:rPr>
        <w:t>&gt;</w:t>
      </w:r>
      <w:r w:rsidR="00DE617A" w:rsidRPr="00901439">
        <w:rPr>
          <w:rFonts w:cs="Calibri"/>
          <w:color w:val="0070C0"/>
          <w:sz w:val="22"/>
          <w:szCs w:val="22"/>
          <w:lang w:bidi="ar-SA"/>
        </w:rPr>
        <w:t>pig -x local</w:t>
      </w:r>
    </w:p>
    <w:p w:rsidR="00614E44" w:rsidRPr="00901439" w:rsidRDefault="00614E44" w:rsidP="00602AAE">
      <w:pPr>
        <w:shd w:val="clear" w:color="auto" w:fill="FFFFFF"/>
        <w:spacing w:before="0" w:after="0" w:line="240" w:lineRule="auto"/>
        <w:jc w:val="both"/>
        <w:rPr>
          <w:rFonts w:cs="Calibri"/>
          <w:sz w:val="22"/>
          <w:szCs w:val="22"/>
          <w:lang w:bidi="ar-SA"/>
        </w:rPr>
      </w:pPr>
    </w:p>
    <w:p w:rsidR="00DE617A" w:rsidRPr="00901439" w:rsidRDefault="00DE617A" w:rsidP="00602AAE">
      <w:pPr>
        <w:shd w:val="clear" w:color="auto" w:fill="FFFFFF"/>
        <w:spacing w:before="0" w:after="0" w:line="240" w:lineRule="auto"/>
        <w:jc w:val="both"/>
        <w:rPr>
          <w:rFonts w:cs="Calibri"/>
          <w:sz w:val="22"/>
          <w:szCs w:val="22"/>
          <w:lang w:bidi="ar-SA"/>
        </w:rPr>
      </w:pPr>
      <w:r w:rsidRPr="00901439">
        <w:rPr>
          <w:rFonts w:cs="Calibri"/>
          <w:sz w:val="22"/>
          <w:szCs w:val="22"/>
          <w:lang w:bidi="ar-SA"/>
        </w:rPr>
        <w:t>MapReduce Mode</w:t>
      </w:r>
      <w:r w:rsidR="00614E44" w:rsidRPr="00901439">
        <w:rPr>
          <w:rFonts w:cs="Calibri"/>
          <w:sz w:val="22"/>
          <w:szCs w:val="22"/>
          <w:lang w:bidi="ar-SA"/>
        </w:rPr>
        <w:t>:</w:t>
      </w:r>
    </w:p>
    <w:p w:rsidR="00DE617A" w:rsidRPr="00901439" w:rsidRDefault="00602AAE" w:rsidP="00602AAE">
      <w:pPr>
        <w:shd w:val="clear" w:color="auto" w:fill="FFFFFF"/>
        <w:spacing w:before="0" w:after="0" w:line="240" w:lineRule="auto"/>
        <w:jc w:val="both"/>
        <w:rPr>
          <w:rFonts w:cs="Calibri"/>
          <w:sz w:val="22"/>
          <w:szCs w:val="22"/>
          <w:lang w:bidi="ar-SA"/>
        </w:rPr>
      </w:pPr>
      <w:r w:rsidRPr="00901439">
        <w:rPr>
          <w:rFonts w:cs="Calibri"/>
          <w:sz w:val="22"/>
          <w:szCs w:val="22"/>
          <w:lang w:bidi="ar-SA"/>
        </w:rPr>
        <w:t>MapReduce</w:t>
      </w:r>
      <w:r w:rsidR="00DE617A" w:rsidRPr="00901439">
        <w:rPr>
          <w:rFonts w:cs="Calibri"/>
          <w:sz w:val="22"/>
          <w:szCs w:val="22"/>
          <w:lang w:bidi="ar-SA"/>
        </w:rPr>
        <w:t xml:space="preserve"> mode is the default mode, Need access to a Hadoop cluster and HDFSinstallation. Can also be invoked by using the -x </w:t>
      </w:r>
      <w:r w:rsidRPr="00901439">
        <w:rPr>
          <w:rFonts w:cs="Calibri"/>
          <w:sz w:val="22"/>
          <w:szCs w:val="22"/>
          <w:lang w:bidi="ar-SA"/>
        </w:rPr>
        <w:t>MapReduce</w:t>
      </w:r>
      <w:r w:rsidR="00DE617A" w:rsidRPr="00901439">
        <w:rPr>
          <w:rFonts w:cs="Calibri"/>
          <w:sz w:val="22"/>
          <w:szCs w:val="22"/>
          <w:lang w:bidi="ar-SA"/>
        </w:rPr>
        <w:t xml:space="preserve"> flag or just pig</w:t>
      </w:r>
    </w:p>
    <w:p w:rsidR="00DE617A" w:rsidRPr="00901439" w:rsidRDefault="00602AAE" w:rsidP="00602AAE">
      <w:pPr>
        <w:shd w:val="clear" w:color="auto" w:fill="FFFFFF"/>
        <w:spacing w:before="0" w:after="0" w:line="240" w:lineRule="auto"/>
        <w:ind w:left="1418" w:firstLine="709"/>
        <w:jc w:val="both"/>
        <w:rPr>
          <w:rFonts w:cs="Calibri"/>
          <w:color w:val="0070C0"/>
          <w:sz w:val="22"/>
          <w:szCs w:val="22"/>
          <w:lang w:bidi="ar-SA"/>
        </w:rPr>
      </w:pPr>
      <w:r w:rsidRPr="00901439">
        <w:rPr>
          <w:rFonts w:cs="Calibri"/>
          <w:color w:val="0070C0"/>
          <w:sz w:val="22"/>
          <w:szCs w:val="22"/>
          <w:lang w:bidi="ar-SA"/>
        </w:rPr>
        <w:t>&gt;</w:t>
      </w:r>
      <w:r w:rsidR="00DE617A" w:rsidRPr="00901439">
        <w:rPr>
          <w:rFonts w:cs="Calibri"/>
          <w:color w:val="0070C0"/>
          <w:sz w:val="22"/>
          <w:szCs w:val="22"/>
          <w:lang w:bidi="ar-SA"/>
        </w:rPr>
        <w:t>pig -x mapreduce</w:t>
      </w:r>
    </w:p>
    <w:p w:rsidR="000A0BEE" w:rsidRPr="00901439" w:rsidRDefault="000A0BEE" w:rsidP="00602AAE">
      <w:pPr>
        <w:shd w:val="clear" w:color="auto" w:fill="FFFFFF"/>
        <w:spacing w:before="0" w:after="0" w:line="240" w:lineRule="auto"/>
        <w:ind w:left="1418" w:firstLine="709"/>
        <w:jc w:val="both"/>
        <w:rPr>
          <w:rFonts w:cs="Calibri"/>
          <w:color w:val="0070C0"/>
          <w:sz w:val="22"/>
          <w:szCs w:val="22"/>
          <w:lang w:bidi="ar-SA"/>
        </w:rPr>
      </w:pPr>
    </w:p>
    <w:p w:rsidR="000A0BEE" w:rsidRPr="00901439" w:rsidRDefault="00BE5CD7" w:rsidP="000A0BEE">
      <w:pPr>
        <w:pStyle w:val="Heading3"/>
        <w:shd w:val="clear" w:color="auto" w:fill="FFFFFF"/>
        <w:spacing w:before="0" w:after="158" w:line="240" w:lineRule="auto"/>
        <w:jc w:val="both"/>
      </w:pPr>
      <w:bookmarkStart w:id="132" w:name="_Toc481554749"/>
      <w:r w:rsidRPr="00901439">
        <w:t>Data Types</w:t>
      </w:r>
      <w:bookmarkEnd w:id="132"/>
    </w:p>
    <w:p w:rsidR="00DE617A" w:rsidRPr="00901439" w:rsidRDefault="00DE617A" w:rsidP="00C913B2">
      <w:pPr>
        <w:shd w:val="clear" w:color="auto" w:fill="FFFFFF"/>
        <w:spacing w:before="0" w:after="158" w:line="240" w:lineRule="auto"/>
        <w:jc w:val="both"/>
        <w:rPr>
          <w:rFonts w:cs="Calibri"/>
          <w:sz w:val="22"/>
          <w:szCs w:val="22"/>
          <w:lang w:bidi="ar-SA"/>
        </w:rPr>
      </w:pPr>
    </w:p>
    <w:p w:rsidR="000A0BEE" w:rsidRPr="00901439" w:rsidRDefault="000A0BEE" w:rsidP="00C913B2">
      <w:pPr>
        <w:shd w:val="clear" w:color="auto" w:fill="FFFFFF"/>
        <w:spacing w:before="0" w:after="158" w:line="240" w:lineRule="auto"/>
        <w:jc w:val="both"/>
        <w:rPr>
          <w:rFonts w:cs="Calibri"/>
          <w:sz w:val="22"/>
          <w:szCs w:val="22"/>
          <w:lang w:bidi="ar-SA"/>
        </w:rPr>
      </w:pPr>
    </w:p>
    <w:p w:rsidR="000A0BEE" w:rsidRPr="00901439" w:rsidRDefault="000A0BEE" w:rsidP="00C913B2">
      <w:pPr>
        <w:shd w:val="clear" w:color="auto" w:fill="FFFFFF"/>
        <w:spacing w:before="0" w:after="158" w:line="240" w:lineRule="auto"/>
        <w:jc w:val="both"/>
        <w:rPr>
          <w:rFonts w:cs="Calibri"/>
          <w:sz w:val="22"/>
          <w:szCs w:val="22"/>
          <w:lang w:bidi="ar-SA"/>
        </w:rPr>
      </w:pPr>
    </w:p>
    <w:p w:rsidR="00E158BF" w:rsidRPr="00901439" w:rsidRDefault="00E158BF" w:rsidP="00C913B2">
      <w:pPr>
        <w:shd w:val="clear" w:color="auto" w:fill="FFFFFF"/>
        <w:spacing w:before="0" w:after="158" w:line="240" w:lineRule="auto"/>
        <w:jc w:val="both"/>
        <w:rPr>
          <w:noProof/>
          <w:lang w:bidi="ar-SA"/>
        </w:rPr>
      </w:pPr>
    </w:p>
    <w:p w:rsidR="000A0BEE" w:rsidRPr="00901439" w:rsidRDefault="000A0BEE" w:rsidP="00C913B2">
      <w:pPr>
        <w:shd w:val="clear" w:color="auto" w:fill="FFFFFF"/>
        <w:spacing w:before="0" w:after="158" w:line="240" w:lineRule="auto"/>
        <w:jc w:val="both"/>
        <w:rPr>
          <w:rFonts w:cs="Calibri"/>
          <w:sz w:val="22"/>
          <w:szCs w:val="22"/>
          <w:lang w:bidi="ar-SA"/>
        </w:rPr>
      </w:pPr>
    </w:p>
    <w:p w:rsidR="000A0BEE" w:rsidRPr="00901439" w:rsidRDefault="00E158BF"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Field: It’s a data element, intersection between column and row or a cell of data. In Pig we deal wit the field.</w:t>
      </w:r>
    </w:p>
    <w:p w:rsidR="00E158BF" w:rsidRPr="00901439" w:rsidRDefault="00E158BF"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Tuple, is analogous to the row of data. Map is chararray of data elements</w:t>
      </w:r>
    </w:p>
    <w:p w:rsidR="00E158BF" w:rsidRPr="00901439" w:rsidRDefault="00E158BF" w:rsidP="00C913B2">
      <w:pPr>
        <w:shd w:val="clear" w:color="auto" w:fill="FFFFFF"/>
        <w:spacing w:before="0" w:after="158" w:line="240" w:lineRule="auto"/>
        <w:jc w:val="both"/>
        <w:rPr>
          <w:rFonts w:cs="Calibri"/>
          <w:sz w:val="22"/>
          <w:szCs w:val="22"/>
          <w:lang w:bidi="ar-SA"/>
        </w:rPr>
      </w:pPr>
    </w:p>
    <w:p w:rsidR="000A0BEE" w:rsidRPr="00901439" w:rsidRDefault="000A0BEE" w:rsidP="00C913B2">
      <w:pPr>
        <w:shd w:val="clear" w:color="auto" w:fill="FFFFFF"/>
        <w:spacing w:before="0" w:after="158" w:line="240" w:lineRule="auto"/>
        <w:jc w:val="both"/>
        <w:rPr>
          <w:rFonts w:cs="Calibri"/>
          <w:sz w:val="22"/>
          <w:szCs w:val="22"/>
          <w:lang w:bidi="ar-SA"/>
        </w:rPr>
      </w:pPr>
    </w:p>
    <w:p w:rsidR="00097531" w:rsidRPr="00901439" w:rsidRDefault="00097531"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Cross</w:t>
      </w:r>
    </w:p>
    <w:p w:rsidR="00097531" w:rsidRPr="00901439" w:rsidRDefault="00097531"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Steam</w:t>
      </w:r>
    </w:p>
    <w:p w:rsidR="009267D4" w:rsidRPr="00901439" w:rsidRDefault="009267D4" w:rsidP="00C913B2">
      <w:pPr>
        <w:shd w:val="clear" w:color="auto" w:fill="FFFFFF"/>
        <w:spacing w:before="0" w:after="158" w:line="240" w:lineRule="auto"/>
        <w:jc w:val="both"/>
        <w:rPr>
          <w:rFonts w:cs="Calibri"/>
          <w:sz w:val="22"/>
          <w:szCs w:val="22"/>
          <w:lang w:bidi="ar-SA"/>
        </w:rPr>
      </w:pPr>
    </w:p>
    <w:p w:rsidR="00097531" w:rsidRPr="00901439" w:rsidRDefault="00097531" w:rsidP="00C913B2">
      <w:pPr>
        <w:shd w:val="clear" w:color="auto" w:fill="FFFFFF"/>
        <w:spacing w:before="0" w:after="158" w:line="240" w:lineRule="auto"/>
        <w:jc w:val="both"/>
        <w:rPr>
          <w:rFonts w:cs="Calibri"/>
          <w:sz w:val="22"/>
          <w:szCs w:val="22"/>
          <w:lang w:bidi="ar-SA"/>
        </w:rPr>
      </w:pPr>
    </w:p>
    <w:p w:rsidR="00097531" w:rsidRPr="00901439" w:rsidRDefault="00097531"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Functional Operators:</w:t>
      </w:r>
    </w:p>
    <w:p w:rsidR="00097531" w:rsidRPr="00901439" w:rsidRDefault="00097531"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AVG, CONCAT, COUNT, DIFF, MAX, MIN, SIZ, SUM, TOENIZE, ISEMPTY</w:t>
      </w:r>
    </w:p>
    <w:p w:rsidR="00581441" w:rsidRPr="00901439" w:rsidRDefault="00581441" w:rsidP="00C913B2">
      <w:pPr>
        <w:shd w:val="clear" w:color="auto" w:fill="FFFFFF"/>
        <w:spacing w:before="0" w:after="158" w:line="240" w:lineRule="auto"/>
        <w:jc w:val="both"/>
        <w:rPr>
          <w:rFonts w:cs="Calibri"/>
          <w:sz w:val="22"/>
          <w:szCs w:val="22"/>
          <w:lang w:bidi="ar-SA"/>
        </w:rPr>
      </w:pPr>
    </w:p>
    <w:p w:rsidR="007D3AD0" w:rsidRPr="00901439" w:rsidRDefault="007D3AD0" w:rsidP="00C913B2">
      <w:pPr>
        <w:shd w:val="clear" w:color="auto" w:fill="FFFFFF"/>
        <w:spacing w:before="0" w:after="158" w:line="240" w:lineRule="auto"/>
        <w:jc w:val="both"/>
        <w:rPr>
          <w:rFonts w:cs="Calibri"/>
          <w:sz w:val="22"/>
          <w:szCs w:val="22"/>
          <w:lang w:bidi="ar-SA"/>
        </w:rPr>
      </w:pPr>
      <w:r w:rsidRPr="00901439">
        <w:rPr>
          <w:rFonts w:cs="Calibri"/>
          <w:sz w:val="22"/>
          <w:szCs w:val="22"/>
          <w:lang w:bidi="ar-SA"/>
        </w:rPr>
        <w:t xml:space="preserve">Test for Null, </w:t>
      </w:r>
    </w:p>
    <w:p w:rsidR="007D3AD0" w:rsidRPr="00901439" w:rsidRDefault="007D3AD0" w:rsidP="007D3AD0">
      <w:pPr>
        <w:pStyle w:val="ListParagraph"/>
        <w:numPr>
          <w:ilvl w:val="0"/>
          <w:numId w:val="68"/>
        </w:numPr>
        <w:shd w:val="clear" w:color="auto" w:fill="FFFFFF"/>
        <w:spacing w:before="0" w:after="158" w:line="240" w:lineRule="auto"/>
        <w:jc w:val="both"/>
        <w:rPr>
          <w:rFonts w:cs="Calibri"/>
          <w:sz w:val="22"/>
          <w:szCs w:val="22"/>
          <w:lang w:bidi="ar-SA"/>
        </w:rPr>
      </w:pPr>
      <w:r w:rsidRPr="00901439">
        <w:rPr>
          <w:rFonts w:cs="Calibri"/>
          <w:sz w:val="22"/>
          <w:szCs w:val="22"/>
          <w:lang w:bidi="ar-SA"/>
        </w:rPr>
        <w:t>X is null</w:t>
      </w:r>
    </w:p>
    <w:p w:rsidR="007D3AD0" w:rsidRPr="00901439" w:rsidRDefault="007D3AD0" w:rsidP="007D3AD0">
      <w:pPr>
        <w:pStyle w:val="ListParagraph"/>
        <w:numPr>
          <w:ilvl w:val="0"/>
          <w:numId w:val="68"/>
        </w:numPr>
        <w:shd w:val="clear" w:color="auto" w:fill="FFFFFF"/>
        <w:spacing w:before="0" w:after="158" w:line="240" w:lineRule="auto"/>
        <w:jc w:val="both"/>
        <w:rPr>
          <w:rFonts w:cs="Calibri"/>
          <w:sz w:val="22"/>
          <w:szCs w:val="22"/>
          <w:lang w:bidi="ar-SA"/>
        </w:rPr>
      </w:pPr>
      <w:r w:rsidRPr="00901439">
        <w:rPr>
          <w:rFonts w:cs="Calibri"/>
          <w:sz w:val="22"/>
          <w:szCs w:val="22"/>
          <w:lang w:bidi="ar-SA"/>
        </w:rPr>
        <w:t>X is not null</w:t>
      </w:r>
    </w:p>
    <w:p w:rsidR="00581441" w:rsidRPr="00901439" w:rsidRDefault="00581441" w:rsidP="00581441">
      <w:pPr>
        <w:pStyle w:val="Heading3"/>
      </w:pPr>
      <w:bookmarkStart w:id="133" w:name="_Toc481554750"/>
      <w:r w:rsidRPr="00901439">
        <w:t>Pig and SQL Comparison</w:t>
      </w:r>
      <w:bookmarkEnd w:id="133"/>
    </w:p>
    <w:p w:rsidR="00581441" w:rsidRPr="00901439" w:rsidRDefault="00581441" w:rsidP="00C913B2">
      <w:pPr>
        <w:shd w:val="clear" w:color="auto" w:fill="FFFFFF"/>
        <w:spacing w:before="0" w:after="158" w:line="240" w:lineRule="auto"/>
        <w:jc w:val="both"/>
        <w:rPr>
          <w:rFonts w:cs="Calibri"/>
          <w:sz w:val="22"/>
          <w:szCs w:val="22"/>
          <w:lang w:bidi="ar-SA"/>
        </w:rPr>
      </w:pPr>
    </w:p>
    <w:p w:rsidR="00581441" w:rsidRPr="00901439" w:rsidRDefault="00581441" w:rsidP="00C913B2">
      <w:pPr>
        <w:shd w:val="clear" w:color="auto" w:fill="FFFFFF"/>
        <w:spacing w:before="0" w:after="158" w:line="240" w:lineRule="auto"/>
        <w:jc w:val="both"/>
        <w:rPr>
          <w:rFonts w:cs="Calibri"/>
          <w:sz w:val="22"/>
          <w:szCs w:val="22"/>
          <w:lang w:bidi="ar-SA"/>
        </w:rPr>
      </w:pPr>
    </w:p>
    <w:p w:rsidR="00467EBD" w:rsidRPr="00901439" w:rsidRDefault="00467EBD" w:rsidP="00467EBD">
      <w:pPr>
        <w:autoSpaceDE w:val="0"/>
        <w:autoSpaceDN w:val="0"/>
        <w:adjustRightInd w:val="0"/>
        <w:spacing w:before="0" w:after="0" w:line="240" w:lineRule="auto"/>
        <w:rPr>
          <w:rFonts w:cs="Calibri"/>
          <w:sz w:val="22"/>
          <w:szCs w:val="22"/>
          <w:lang w:bidi="ar-SA"/>
        </w:rPr>
      </w:pPr>
    </w:p>
    <w:p w:rsidR="002915DD" w:rsidRPr="00901439" w:rsidRDefault="00467EBD" w:rsidP="00C913B2">
      <w:pPr>
        <w:pStyle w:val="Heading2"/>
        <w:shd w:val="clear" w:color="auto" w:fill="FFFFFF"/>
        <w:autoSpaceDE w:val="0"/>
        <w:autoSpaceDN w:val="0"/>
        <w:adjustRightInd w:val="0"/>
        <w:spacing w:before="0" w:after="158" w:line="240" w:lineRule="auto"/>
        <w:jc w:val="both"/>
        <w:textAlignment w:val="baseline"/>
        <w:rPr>
          <w:rFonts w:cs="Calibri"/>
          <w:lang w:bidi="ar-SA"/>
        </w:rPr>
      </w:pPr>
      <w:bookmarkStart w:id="134" w:name="_Toc481554751"/>
      <w:r w:rsidRPr="00901439">
        <w:rPr>
          <w:rFonts w:ascii="Calibri,Bold" w:hAnsi="Calibri,Bold" w:cs="Calibri,Bold"/>
          <w:bCs/>
          <w:lang w:bidi="ar-SA"/>
        </w:rPr>
        <w:t>PIG Workouts</w:t>
      </w:r>
      <w:bookmarkEnd w:id="134"/>
    </w:p>
    <w:p w:rsidR="002915DD" w:rsidRPr="00901439" w:rsidRDefault="002915DD" w:rsidP="00C913B2">
      <w:pPr>
        <w:shd w:val="clear" w:color="auto" w:fill="FFFFFF"/>
        <w:spacing w:before="0" w:after="158" w:line="240" w:lineRule="auto"/>
        <w:jc w:val="both"/>
        <w:rPr>
          <w:rFonts w:cs="Calibri"/>
          <w:sz w:val="22"/>
          <w:szCs w:val="22"/>
          <w:lang w:bidi="ar-SA"/>
        </w:rPr>
      </w:pPr>
    </w:p>
    <w:p w:rsidR="00F22BA5" w:rsidRPr="00901439" w:rsidRDefault="00F22BA5" w:rsidP="00F22BA5">
      <w:pPr>
        <w:pStyle w:val="ListParagraph"/>
        <w:shd w:val="clear" w:color="auto" w:fill="FFFFFF"/>
        <w:spacing w:before="0" w:after="158" w:line="240" w:lineRule="auto"/>
        <w:jc w:val="both"/>
        <w:rPr>
          <w:rFonts w:cs="Calibri"/>
          <w:sz w:val="22"/>
          <w:szCs w:val="22"/>
          <w:lang w:bidi="ar-SA"/>
        </w:rPr>
      </w:pPr>
    </w:p>
    <w:p w:rsidR="00F22BA5" w:rsidRPr="00901439" w:rsidRDefault="00F22BA5" w:rsidP="00F22BA5">
      <w:pPr>
        <w:pStyle w:val="Heading3"/>
      </w:pPr>
      <w:bookmarkStart w:id="135" w:name="_Toc481554752"/>
      <w:r w:rsidRPr="00901439">
        <w:t>Pig Example</w:t>
      </w:r>
      <w:bookmarkEnd w:id="135"/>
    </w:p>
    <w:p w:rsidR="00742DEB" w:rsidRPr="00901439" w:rsidRDefault="00742DEB" w:rsidP="00742DEB">
      <w:pPr>
        <w:spacing w:before="0" w:after="0"/>
        <w:rPr>
          <w:rFonts w:cs="Calibri"/>
          <w:sz w:val="22"/>
          <w:szCs w:val="22"/>
          <w:lang w:bidi="ar-SA"/>
        </w:rPr>
      </w:pPr>
    </w:p>
    <w:p w:rsidR="007016DD" w:rsidRPr="00901439" w:rsidRDefault="00C56F71" w:rsidP="00742DEB">
      <w:pPr>
        <w:spacing w:before="0" w:after="0"/>
        <w:rPr>
          <w:rFonts w:cs="Calibri"/>
          <w:sz w:val="22"/>
          <w:szCs w:val="22"/>
          <w:lang w:bidi="ar-SA"/>
        </w:rPr>
      </w:pPr>
      <w:r w:rsidRPr="00901439">
        <w:rPr>
          <w:rFonts w:cs="Calibri"/>
          <w:sz w:val="22"/>
          <w:szCs w:val="22"/>
          <w:lang w:bidi="ar-SA"/>
        </w:rPr>
        <w:t xml:space="preserve">1. </w:t>
      </w:r>
      <w:r w:rsidR="007016DD" w:rsidRPr="00901439">
        <w:rPr>
          <w:rFonts w:cs="Calibri"/>
          <w:sz w:val="22"/>
          <w:szCs w:val="22"/>
          <w:lang w:bidi="ar-SA"/>
        </w:rPr>
        <w:t>Login to the pig</w:t>
      </w:r>
      <w:r w:rsidRPr="00901439">
        <w:rPr>
          <w:rFonts w:cs="Calibri"/>
          <w:sz w:val="22"/>
          <w:szCs w:val="22"/>
          <w:lang w:bidi="ar-SA"/>
        </w:rPr>
        <w:t xml:space="preserve"> interactive </w:t>
      </w:r>
      <w:r w:rsidR="007016DD" w:rsidRPr="00901439">
        <w:rPr>
          <w:rFonts w:cs="Calibri"/>
          <w:sz w:val="22"/>
          <w:szCs w:val="22"/>
          <w:lang w:bidi="ar-SA"/>
        </w:rPr>
        <w:t>grunt</w:t>
      </w:r>
      <w:r w:rsidRPr="00901439">
        <w:rPr>
          <w:rFonts w:cs="Calibri"/>
          <w:sz w:val="22"/>
          <w:szCs w:val="22"/>
          <w:lang w:bidi="ar-SA"/>
        </w:rPr>
        <w:t xml:space="preserve"> shell</w:t>
      </w:r>
      <w:r w:rsidR="007016DD" w:rsidRPr="00901439">
        <w:rPr>
          <w:rFonts w:cs="Calibri"/>
          <w:sz w:val="22"/>
          <w:szCs w:val="22"/>
          <w:lang w:bidi="ar-SA"/>
        </w:rPr>
        <w:t>,</w:t>
      </w:r>
    </w:p>
    <w:p w:rsidR="007016DD" w:rsidRPr="00901439" w:rsidRDefault="007016DD" w:rsidP="00742DEB">
      <w:pPr>
        <w:spacing w:before="0" w:after="0"/>
        <w:rPr>
          <w:rFonts w:cs="Calibri"/>
          <w:i/>
          <w:color w:val="0070C0"/>
          <w:sz w:val="22"/>
          <w:szCs w:val="22"/>
          <w:lang w:bidi="ar-SA"/>
        </w:rPr>
      </w:pPr>
      <w:r w:rsidRPr="00901439">
        <w:rPr>
          <w:rFonts w:cs="Calibri"/>
          <w:i/>
          <w:color w:val="0070C0"/>
          <w:sz w:val="22"/>
          <w:szCs w:val="22"/>
          <w:lang w:bidi="ar-SA"/>
        </w:rPr>
        <w:t>&gt;help</w:t>
      </w:r>
    </w:p>
    <w:p w:rsidR="007016DD" w:rsidRPr="00901439" w:rsidRDefault="007016DD" w:rsidP="00742DEB">
      <w:pPr>
        <w:spacing w:before="0" w:after="0"/>
        <w:rPr>
          <w:rFonts w:cs="Calibri"/>
          <w:sz w:val="22"/>
          <w:szCs w:val="22"/>
          <w:lang w:bidi="ar-SA"/>
        </w:rPr>
      </w:pPr>
      <w:r w:rsidRPr="00901439">
        <w:rPr>
          <w:rFonts w:cs="Calibri"/>
          <w:sz w:val="22"/>
          <w:szCs w:val="22"/>
          <w:lang w:bidi="ar-SA"/>
        </w:rPr>
        <w:t>#load the data from local data directory</w:t>
      </w:r>
      <w:r w:rsidR="00742DEB" w:rsidRPr="00901439">
        <w:rPr>
          <w:rFonts w:cs="Calibri"/>
          <w:sz w:val="22"/>
          <w:szCs w:val="22"/>
          <w:lang w:bidi="ar-SA"/>
        </w:rPr>
        <w:t>, pig works best when data is directly in hdfs</w:t>
      </w:r>
    </w:p>
    <w:p w:rsidR="00BF3AA8" w:rsidRPr="00901439" w:rsidRDefault="00BF3AA8" w:rsidP="00742DEB">
      <w:pPr>
        <w:spacing w:before="0" w:after="0"/>
        <w:rPr>
          <w:rFonts w:cs="Calibri"/>
          <w:sz w:val="22"/>
          <w:szCs w:val="22"/>
          <w:lang w:bidi="ar-SA"/>
        </w:rPr>
      </w:pPr>
      <w:r w:rsidRPr="00901439">
        <w:rPr>
          <w:rFonts w:cs="Calibri"/>
          <w:sz w:val="22"/>
          <w:szCs w:val="22"/>
          <w:lang w:bidi="ar-SA"/>
        </w:rPr>
        <w:t># create sales directory in hdfs</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&gt;mkdir sales</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&gt;copyFromLocal /..some local path/sales2014.csv sales</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&gt;ls sales</w:t>
      </w:r>
    </w:p>
    <w:p w:rsidR="00BF3AA8" w:rsidRPr="00901439" w:rsidRDefault="00BF3AA8" w:rsidP="00742DEB">
      <w:pPr>
        <w:spacing w:before="0" w:after="0"/>
        <w:rPr>
          <w:rFonts w:cs="Calibri"/>
          <w:sz w:val="22"/>
          <w:szCs w:val="22"/>
          <w:lang w:bidi="ar-SA"/>
        </w:rPr>
      </w:pPr>
      <w:r w:rsidRPr="00901439">
        <w:rPr>
          <w:rFonts w:cs="Calibri"/>
          <w:sz w:val="22"/>
          <w:szCs w:val="22"/>
          <w:lang w:bidi="ar-SA"/>
        </w:rPr>
        <w:t>#load the file</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&gt;sales = LOAD ‘sal</w:t>
      </w:r>
      <w:r w:rsidR="008619B3" w:rsidRPr="00901439">
        <w:rPr>
          <w:rFonts w:cs="Calibri"/>
          <w:i/>
          <w:color w:val="0070C0"/>
          <w:sz w:val="22"/>
          <w:szCs w:val="22"/>
          <w:lang w:bidi="ar-SA"/>
        </w:rPr>
        <w:t>es/sales2014.csv’ using pigStorage</w:t>
      </w:r>
      <w:r w:rsidRPr="00901439">
        <w:rPr>
          <w:rFonts w:cs="Calibri"/>
          <w:i/>
          <w:color w:val="0070C0"/>
          <w:sz w:val="22"/>
          <w:szCs w:val="22"/>
          <w:lang w:bidi="ar-SA"/>
        </w:rPr>
        <w:t>(‘,’)  as (custid:int, customer:chararray, state:chararray, zip:chararray, industry:chararray, repid:int, sales:int);</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&gt;DESCRIBE sales;</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&gt;salesLimit= LIMIT sales 10;</w:t>
      </w:r>
    </w:p>
    <w:p w:rsidR="00BF3AA8" w:rsidRPr="00901439" w:rsidRDefault="00BF3AA8" w:rsidP="00742DEB">
      <w:pPr>
        <w:spacing w:before="0" w:after="0"/>
        <w:rPr>
          <w:rFonts w:cs="Calibri"/>
          <w:sz w:val="22"/>
          <w:szCs w:val="22"/>
          <w:lang w:bidi="ar-SA"/>
        </w:rPr>
      </w:pPr>
      <w:r w:rsidRPr="00901439">
        <w:rPr>
          <w:rFonts w:cs="Calibri"/>
          <w:sz w:val="22"/>
          <w:szCs w:val="22"/>
          <w:lang w:bidi="ar-SA"/>
        </w:rPr>
        <w:t xml:space="preserve">#dump is </w:t>
      </w:r>
      <w:r w:rsidR="008C7944" w:rsidRPr="00901439">
        <w:rPr>
          <w:rFonts w:cs="Calibri"/>
          <w:sz w:val="22"/>
          <w:szCs w:val="22"/>
          <w:lang w:bidi="ar-SA"/>
        </w:rPr>
        <w:t>an</w:t>
      </w:r>
      <w:r w:rsidRPr="00901439">
        <w:rPr>
          <w:rFonts w:cs="Calibri"/>
          <w:sz w:val="22"/>
          <w:szCs w:val="22"/>
          <w:lang w:bidi="ar-SA"/>
        </w:rPr>
        <w:t xml:space="preserve"> execution command</w:t>
      </w:r>
    </w:p>
    <w:p w:rsidR="00BF3AA8" w:rsidRPr="00901439" w:rsidRDefault="00BF3AA8" w:rsidP="00742DEB">
      <w:pPr>
        <w:spacing w:before="0" w:after="0"/>
        <w:rPr>
          <w:rFonts w:cs="Calibri"/>
          <w:i/>
          <w:color w:val="0070C0"/>
          <w:sz w:val="22"/>
          <w:szCs w:val="22"/>
          <w:lang w:bidi="ar-SA"/>
        </w:rPr>
      </w:pPr>
      <w:r w:rsidRPr="00901439">
        <w:rPr>
          <w:rFonts w:cs="Calibri"/>
          <w:i/>
          <w:color w:val="0070C0"/>
          <w:sz w:val="22"/>
          <w:szCs w:val="22"/>
          <w:lang w:bidi="ar-SA"/>
        </w:rPr>
        <w:t>&gt;DUMP salesLimit</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&gt;DUMP sales</w:t>
      </w:r>
    </w:p>
    <w:p w:rsidR="005E7BDE" w:rsidRPr="00901439" w:rsidRDefault="005E7BDE" w:rsidP="00AF2CF7">
      <w:pPr>
        <w:spacing w:before="0" w:after="0"/>
        <w:rPr>
          <w:rFonts w:cs="Calibri"/>
          <w:i/>
          <w:color w:val="0070C0"/>
          <w:sz w:val="22"/>
          <w:szCs w:val="22"/>
          <w:lang w:bidi="ar-SA"/>
        </w:rPr>
      </w:pPr>
    </w:p>
    <w:p w:rsidR="00DC5B69" w:rsidRPr="00901439" w:rsidRDefault="00DC5B69" w:rsidP="00AF2CF7">
      <w:pPr>
        <w:spacing w:before="0" w:after="0"/>
        <w:rPr>
          <w:rFonts w:cs="Calibri"/>
          <w:sz w:val="22"/>
          <w:szCs w:val="22"/>
          <w:lang w:bidi="ar-SA"/>
        </w:rPr>
      </w:pPr>
      <w:r w:rsidRPr="00901439">
        <w:rPr>
          <w:rFonts w:cs="Calibri"/>
          <w:sz w:val="22"/>
          <w:szCs w:val="22"/>
          <w:lang w:bidi="ar-SA"/>
        </w:rPr>
        <w:t xml:space="preserve">#filter </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&gt;saleOH = FILTER sales by state == ‘OH’;</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&gt;DUMP salesOH;</w:t>
      </w:r>
    </w:p>
    <w:p w:rsidR="00AF2CF7" w:rsidRPr="00901439" w:rsidRDefault="00AF2CF7" w:rsidP="00AF2CF7">
      <w:pPr>
        <w:spacing w:before="0" w:after="0"/>
        <w:rPr>
          <w:rFonts w:cs="Calibri"/>
          <w:sz w:val="22"/>
          <w:szCs w:val="22"/>
          <w:lang w:bidi="ar-SA"/>
        </w:rPr>
      </w:pPr>
      <w:r w:rsidRPr="00901439">
        <w:rPr>
          <w:rFonts w:cs="Calibri"/>
          <w:sz w:val="22"/>
          <w:szCs w:val="22"/>
          <w:lang w:bidi="ar-SA"/>
        </w:rPr>
        <w:t>#complex filter using “AND”</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&gt;giftsalesOH = FILTER sales BY (state == ‘OH’ AND industry==’Gift)’;</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&gt;DUMP giftsalesOH</w:t>
      </w:r>
    </w:p>
    <w:p w:rsidR="00AF2CF7" w:rsidRPr="00901439" w:rsidRDefault="00AF2CF7" w:rsidP="00AF2CF7">
      <w:pPr>
        <w:spacing w:before="0" w:after="0"/>
        <w:rPr>
          <w:rFonts w:cs="Calibri"/>
          <w:i/>
          <w:color w:val="0070C0"/>
          <w:sz w:val="22"/>
          <w:szCs w:val="22"/>
          <w:lang w:bidi="ar-SA"/>
        </w:rPr>
      </w:pPr>
      <w:r w:rsidRPr="00901439">
        <w:rPr>
          <w:rFonts w:cs="Calibri"/>
          <w:i/>
          <w:color w:val="0070C0"/>
          <w:sz w:val="22"/>
          <w:szCs w:val="22"/>
          <w:lang w:bidi="ar-SA"/>
        </w:rPr>
        <w:t>&gt; giftsalesNW = FILTER sales BY (state == ‘</w:t>
      </w:r>
      <w:r w:rsidR="003F0C22" w:rsidRPr="00901439">
        <w:rPr>
          <w:rFonts w:cs="Calibri"/>
          <w:i/>
          <w:color w:val="0070C0"/>
          <w:sz w:val="22"/>
          <w:szCs w:val="22"/>
          <w:lang w:bidi="ar-SA"/>
        </w:rPr>
        <w:t>ID</w:t>
      </w:r>
      <w:r w:rsidRPr="00901439">
        <w:rPr>
          <w:rFonts w:cs="Calibri"/>
          <w:i/>
          <w:color w:val="0070C0"/>
          <w:sz w:val="22"/>
          <w:szCs w:val="22"/>
          <w:lang w:bidi="ar-SA"/>
        </w:rPr>
        <w:t xml:space="preserve">’ </w:t>
      </w:r>
      <w:r w:rsidR="003F0C22" w:rsidRPr="00901439">
        <w:rPr>
          <w:rFonts w:cs="Calibri"/>
          <w:i/>
          <w:color w:val="0070C0"/>
          <w:sz w:val="22"/>
          <w:szCs w:val="22"/>
          <w:lang w:bidi="ar-SA"/>
        </w:rPr>
        <w:t xml:space="preserve"> OR state == ‘OR’ OR state == ‘WA’</w:t>
      </w:r>
      <w:r w:rsidRPr="00901439">
        <w:rPr>
          <w:rFonts w:cs="Calibri"/>
          <w:i/>
          <w:color w:val="0070C0"/>
          <w:sz w:val="22"/>
          <w:szCs w:val="22"/>
          <w:lang w:bidi="ar-SA"/>
        </w:rPr>
        <w:t>);</w:t>
      </w:r>
    </w:p>
    <w:p w:rsidR="003F0C22" w:rsidRPr="00901439" w:rsidRDefault="003F0C22" w:rsidP="003F0C22">
      <w:pPr>
        <w:spacing w:before="0" w:after="0"/>
        <w:rPr>
          <w:rFonts w:cs="Calibri"/>
          <w:i/>
          <w:color w:val="0070C0"/>
          <w:sz w:val="22"/>
          <w:szCs w:val="22"/>
          <w:lang w:bidi="ar-SA"/>
        </w:rPr>
      </w:pPr>
      <w:r w:rsidRPr="00901439">
        <w:rPr>
          <w:rFonts w:cs="Calibri"/>
          <w:i/>
          <w:color w:val="0070C0"/>
          <w:sz w:val="22"/>
          <w:szCs w:val="22"/>
          <w:lang w:bidi="ar-SA"/>
        </w:rPr>
        <w:t>&gt;DUMP giftsalesNW</w:t>
      </w:r>
    </w:p>
    <w:p w:rsidR="003F0C22" w:rsidRPr="00901439" w:rsidRDefault="003F0C22" w:rsidP="003F0C22">
      <w:pPr>
        <w:spacing w:before="0" w:after="0"/>
        <w:rPr>
          <w:rFonts w:cs="Calibri"/>
          <w:i/>
          <w:color w:val="0070C0"/>
          <w:sz w:val="22"/>
          <w:szCs w:val="22"/>
          <w:lang w:bidi="ar-SA"/>
        </w:rPr>
      </w:pPr>
      <w:r w:rsidRPr="00901439">
        <w:rPr>
          <w:rFonts w:cs="Calibri"/>
          <w:i/>
          <w:color w:val="0070C0"/>
          <w:sz w:val="22"/>
          <w:szCs w:val="22"/>
          <w:lang w:bidi="ar-SA"/>
        </w:rPr>
        <w:t>&gt;bigCustomers = FILTER sales BY (sales &gt; 30000);</w:t>
      </w:r>
    </w:p>
    <w:p w:rsidR="003F0C22" w:rsidRPr="00901439" w:rsidRDefault="003F0C22" w:rsidP="003F0C22">
      <w:pPr>
        <w:spacing w:before="0" w:after="0"/>
        <w:rPr>
          <w:rFonts w:cs="Calibri"/>
          <w:i/>
          <w:color w:val="0070C0"/>
          <w:sz w:val="22"/>
          <w:szCs w:val="22"/>
          <w:lang w:bidi="ar-SA"/>
        </w:rPr>
      </w:pPr>
      <w:r w:rsidRPr="00901439">
        <w:rPr>
          <w:rFonts w:cs="Calibri"/>
          <w:i/>
          <w:color w:val="0070C0"/>
          <w:sz w:val="22"/>
          <w:szCs w:val="22"/>
          <w:lang w:bidi="ar-SA"/>
        </w:rPr>
        <w:t>&gt;DUMP bigCustomers;</w:t>
      </w:r>
    </w:p>
    <w:p w:rsidR="005E7BDE" w:rsidRPr="00901439" w:rsidRDefault="005E7BDE" w:rsidP="003F0C22">
      <w:pPr>
        <w:spacing w:before="0" w:after="0"/>
        <w:rPr>
          <w:rFonts w:cs="Calibri"/>
          <w:i/>
          <w:color w:val="0070C0"/>
          <w:sz w:val="22"/>
          <w:szCs w:val="22"/>
          <w:lang w:bidi="ar-SA"/>
        </w:rPr>
      </w:pPr>
    </w:p>
    <w:p w:rsidR="00DC5B69" w:rsidRPr="00901439" w:rsidRDefault="00DC5B69" w:rsidP="003F0C22">
      <w:pPr>
        <w:spacing w:before="0" w:after="0"/>
        <w:rPr>
          <w:rFonts w:cs="Calibri"/>
          <w:sz w:val="22"/>
          <w:szCs w:val="22"/>
          <w:lang w:bidi="ar-SA"/>
        </w:rPr>
      </w:pPr>
      <w:r w:rsidRPr="00901439">
        <w:rPr>
          <w:rFonts w:cs="Calibri"/>
          <w:sz w:val="22"/>
          <w:szCs w:val="22"/>
          <w:lang w:bidi="ar-SA"/>
        </w:rPr>
        <w:t>#foreach</w:t>
      </w:r>
    </w:p>
    <w:p w:rsidR="003F0C22" w:rsidRPr="00901439" w:rsidRDefault="003F0C22" w:rsidP="00AF2CF7">
      <w:pPr>
        <w:spacing w:before="0" w:after="0"/>
        <w:rPr>
          <w:rFonts w:cs="Calibri"/>
          <w:sz w:val="22"/>
          <w:szCs w:val="22"/>
          <w:lang w:bidi="ar-SA"/>
        </w:rPr>
      </w:pPr>
      <w:r w:rsidRPr="00901439">
        <w:rPr>
          <w:rFonts w:cs="Calibri"/>
          <w:sz w:val="22"/>
          <w:szCs w:val="22"/>
          <w:lang w:bidi="ar-SA"/>
        </w:rPr>
        <w:t># example for “foreach” , is equivalent to select.</w:t>
      </w:r>
    </w:p>
    <w:p w:rsidR="003F0C22" w:rsidRPr="00901439" w:rsidRDefault="003F0C22" w:rsidP="00AF2CF7">
      <w:pPr>
        <w:spacing w:before="0" w:after="0"/>
        <w:rPr>
          <w:rFonts w:cs="Calibri"/>
          <w:i/>
          <w:color w:val="0070C0"/>
          <w:sz w:val="22"/>
          <w:szCs w:val="22"/>
          <w:lang w:bidi="ar-SA"/>
        </w:rPr>
      </w:pPr>
      <w:r w:rsidRPr="00901439">
        <w:rPr>
          <w:rFonts w:cs="Calibri"/>
          <w:i/>
          <w:color w:val="0070C0"/>
          <w:sz w:val="22"/>
          <w:szCs w:val="22"/>
          <w:lang w:bidi="ar-SA"/>
        </w:rPr>
        <w:t>&gt;customerSales = FOREACH sales GENERATE custid, customer, sales;</w:t>
      </w:r>
    </w:p>
    <w:p w:rsidR="00DC5B69" w:rsidRPr="00901439" w:rsidRDefault="003F0C22" w:rsidP="00AF2CF7">
      <w:pPr>
        <w:spacing w:before="0" w:after="0"/>
        <w:rPr>
          <w:rFonts w:cs="Calibri"/>
          <w:i/>
          <w:color w:val="0070C0"/>
          <w:sz w:val="22"/>
          <w:szCs w:val="22"/>
          <w:lang w:bidi="ar-SA"/>
        </w:rPr>
      </w:pPr>
      <w:r w:rsidRPr="00901439">
        <w:rPr>
          <w:rFonts w:cs="Calibri"/>
          <w:i/>
          <w:color w:val="0070C0"/>
          <w:sz w:val="22"/>
          <w:szCs w:val="22"/>
          <w:lang w:bidi="ar-SA"/>
        </w:rPr>
        <w:t>&gt;DUMP customerSales</w:t>
      </w:r>
      <w:r w:rsidR="000D0F51" w:rsidRPr="00901439">
        <w:rPr>
          <w:rFonts w:cs="Calibri"/>
          <w:i/>
          <w:color w:val="0070C0"/>
          <w:sz w:val="22"/>
          <w:szCs w:val="22"/>
          <w:lang w:bidi="ar-SA"/>
        </w:rPr>
        <w:t>;</w:t>
      </w:r>
    </w:p>
    <w:p w:rsidR="003F0C22" w:rsidRPr="00901439" w:rsidRDefault="003F0C22" w:rsidP="00AF2CF7">
      <w:pPr>
        <w:spacing w:before="0" w:after="0"/>
        <w:rPr>
          <w:rFonts w:cs="Calibri"/>
          <w:i/>
          <w:color w:val="0070C0"/>
          <w:sz w:val="22"/>
          <w:szCs w:val="22"/>
          <w:lang w:bidi="ar-SA"/>
        </w:rPr>
      </w:pPr>
      <w:r w:rsidRPr="00901439">
        <w:rPr>
          <w:rFonts w:cs="Calibri"/>
          <w:sz w:val="22"/>
          <w:szCs w:val="22"/>
          <w:lang w:bidi="ar-SA"/>
        </w:rPr>
        <w:t xml:space="preserve"># apply athematic function to </w:t>
      </w:r>
      <w:r w:rsidR="003E2808" w:rsidRPr="00901439">
        <w:rPr>
          <w:rFonts w:cs="Calibri"/>
          <w:sz w:val="22"/>
          <w:szCs w:val="22"/>
          <w:lang w:bidi="ar-SA"/>
        </w:rPr>
        <w:t>foreach</w:t>
      </w:r>
    </w:p>
    <w:p w:rsidR="003F0C22" w:rsidRPr="00901439" w:rsidRDefault="003F0C22" w:rsidP="003F0C22">
      <w:pPr>
        <w:spacing w:before="0" w:after="0"/>
        <w:rPr>
          <w:rFonts w:cs="Calibri"/>
          <w:i/>
          <w:color w:val="0070C0"/>
          <w:sz w:val="22"/>
          <w:szCs w:val="22"/>
          <w:lang w:bidi="ar-SA"/>
        </w:rPr>
      </w:pPr>
      <w:r w:rsidRPr="00901439">
        <w:rPr>
          <w:rFonts w:cs="Calibri"/>
          <w:i/>
          <w:color w:val="0070C0"/>
          <w:sz w:val="22"/>
          <w:szCs w:val="22"/>
          <w:lang w:bidi="ar-SA"/>
        </w:rPr>
        <w:t>&gt;customerSales1 = FOREACH sales GENERATE custid, customer, sales/1000;</w:t>
      </w:r>
    </w:p>
    <w:p w:rsidR="003F0C22" w:rsidRPr="00901439" w:rsidRDefault="003F0C22" w:rsidP="003F0C22">
      <w:pPr>
        <w:spacing w:before="0" w:after="0"/>
        <w:rPr>
          <w:rFonts w:cs="Calibri"/>
          <w:i/>
          <w:color w:val="0070C0"/>
          <w:sz w:val="22"/>
          <w:szCs w:val="22"/>
          <w:lang w:bidi="ar-SA"/>
        </w:rPr>
      </w:pPr>
      <w:r w:rsidRPr="00901439">
        <w:rPr>
          <w:rFonts w:cs="Calibri"/>
          <w:i/>
          <w:color w:val="0070C0"/>
          <w:sz w:val="22"/>
          <w:szCs w:val="22"/>
          <w:lang w:bidi="ar-SA"/>
        </w:rPr>
        <w:t>&gt;DUMP customerSales1</w:t>
      </w:r>
      <w:r w:rsidR="000D0F51" w:rsidRPr="00901439">
        <w:rPr>
          <w:rFonts w:cs="Calibri"/>
          <w:i/>
          <w:color w:val="0070C0"/>
          <w:sz w:val="22"/>
          <w:szCs w:val="22"/>
          <w:lang w:bidi="ar-SA"/>
        </w:rPr>
        <w:t>;</w:t>
      </w:r>
    </w:p>
    <w:p w:rsidR="003E2808" w:rsidRPr="00901439" w:rsidRDefault="003E2808" w:rsidP="003F0C22">
      <w:pPr>
        <w:spacing w:before="0" w:after="0"/>
        <w:rPr>
          <w:rFonts w:cs="Calibri"/>
          <w:i/>
          <w:color w:val="0070C0"/>
          <w:sz w:val="22"/>
          <w:szCs w:val="22"/>
          <w:lang w:bidi="ar-SA"/>
        </w:rPr>
      </w:pPr>
      <w:r w:rsidRPr="00901439">
        <w:rPr>
          <w:rFonts w:cs="Calibri"/>
          <w:sz w:val="22"/>
          <w:szCs w:val="22"/>
          <w:lang w:bidi="ar-SA"/>
        </w:rPr>
        <w:t># create new column names by using key word “</w:t>
      </w:r>
      <w:r w:rsidR="000D0F51" w:rsidRPr="00901439">
        <w:rPr>
          <w:rFonts w:cs="Calibri"/>
          <w:sz w:val="22"/>
          <w:szCs w:val="22"/>
          <w:lang w:bidi="ar-SA"/>
        </w:rPr>
        <w:t>as</w:t>
      </w:r>
      <w:r w:rsidRPr="00901439">
        <w:rPr>
          <w:rFonts w:cs="Calibri"/>
          <w:sz w:val="22"/>
          <w:szCs w:val="22"/>
          <w:lang w:bidi="ar-SA"/>
        </w:rPr>
        <w:t>”</w:t>
      </w:r>
    </w:p>
    <w:p w:rsidR="000D0F51" w:rsidRPr="00901439" w:rsidRDefault="000D0F51" w:rsidP="000D0F51">
      <w:pPr>
        <w:spacing w:before="0" w:after="0"/>
        <w:rPr>
          <w:rFonts w:cs="Calibri"/>
          <w:i/>
          <w:color w:val="0070C0"/>
          <w:sz w:val="22"/>
          <w:szCs w:val="22"/>
          <w:lang w:bidi="ar-SA"/>
        </w:rPr>
      </w:pPr>
      <w:r w:rsidRPr="00901439">
        <w:rPr>
          <w:rFonts w:cs="Calibri"/>
          <w:i/>
          <w:color w:val="0070C0"/>
          <w:sz w:val="22"/>
          <w:szCs w:val="22"/>
          <w:lang w:bidi="ar-SA"/>
        </w:rPr>
        <w:t>&gt;customerSales2 = FOREACH sales GENERATE custid, customer, sales/1000 as salesK;</w:t>
      </w:r>
    </w:p>
    <w:p w:rsidR="00AF2CF7" w:rsidRPr="00901439" w:rsidRDefault="000D0F51" w:rsidP="00742DEB">
      <w:pPr>
        <w:spacing w:before="0" w:after="0"/>
        <w:rPr>
          <w:rFonts w:cs="Calibri"/>
          <w:i/>
          <w:color w:val="0070C0"/>
          <w:sz w:val="22"/>
          <w:szCs w:val="22"/>
          <w:lang w:bidi="ar-SA"/>
        </w:rPr>
      </w:pPr>
      <w:r w:rsidRPr="00901439">
        <w:rPr>
          <w:rFonts w:cs="Calibri"/>
          <w:i/>
          <w:color w:val="0070C0"/>
          <w:sz w:val="22"/>
          <w:szCs w:val="22"/>
          <w:lang w:bidi="ar-SA"/>
        </w:rPr>
        <w:t>&gt;DUMP customerSales2;</w:t>
      </w:r>
    </w:p>
    <w:p w:rsidR="005E7BDE" w:rsidRPr="00901439" w:rsidRDefault="005E7BDE" w:rsidP="00742DEB">
      <w:pPr>
        <w:spacing w:before="0" w:after="0"/>
        <w:rPr>
          <w:rFonts w:cs="Calibri"/>
          <w:i/>
          <w:color w:val="0070C0"/>
          <w:sz w:val="22"/>
          <w:szCs w:val="22"/>
          <w:lang w:bidi="ar-SA"/>
        </w:rPr>
      </w:pPr>
    </w:p>
    <w:p w:rsidR="0091648F" w:rsidRPr="00901439" w:rsidRDefault="0091648F" w:rsidP="00742DEB">
      <w:pPr>
        <w:spacing w:before="0" w:after="0"/>
        <w:rPr>
          <w:rFonts w:cs="Calibri"/>
          <w:sz w:val="22"/>
          <w:szCs w:val="22"/>
          <w:lang w:bidi="ar-SA"/>
        </w:rPr>
      </w:pPr>
      <w:r w:rsidRPr="00901439">
        <w:rPr>
          <w:rFonts w:cs="Calibri"/>
          <w:sz w:val="22"/>
          <w:szCs w:val="22"/>
          <w:lang w:bidi="ar-SA"/>
        </w:rPr>
        <w:t># Join</w:t>
      </w:r>
    </w:p>
    <w:p w:rsidR="0091648F" w:rsidRPr="00901439" w:rsidRDefault="0091648F" w:rsidP="00742DEB">
      <w:pPr>
        <w:spacing w:before="0" w:after="0"/>
        <w:rPr>
          <w:rFonts w:cs="Calibri"/>
          <w:sz w:val="22"/>
          <w:szCs w:val="22"/>
          <w:lang w:bidi="ar-SA"/>
        </w:rPr>
      </w:pPr>
      <w:r w:rsidRPr="00901439">
        <w:rPr>
          <w:rFonts w:cs="Calibri"/>
          <w:sz w:val="22"/>
          <w:szCs w:val="22"/>
          <w:lang w:bidi="ar-SA"/>
        </w:rPr>
        <w:t># load zipcode file from local File system</w:t>
      </w:r>
    </w:p>
    <w:p w:rsidR="0091648F" w:rsidRPr="00901439" w:rsidRDefault="0091648F" w:rsidP="00742DEB">
      <w:pPr>
        <w:spacing w:before="0" w:after="0"/>
        <w:rPr>
          <w:rFonts w:cs="Calibri"/>
          <w:i/>
          <w:color w:val="0070C0"/>
          <w:sz w:val="22"/>
          <w:szCs w:val="22"/>
          <w:lang w:bidi="ar-SA"/>
        </w:rPr>
      </w:pPr>
      <w:r w:rsidRPr="00901439">
        <w:rPr>
          <w:rFonts w:cs="Calibri"/>
          <w:i/>
          <w:color w:val="0070C0"/>
          <w:sz w:val="22"/>
          <w:szCs w:val="22"/>
          <w:lang w:bidi="ar-SA"/>
        </w:rPr>
        <w:t>&gt;copyFromLocal /home/hduser/data/zip.csv sales</w:t>
      </w:r>
    </w:p>
    <w:p w:rsidR="0091648F" w:rsidRPr="00901439" w:rsidRDefault="0091648F" w:rsidP="00742DEB">
      <w:pPr>
        <w:spacing w:before="0" w:after="0"/>
        <w:rPr>
          <w:rFonts w:cs="Calibri"/>
          <w:i/>
          <w:color w:val="0070C0"/>
          <w:sz w:val="22"/>
          <w:szCs w:val="22"/>
          <w:lang w:bidi="ar-SA"/>
        </w:rPr>
      </w:pPr>
      <w:r w:rsidRPr="00901439">
        <w:rPr>
          <w:rFonts w:cs="Calibri"/>
          <w:i/>
          <w:color w:val="0070C0"/>
          <w:sz w:val="22"/>
          <w:szCs w:val="22"/>
          <w:lang w:bidi="ar-SA"/>
        </w:rPr>
        <w:t>&gt; zipCity = LOAD ‘sales/ zip.csv’ using pigStorage(‘,’)  as (zipcode:chararray, city:chararray);</w:t>
      </w:r>
    </w:p>
    <w:p w:rsidR="0091648F" w:rsidRPr="00901439" w:rsidRDefault="0091648F" w:rsidP="00742DEB">
      <w:pPr>
        <w:spacing w:before="0" w:after="0"/>
        <w:rPr>
          <w:rFonts w:cs="Calibri"/>
          <w:i/>
          <w:color w:val="0070C0"/>
          <w:sz w:val="22"/>
          <w:szCs w:val="22"/>
          <w:lang w:bidi="ar-SA"/>
        </w:rPr>
      </w:pPr>
      <w:r w:rsidRPr="00901439">
        <w:rPr>
          <w:rFonts w:cs="Calibri"/>
          <w:i/>
          <w:color w:val="0070C0"/>
          <w:sz w:val="22"/>
          <w:szCs w:val="22"/>
          <w:lang w:bidi="ar-SA"/>
        </w:rPr>
        <w:t>&gt;cityJoin = JOIN sales BY zip, zipCity BY zipcode;</w:t>
      </w:r>
    </w:p>
    <w:p w:rsidR="0091648F" w:rsidRPr="00901439" w:rsidRDefault="0091648F" w:rsidP="00742DEB">
      <w:pPr>
        <w:spacing w:before="0" w:after="0"/>
        <w:rPr>
          <w:rFonts w:cs="Calibri"/>
          <w:sz w:val="22"/>
          <w:szCs w:val="22"/>
          <w:lang w:bidi="ar-SA"/>
        </w:rPr>
      </w:pPr>
      <w:r w:rsidRPr="00901439">
        <w:rPr>
          <w:rFonts w:cs="Calibri"/>
          <w:sz w:val="22"/>
          <w:szCs w:val="22"/>
          <w:lang w:bidi="ar-SA"/>
        </w:rPr>
        <w:t xml:space="preserve">#we have zipcode twice we need to use foreach to select only specific </w:t>
      </w:r>
      <w:r w:rsidR="008619B3" w:rsidRPr="00901439">
        <w:rPr>
          <w:rFonts w:cs="Calibri"/>
          <w:sz w:val="22"/>
          <w:szCs w:val="22"/>
          <w:lang w:bidi="ar-SA"/>
        </w:rPr>
        <w:t>columns</w:t>
      </w:r>
    </w:p>
    <w:p w:rsidR="0091648F" w:rsidRPr="00901439" w:rsidRDefault="008619B3" w:rsidP="00742DEB">
      <w:pPr>
        <w:spacing w:before="0" w:after="0"/>
        <w:rPr>
          <w:rFonts w:cs="Calibri"/>
          <w:i/>
          <w:color w:val="0070C0"/>
          <w:sz w:val="22"/>
          <w:szCs w:val="22"/>
          <w:lang w:bidi="ar-SA"/>
        </w:rPr>
      </w:pPr>
      <w:r w:rsidRPr="00901439">
        <w:rPr>
          <w:rFonts w:cs="Calibri"/>
          <w:i/>
          <w:color w:val="0070C0"/>
          <w:sz w:val="22"/>
          <w:szCs w:val="22"/>
          <w:lang w:bidi="ar-SA"/>
        </w:rPr>
        <w:t>&gt;cityTable = FOREACH cityJoin GENERATE custid,customer,city,state,zip;</w:t>
      </w:r>
    </w:p>
    <w:p w:rsidR="005E7BDE" w:rsidRPr="00901439" w:rsidRDefault="005E7BDE" w:rsidP="00742DEB">
      <w:pPr>
        <w:spacing w:before="0" w:after="0"/>
        <w:rPr>
          <w:rFonts w:cs="Calibri"/>
          <w:i/>
          <w:color w:val="0070C0"/>
          <w:sz w:val="22"/>
          <w:szCs w:val="22"/>
          <w:lang w:bidi="ar-SA"/>
        </w:rPr>
      </w:pPr>
    </w:p>
    <w:p w:rsidR="00DC5B69" w:rsidRPr="00901439" w:rsidRDefault="00DC5B69" w:rsidP="00742DEB">
      <w:pPr>
        <w:spacing w:before="0" w:after="0"/>
        <w:rPr>
          <w:rFonts w:cs="Calibri"/>
          <w:sz w:val="22"/>
          <w:szCs w:val="22"/>
          <w:lang w:bidi="ar-SA"/>
        </w:rPr>
      </w:pPr>
      <w:r w:rsidRPr="00901439">
        <w:rPr>
          <w:rFonts w:cs="Calibri"/>
          <w:sz w:val="22"/>
          <w:szCs w:val="22"/>
          <w:lang w:bidi="ar-SA"/>
        </w:rPr>
        <w:t>#GROUP</w:t>
      </w:r>
    </w:p>
    <w:p w:rsidR="00DC5B69" w:rsidRPr="00901439" w:rsidRDefault="00DC5B69" w:rsidP="00742DEB">
      <w:pPr>
        <w:spacing w:before="0" w:after="0"/>
        <w:rPr>
          <w:rFonts w:cs="Calibri"/>
          <w:i/>
          <w:color w:val="0070C0"/>
          <w:sz w:val="22"/>
          <w:szCs w:val="22"/>
          <w:lang w:bidi="ar-SA"/>
        </w:rPr>
      </w:pPr>
      <w:r w:rsidRPr="00901439">
        <w:rPr>
          <w:rFonts w:cs="Calibri"/>
          <w:i/>
          <w:color w:val="0070C0"/>
          <w:sz w:val="22"/>
          <w:szCs w:val="22"/>
          <w:lang w:bidi="ar-SA"/>
        </w:rPr>
        <w:t>&gt;cityTableGroup = GROUP cityTable All;</w:t>
      </w:r>
    </w:p>
    <w:p w:rsidR="00DC5B69" w:rsidRPr="00901439" w:rsidRDefault="00DC5B69" w:rsidP="00DC5B69">
      <w:pPr>
        <w:spacing w:before="0" w:after="0"/>
        <w:rPr>
          <w:rFonts w:cs="Calibri"/>
          <w:sz w:val="22"/>
          <w:szCs w:val="22"/>
          <w:lang w:bidi="ar-SA"/>
        </w:rPr>
      </w:pPr>
      <w:r w:rsidRPr="00901439">
        <w:rPr>
          <w:rFonts w:cs="Calibri"/>
          <w:sz w:val="22"/>
          <w:szCs w:val="22"/>
          <w:lang w:bidi="ar-SA"/>
        </w:rPr>
        <w:t>#We will have bag</w:t>
      </w:r>
      <w:r w:rsidR="00CD5535" w:rsidRPr="00901439">
        <w:rPr>
          <w:rFonts w:cs="Calibri"/>
          <w:sz w:val="22"/>
          <w:szCs w:val="22"/>
          <w:lang w:bidi="ar-SA"/>
        </w:rPr>
        <w:t>(called all) which as number of tuples</w:t>
      </w:r>
    </w:p>
    <w:p w:rsidR="00DC5B69" w:rsidRPr="00901439" w:rsidRDefault="00DC5B69" w:rsidP="00DC5B69">
      <w:pPr>
        <w:spacing w:before="0" w:after="0"/>
        <w:rPr>
          <w:rFonts w:cs="Calibri"/>
          <w:sz w:val="22"/>
          <w:szCs w:val="22"/>
          <w:lang w:bidi="ar-SA"/>
        </w:rPr>
      </w:pPr>
      <w:r w:rsidRPr="00901439">
        <w:rPr>
          <w:noProof/>
          <w:lang w:bidi="ar-SA"/>
        </w:rPr>
        <w:drawing>
          <wp:inline distT="0" distB="0" distL="0" distR="0">
            <wp:extent cx="5731510" cy="163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63495"/>
                    </a:xfrm>
                    <a:prstGeom prst="rect">
                      <a:avLst/>
                    </a:prstGeom>
                  </pic:spPr>
                </pic:pic>
              </a:graphicData>
            </a:graphic>
          </wp:inline>
        </w:drawing>
      </w:r>
    </w:p>
    <w:p w:rsidR="00DC5B69" w:rsidRPr="00901439" w:rsidRDefault="00CD5535" w:rsidP="00742DEB">
      <w:pPr>
        <w:spacing w:before="0" w:after="0"/>
        <w:rPr>
          <w:rFonts w:cs="Calibri"/>
          <w:sz w:val="22"/>
          <w:szCs w:val="22"/>
          <w:lang w:bidi="ar-SA"/>
        </w:rPr>
      </w:pPr>
      <w:r w:rsidRPr="00901439">
        <w:rPr>
          <w:rFonts w:cs="Calibri"/>
          <w:sz w:val="22"/>
          <w:szCs w:val="22"/>
          <w:lang w:bidi="ar-SA"/>
        </w:rPr>
        <w:t># say you can to find the record count of sales.</w:t>
      </w:r>
    </w:p>
    <w:p w:rsidR="00CD5535" w:rsidRPr="00901439" w:rsidRDefault="00CD5535" w:rsidP="00742DEB">
      <w:pPr>
        <w:spacing w:before="0" w:after="0"/>
        <w:rPr>
          <w:rFonts w:cs="Calibri"/>
          <w:i/>
          <w:color w:val="0070C0"/>
          <w:sz w:val="22"/>
          <w:szCs w:val="22"/>
          <w:lang w:bidi="ar-SA"/>
        </w:rPr>
      </w:pPr>
      <w:r w:rsidRPr="00901439">
        <w:rPr>
          <w:rFonts w:cs="Calibri"/>
          <w:i/>
          <w:color w:val="0070C0"/>
          <w:sz w:val="22"/>
          <w:szCs w:val="22"/>
          <w:lang w:bidi="ar-SA"/>
        </w:rPr>
        <w:t>&gt;salesGroup = GROUP sales ALL;</w:t>
      </w:r>
    </w:p>
    <w:p w:rsidR="00CD5535" w:rsidRPr="00901439" w:rsidRDefault="00CD5535" w:rsidP="00742DEB">
      <w:pPr>
        <w:spacing w:before="0" w:after="0"/>
        <w:rPr>
          <w:rFonts w:cs="Calibri"/>
          <w:i/>
          <w:color w:val="0070C0"/>
          <w:sz w:val="22"/>
          <w:szCs w:val="22"/>
          <w:lang w:bidi="ar-SA"/>
        </w:rPr>
      </w:pPr>
      <w:r w:rsidRPr="00901439">
        <w:rPr>
          <w:rFonts w:cs="Calibri"/>
          <w:i/>
          <w:color w:val="0070C0"/>
          <w:sz w:val="22"/>
          <w:szCs w:val="22"/>
          <w:lang w:bidi="ar-SA"/>
        </w:rPr>
        <w:t>&gt;salesCount = FOREACH salesGroup GENERATE group, COUNT(sales);</w:t>
      </w:r>
    </w:p>
    <w:p w:rsidR="00CD5535" w:rsidRPr="00901439" w:rsidRDefault="00CD5535" w:rsidP="00742DEB">
      <w:pPr>
        <w:spacing w:before="0" w:after="0"/>
        <w:rPr>
          <w:rFonts w:cs="Calibri"/>
          <w:i/>
          <w:color w:val="0070C0"/>
          <w:sz w:val="22"/>
          <w:szCs w:val="22"/>
          <w:lang w:bidi="ar-SA"/>
        </w:rPr>
      </w:pPr>
      <w:r w:rsidRPr="00901439">
        <w:rPr>
          <w:rFonts w:cs="Calibri"/>
          <w:i/>
          <w:color w:val="0070C0"/>
          <w:sz w:val="22"/>
          <w:szCs w:val="22"/>
          <w:lang w:bidi="ar-SA"/>
        </w:rPr>
        <w:t>&gt;DUMP salesGROUP</w:t>
      </w:r>
    </w:p>
    <w:p w:rsidR="00CD5535" w:rsidRPr="00901439" w:rsidRDefault="00CD5535" w:rsidP="00742DEB">
      <w:pPr>
        <w:spacing w:before="0" w:after="0"/>
        <w:rPr>
          <w:rFonts w:cs="Calibri"/>
          <w:sz w:val="22"/>
          <w:szCs w:val="22"/>
          <w:lang w:bidi="ar-SA"/>
        </w:rPr>
      </w:pPr>
      <w:r w:rsidRPr="00901439">
        <w:rPr>
          <w:rFonts w:cs="Calibri"/>
          <w:sz w:val="22"/>
          <w:szCs w:val="22"/>
          <w:lang w:bidi="ar-SA"/>
        </w:rPr>
        <w:t># o/p will be (all,3811), our bag all has 3811 tuples</w:t>
      </w:r>
    </w:p>
    <w:p w:rsidR="0052257F" w:rsidRPr="00901439" w:rsidRDefault="00741048" w:rsidP="00CD5535">
      <w:pPr>
        <w:spacing w:before="0" w:after="0"/>
        <w:rPr>
          <w:rFonts w:cs="Calibri"/>
          <w:sz w:val="22"/>
          <w:szCs w:val="22"/>
          <w:lang w:bidi="ar-SA"/>
        </w:rPr>
      </w:pPr>
      <w:r w:rsidRPr="00901439">
        <w:rPr>
          <w:rFonts w:cs="Calibri"/>
          <w:sz w:val="22"/>
          <w:szCs w:val="22"/>
          <w:lang w:bidi="ar-SA"/>
        </w:rPr>
        <w:t>#Now you want to group by State.</w:t>
      </w:r>
    </w:p>
    <w:p w:rsidR="00CD5535" w:rsidRPr="00901439" w:rsidRDefault="00CD5535" w:rsidP="00CD5535">
      <w:pPr>
        <w:spacing w:before="0" w:after="0"/>
        <w:rPr>
          <w:rFonts w:cs="Calibri"/>
          <w:i/>
          <w:color w:val="0070C0"/>
          <w:sz w:val="22"/>
          <w:szCs w:val="22"/>
          <w:lang w:bidi="ar-SA"/>
        </w:rPr>
      </w:pPr>
      <w:r w:rsidRPr="00901439">
        <w:rPr>
          <w:rFonts w:cs="Calibri"/>
          <w:i/>
          <w:color w:val="0070C0"/>
          <w:sz w:val="22"/>
          <w:szCs w:val="22"/>
          <w:lang w:bidi="ar-SA"/>
        </w:rPr>
        <w:t>&gt;salesCount = FOREACH salesGroup GENERATE group, COUNT(sales);</w:t>
      </w:r>
    </w:p>
    <w:p w:rsidR="00CD5535" w:rsidRPr="00901439" w:rsidRDefault="00CD5535" w:rsidP="00CD5535">
      <w:pPr>
        <w:spacing w:before="0" w:after="0"/>
        <w:rPr>
          <w:rFonts w:cs="Calibri"/>
          <w:i/>
          <w:color w:val="0070C0"/>
          <w:sz w:val="22"/>
          <w:szCs w:val="22"/>
          <w:lang w:bidi="ar-SA"/>
        </w:rPr>
      </w:pPr>
      <w:r w:rsidRPr="00901439">
        <w:rPr>
          <w:rFonts w:cs="Calibri"/>
          <w:i/>
          <w:color w:val="0070C0"/>
          <w:sz w:val="22"/>
          <w:szCs w:val="22"/>
          <w:lang w:bidi="ar-SA"/>
        </w:rPr>
        <w:t>&gt;salesGroup = GROUP sales BY state;</w:t>
      </w:r>
    </w:p>
    <w:p w:rsidR="00CD5535" w:rsidRPr="00901439" w:rsidRDefault="00CD5535" w:rsidP="00CD5535">
      <w:pPr>
        <w:spacing w:before="0" w:after="0"/>
        <w:rPr>
          <w:rFonts w:cs="Calibri"/>
          <w:i/>
          <w:color w:val="0070C0"/>
          <w:sz w:val="22"/>
          <w:szCs w:val="22"/>
          <w:lang w:bidi="ar-SA"/>
        </w:rPr>
      </w:pPr>
      <w:r w:rsidRPr="00901439">
        <w:rPr>
          <w:rFonts w:cs="Calibri"/>
          <w:i/>
          <w:color w:val="0070C0"/>
          <w:sz w:val="22"/>
          <w:szCs w:val="22"/>
          <w:lang w:bidi="ar-SA"/>
        </w:rPr>
        <w:t>&gt;DUMP salesGROUP</w:t>
      </w:r>
    </w:p>
    <w:p w:rsidR="00741048" w:rsidRPr="00901439" w:rsidRDefault="00741048" w:rsidP="00741048">
      <w:pPr>
        <w:spacing w:before="0" w:after="0"/>
        <w:rPr>
          <w:rFonts w:cs="Calibri"/>
          <w:sz w:val="22"/>
          <w:szCs w:val="22"/>
          <w:lang w:bidi="ar-SA"/>
        </w:rPr>
      </w:pPr>
      <w:r w:rsidRPr="00901439">
        <w:rPr>
          <w:rFonts w:cs="Calibri"/>
          <w:sz w:val="22"/>
          <w:szCs w:val="22"/>
          <w:lang w:bidi="ar-SA"/>
        </w:rPr>
        <w:t>#Group command produces o/p multiple bags for each state</w:t>
      </w:r>
    </w:p>
    <w:p w:rsidR="005E7BDE" w:rsidRPr="00901439" w:rsidRDefault="005E7BDE" w:rsidP="00741048">
      <w:pPr>
        <w:spacing w:before="0" w:after="0"/>
        <w:rPr>
          <w:rFonts w:cs="Calibri"/>
          <w:sz w:val="22"/>
          <w:szCs w:val="22"/>
          <w:lang w:bidi="ar-SA"/>
        </w:rPr>
      </w:pPr>
    </w:p>
    <w:p w:rsidR="00741048" w:rsidRPr="00901439" w:rsidRDefault="00741048" w:rsidP="00741048">
      <w:pPr>
        <w:spacing w:before="0" w:after="0"/>
        <w:rPr>
          <w:rFonts w:cs="Calibri"/>
          <w:sz w:val="22"/>
          <w:szCs w:val="22"/>
          <w:lang w:bidi="ar-SA"/>
        </w:rPr>
      </w:pPr>
      <w:r w:rsidRPr="00901439">
        <w:rPr>
          <w:rFonts w:cs="Calibri"/>
          <w:sz w:val="22"/>
          <w:szCs w:val="22"/>
          <w:lang w:bidi="ar-SA"/>
        </w:rPr>
        <w:t>#COGROUP</w:t>
      </w:r>
    </w:p>
    <w:p w:rsidR="00741048" w:rsidRPr="00901439" w:rsidRDefault="00741048" w:rsidP="00741048">
      <w:pPr>
        <w:spacing w:before="0" w:after="0"/>
        <w:rPr>
          <w:rFonts w:cs="Calibri"/>
          <w:sz w:val="22"/>
          <w:szCs w:val="22"/>
          <w:lang w:bidi="ar-SA"/>
        </w:rPr>
      </w:pPr>
      <w:r w:rsidRPr="00901439">
        <w:rPr>
          <w:rFonts w:cs="Calibri"/>
          <w:sz w:val="22"/>
          <w:szCs w:val="22"/>
          <w:lang w:bidi="ar-SA"/>
        </w:rPr>
        <w:t>#cogroup is combining of group with join</w:t>
      </w:r>
    </w:p>
    <w:p w:rsidR="00005F56" w:rsidRPr="00901439" w:rsidRDefault="00005F56" w:rsidP="00741048">
      <w:pPr>
        <w:spacing w:before="0" w:after="0"/>
        <w:rPr>
          <w:rFonts w:cs="Calibri"/>
          <w:sz w:val="22"/>
          <w:szCs w:val="22"/>
          <w:lang w:bidi="ar-SA"/>
        </w:rPr>
      </w:pPr>
      <w:r w:rsidRPr="00901439">
        <w:rPr>
          <w:rFonts w:cs="Calibri"/>
          <w:sz w:val="22"/>
          <w:szCs w:val="22"/>
          <w:lang w:bidi="ar-SA"/>
        </w:rPr>
        <w:t># we have already loaded sales and zipcity(has only two column)</w:t>
      </w:r>
    </w:p>
    <w:p w:rsidR="003B5D4D" w:rsidRPr="00901439" w:rsidRDefault="00741048" w:rsidP="00741048">
      <w:pPr>
        <w:spacing w:before="0" w:after="0"/>
        <w:rPr>
          <w:rFonts w:cs="Calibri"/>
          <w:i/>
          <w:color w:val="0070C0"/>
          <w:sz w:val="22"/>
          <w:szCs w:val="22"/>
          <w:lang w:bidi="ar-SA"/>
        </w:rPr>
      </w:pPr>
      <w:r w:rsidRPr="00901439">
        <w:rPr>
          <w:rFonts w:cs="Calibri"/>
          <w:i/>
          <w:color w:val="0070C0"/>
          <w:sz w:val="22"/>
          <w:szCs w:val="22"/>
          <w:lang w:bidi="ar-SA"/>
        </w:rPr>
        <w:t xml:space="preserve">&gt;listcities = GROUP sales BY zip, zipcity by zip </w:t>
      </w:r>
    </w:p>
    <w:p w:rsidR="00741048" w:rsidRPr="00901439" w:rsidRDefault="00005F56" w:rsidP="00741048">
      <w:pPr>
        <w:spacing w:before="0" w:after="0"/>
        <w:rPr>
          <w:rFonts w:cs="Calibri"/>
          <w:sz w:val="22"/>
          <w:szCs w:val="22"/>
          <w:lang w:bidi="ar-SA"/>
        </w:rPr>
      </w:pPr>
      <w:r w:rsidRPr="00901439">
        <w:rPr>
          <w:rFonts w:cs="Calibri"/>
          <w:sz w:val="22"/>
          <w:szCs w:val="22"/>
          <w:lang w:bidi="ar-SA"/>
        </w:rPr>
        <w:t xml:space="preserve"># </w:t>
      </w:r>
      <w:r w:rsidR="003B5D4D" w:rsidRPr="00901439">
        <w:rPr>
          <w:rFonts w:cs="Calibri"/>
          <w:sz w:val="22"/>
          <w:szCs w:val="22"/>
          <w:lang w:bidi="ar-SA"/>
        </w:rPr>
        <w:t xml:space="preserve">In above statement </w:t>
      </w:r>
      <w:r w:rsidRPr="00901439">
        <w:rPr>
          <w:rFonts w:cs="Calibri"/>
          <w:sz w:val="22"/>
          <w:szCs w:val="22"/>
          <w:lang w:bidi="ar-SA"/>
        </w:rPr>
        <w:t>we are groupin</w:t>
      </w:r>
      <w:r w:rsidR="003B5D4D" w:rsidRPr="00901439">
        <w:rPr>
          <w:rFonts w:cs="Calibri"/>
          <w:sz w:val="22"/>
          <w:szCs w:val="22"/>
          <w:lang w:bidi="ar-SA"/>
        </w:rPr>
        <w:t>g sales by zip and joining by grouping zipcity by zip</w:t>
      </w:r>
    </w:p>
    <w:p w:rsidR="00741048" w:rsidRPr="00901439" w:rsidRDefault="00741048" w:rsidP="00741048">
      <w:pPr>
        <w:spacing w:before="0" w:after="0"/>
        <w:rPr>
          <w:rFonts w:cs="Calibri"/>
          <w:sz w:val="22"/>
          <w:szCs w:val="22"/>
          <w:lang w:bidi="ar-SA"/>
        </w:rPr>
      </w:pPr>
      <w:r w:rsidRPr="00901439">
        <w:rPr>
          <w:rFonts w:cs="Calibri"/>
          <w:sz w:val="22"/>
          <w:szCs w:val="22"/>
          <w:lang w:bidi="ar-SA"/>
        </w:rPr>
        <w:t>#o/p will be bags that contain other bags</w:t>
      </w:r>
    </w:p>
    <w:p w:rsidR="003B5D4D" w:rsidRPr="00901439" w:rsidRDefault="003B5D4D" w:rsidP="00741048">
      <w:pPr>
        <w:spacing w:before="0" w:after="0"/>
        <w:rPr>
          <w:rFonts w:cs="Calibri"/>
          <w:sz w:val="22"/>
          <w:szCs w:val="22"/>
          <w:lang w:bidi="ar-SA"/>
        </w:rPr>
      </w:pPr>
      <w:r w:rsidRPr="00901439">
        <w:rPr>
          <w:rFonts w:cs="Calibri"/>
          <w:sz w:val="22"/>
          <w:szCs w:val="22"/>
          <w:lang w:bidi="ar-SA"/>
        </w:rPr>
        <w:t># for the join column zip 99359, we have one bag empty and other bag with (zipcode and city)</w:t>
      </w:r>
    </w:p>
    <w:p w:rsidR="00CD5535" w:rsidRPr="00901439" w:rsidRDefault="003B5D4D" w:rsidP="00742DEB">
      <w:pPr>
        <w:spacing w:before="0" w:after="0"/>
        <w:rPr>
          <w:rFonts w:cs="Calibri"/>
          <w:sz w:val="22"/>
          <w:szCs w:val="22"/>
          <w:lang w:bidi="ar-SA"/>
        </w:rPr>
      </w:pPr>
      <w:r w:rsidRPr="00901439">
        <w:rPr>
          <w:noProof/>
          <w:lang w:bidi="ar-SA"/>
        </w:rPr>
        <w:drawing>
          <wp:inline distT="0" distB="0" distL="0" distR="0">
            <wp:extent cx="4962525" cy="466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62525" cy="466725"/>
                    </a:xfrm>
                    <a:prstGeom prst="rect">
                      <a:avLst/>
                    </a:prstGeom>
                  </pic:spPr>
                </pic:pic>
              </a:graphicData>
            </a:graphic>
          </wp:inline>
        </w:drawing>
      </w:r>
    </w:p>
    <w:p w:rsidR="0041300F" w:rsidRPr="00901439" w:rsidRDefault="0041300F" w:rsidP="00742DEB">
      <w:pPr>
        <w:spacing w:before="0" w:after="0"/>
        <w:rPr>
          <w:rFonts w:cs="Calibri"/>
          <w:sz w:val="22"/>
          <w:szCs w:val="22"/>
          <w:lang w:bidi="ar-SA"/>
        </w:rPr>
      </w:pPr>
      <w:r w:rsidRPr="00901439">
        <w:rPr>
          <w:rFonts w:cs="Calibri"/>
          <w:sz w:val="22"/>
          <w:szCs w:val="22"/>
          <w:lang w:bidi="ar-SA"/>
        </w:rPr>
        <w:t>#example of cogroup, count number of customers by sales rep</w:t>
      </w:r>
    </w:p>
    <w:p w:rsidR="0041300F" w:rsidRPr="00901439" w:rsidRDefault="00845D6F" w:rsidP="00742DEB">
      <w:pPr>
        <w:spacing w:before="0" w:after="0"/>
        <w:rPr>
          <w:rFonts w:cs="Calibri"/>
          <w:i/>
          <w:color w:val="0070C0"/>
          <w:sz w:val="22"/>
          <w:szCs w:val="22"/>
          <w:lang w:bidi="ar-SA"/>
        </w:rPr>
      </w:pPr>
      <w:r w:rsidRPr="00901439">
        <w:rPr>
          <w:rFonts w:cs="Calibri"/>
          <w:i/>
          <w:color w:val="0070C0"/>
          <w:sz w:val="22"/>
          <w:szCs w:val="22"/>
          <w:lang w:bidi="ar-SA"/>
        </w:rPr>
        <w:t>&gt;</w:t>
      </w:r>
      <w:r w:rsidR="0041300F" w:rsidRPr="00901439">
        <w:rPr>
          <w:rFonts w:cs="Calibri"/>
          <w:i/>
          <w:color w:val="0070C0"/>
          <w:sz w:val="22"/>
          <w:szCs w:val="22"/>
          <w:lang w:bidi="ar-SA"/>
        </w:rPr>
        <w:t>salesReps = LOAD ‘sales/salesreps.csv’ USING pigStorage(‘,’) AS (repnum:int,firstname: chararray, lastname:chararray, region:chararray);</w:t>
      </w:r>
    </w:p>
    <w:p w:rsidR="0041300F" w:rsidRPr="00901439" w:rsidRDefault="00845D6F" w:rsidP="00742DEB">
      <w:pPr>
        <w:spacing w:before="0" w:after="0"/>
        <w:rPr>
          <w:rFonts w:cs="Calibri"/>
          <w:i/>
          <w:color w:val="0070C0"/>
          <w:sz w:val="22"/>
          <w:szCs w:val="22"/>
          <w:lang w:bidi="ar-SA"/>
        </w:rPr>
      </w:pPr>
      <w:r w:rsidRPr="00901439">
        <w:rPr>
          <w:rFonts w:cs="Calibri"/>
          <w:i/>
          <w:color w:val="0070C0"/>
          <w:sz w:val="22"/>
          <w:szCs w:val="22"/>
          <w:lang w:bidi="ar-SA"/>
        </w:rPr>
        <w:t>&gt;</w:t>
      </w:r>
      <w:r w:rsidR="0041300F" w:rsidRPr="00901439">
        <w:rPr>
          <w:rFonts w:cs="Calibri"/>
          <w:i/>
          <w:color w:val="0070C0"/>
          <w:sz w:val="22"/>
          <w:szCs w:val="22"/>
          <w:lang w:bidi="ar-SA"/>
        </w:rPr>
        <w:t>listReps = GROUP sales BY repid, salesReps by repnum</w:t>
      </w:r>
      <w:r w:rsidR="00CC7148" w:rsidRPr="00901439">
        <w:rPr>
          <w:rFonts w:cs="Calibri"/>
          <w:i/>
          <w:color w:val="0070C0"/>
          <w:sz w:val="22"/>
          <w:szCs w:val="22"/>
          <w:lang w:bidi="ar-SA"/>
        </w:rPr>
        <w:t>;</w:t>
      </w:r>
      <w:r w:rsidRPr="00901439">
        <w:rPr>
          <w:rFonts w:cs="Calibri"/>
          <w:sz w:val="22"/>
          <w:szCs w:val="22"/>
          <w:lang w:bidi="ar-SA"/>
        </w:rPr>
        <w:t># cogroup</w:t>
      </w:r>
    </w:p>
    <w:p w:rsidR="00845D6F" w:rsidRPr="00901439" w:rsidRDefault="00845D6F" w:rsidP="00742DEB">
      <w:pPr>
        <w:spacing w:before="0" w:after="0"/>
        <w:rPr>
          <w:rFonts w:cs="Calibri"/>
          <w:sz w:val="22"/>
          <w:szCs w:val="22"/>
          <w:lang w:bidi="ar-SA"/>
        </w:rPr>
      </w:pPr>
      <w:r w:rsidRPr="00901439">
        <w:rPr>
          <w:rFonts w:cs="Calibri"/>
          <w:sz w:val="22"/>
          <w:szCs w:val="22"/>
          <w:lang w:bidi="ar-SA"/>
        </w:rPr>
        <w:t>--DESCRIBE listReps</w:t>
      </w:r>
    </w:p>
    <w:p w:rsidR="00845D6F" w:rsidRPr="00901439" w:rsidRDefault="00845D6F" w:rsidP="00742DEB">
      <w:pPr>
        <w:spacing w:before="0" w:after="0"/>
        <w:rPr>
          <w:rFonts w:cs="Calibri"/>
          <w:sz w:val="22"/>
          <w:szCs w:val="22"/>
          <w:lang w:bidi="ar-SA"/>
        </w:rPr>
      </w:pPr>
      <w:r w:rsidRPr="00901439">
        <w:rPr>
          <w:rFonts w:cs="Calibri"/>
          <w:sz w:val="22"/>
          <w:szCs w:val="22"/>
          <w:lang w:bidi="ar-SA"/>
        </w:rPr>
        <w:t>--DUMP listReps</w:t>
      </w:r>
    </w:p>
    <w:p w:rsidR="0041300F" w:rsidRPr="00901439" w:rsidRDefault="00845D6F" w:rsidP="00742DEB">
      <w:pPr>
        <w:spacing w:before="0" w:after="0"/>
        <w:rPr>
          <w:rFonts w:cs="Calibri"/>
          <w:i/>
          <w:color w:val="0070C0"/>
          <w:sz w:val="22"/>
          <w:szCs w:val="22"/>
          <w:lang w:bidi="ar-SA"/>
        </w:rPr>
      </w:pPr>
      <w:r w:rsidRPr="00901439">
        <w:rPr>
          <w:rFonts w:cs="Calibri"/>
          <w:i/>
          <w:color w:val="0070C0"/>
          <w:sz w:val="22"/>
          <w:szCs w:val="22"/>
          <w:lang w:bidi="ar-SA"/>
        </w:rPr>
        <w:t>&gt;</w:t>
      </w:r>
      <w:r w:rsidR="0041300F" w:rsidRPr="00901439">
        <w:rPr>
          <w:rFonts w:cs="Calibri"/>
          <w:i/>
          <w:color w:val="0070C0"/>
          <w:sz w:val="22"/>
          <w:szCs w:val="22"/>
          <w:lang w:bidi="ar-SA"/>
        </w:rPr>
        <w:t>repCount = FOREACH  listReps  GENERATE group, COUNT(sales.custid)</w:t>
      </w:r>
      <w:r w:rsidR="005E7BDE" w:rsidRPr="00901439">
        <w:rPr>
          <w:rFonts w:cs="Calibri"/>
          <w:i/>
          <w:color w:val="0070C0"/>
          <w:sz w:val="22"/>
          <w:szCs w:val="22"/>
          <w:lang w:bidi="ar-SA"/>
        </w:rPr>
        <w:t>;</w:t>
      </w:r>
    </w:p>
    <w:p w:rsidR="00C6711B" w:rsidRPr="00901439" w:rsidRDefault="00C6711B" w:rsidP="00742DEB">
      <w:pPr>
        <w:spacing w:before="0" w:after="0"/>
        <w:rPr>
          <w:rFonts w:cs="Calibri"/>
          <w:i/>
          <w:color w:val="0070C0"/>
          <w:sz w:val="22"/>
          <w:szCs w:val="22"/>
          <w:lang w:bidi="ar-SA"/>
        </w:rPr>
      </w:pPr>
    </w:p>
    <w:p w:rsidR="00CC7148" w:rsidRPr="00901439" w:rsidRDefault="00CC7148" w:rsidP="00742DEB">
      <w:pPr>
        <w:spacing w:before="0" w:after="0"/>
        <w:rPr>
          <w:rFonts w:cs="Calibri"/>
          <w:sz w:val="22"/>
          <w:szCs w:val="22"/>
          <w:lang w:bidi="ar-SA"/>
        </w:rPr>
      </w:pPr>
      <w:r w:rsidRPr="00901439">
        <w:rPr>
          <w:rFonts w:cs="Calibri"/>
          <w:sz w:val="22"/>
          <w:szCs w:val="22"/>
          <w:lang w:bidi="ar-SA"/>
        </w:rPr>
        <w:t>#FLATTEN</w:t>
      </w:r>
    </w:p>
    <w:p w:rsidR="00C6711B" w:rsidRPr="00901439" w:rsidRDefault="00C6711B" w:rsidP="00C6711B">
      <w:pPr>
        <w:spacing w:before="0" w:after="0"/>
        <w:rPr>
          <w:rFonts w:cs="Calibri"/>
          <w:sz w:val="22"/>
          <w:szCs w:val="22"/>
          <w:lang w:bidi="ar-SA"/>
        </w:rPr>
      </w:pPr>
      <w:r w:rsidRPr="00901439">
        <w:rPr>
          <w:rFonts w:cs="Calibri"/>
          <w:sz w:val="22"/>
          <w:szCs w:val="22"/>
          <w:lang w:bidi="ar-SA"/>
        </w:rPr>
        <w:t>#Flatten  the COGROUP</w:t>
      </w:r>
      <w:r w:rsidR="00E55F62" w:rsidRPr="00901439">
        <w:rPr>
          <w:rFonts w:cs="Calibri"/>
          <w:sz w:val="22"/>
          <w:szCs w:val="22"/>
          <w:lang w:bidi="ar-SA"/>
        </w:rPr>
        <w:t xml:space="preserve"> we want to remove the nesting.</w:t>
      </w:r>
    </w:p>
    <w:p w:rsidR="00C6711B" w:rsidRPr="00901439" w:rsidRDefault="00C6711B" w:rsidP="00742DEB">
      <w:pPr>
        <w:spacing w:before="0" w:after="0"/>
        <w:rPr>
          <w:rFonts w:cs="Calibri"/>
          <w:i/>
          <w:color w:val="0070C0"/>
          <w:sz w:val="22"/>
          <w:szCs w:val="22"/>
          <w:lang w:bidi="ar-SA"/>
        </w:rPr>
      </w:pPr>
      <w:r w:rsidRPr="00901439">
        <w:rPr>
          <w:noProof/>
          <w:lang w:bidi="ar-SA"/>
        </w:rPr>
        <w:lastRenderedPageBreak/>
        <w:drawing>
          <wp:inline distT="0" distB="0" distL="0" distR="0">
            <wp:extent cx="4962525" cy="466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62525" cy="466725"/>
                    </a:xfrm>
                    <a:prstGeom prst="rect">
                      <a:avLst/>
                    </a:prstGeom>
                  </pic:spPr>
                </pic:pic>
              </a:graphicData>
            </a:graphic>
          </wp:inline>
        </w:drawing>
      </w:r>
    </w:p>
    <w:p w:rsidR="00CC7148" w:rsidRPr="00901439" w:rsidRDefault="00CC7148" w:rsidP="00E55F62">
      <w:pPr>
        <w:spacing w:before="0" w:after="0"/>
        <w:rPr>
          <w:rFonts w:cs="Calibri"/>
          <w:i/>
          <w:color w:val="0070C0"/>
          <w:sz w:val="22"/>
          <w:szCs w:val="22"/>
          <w:lang w:bidi="ar-SA"/>
        </w:rPr>
      </w:pPr>
    </w:p>
    <w:p w:rsidR="00E55F62" w:rsidRPr="00901439" w:rsidRDefault="00E55F62" w:rsidP="00E55F62">
      <w:pPr>
        <w:spacing w:before="0" w:after="0"/>
        <w:rPr>
          <w:rFonts w:cs="Calibri"/>
          <w:i/>
          <w:color w:val="0070C0"/>
          <w:sz w:val="22"/>
          <w:szCs w:val="22"/>
          <w:lang w:bidi="ar-SA"/>
        </w:rPr>
      </w:pPr>
      <w:r w:rsidRPr="00901439">
        <w:rPr>
          <w:rFonts w:cs="Calibri"/>
          <w:i/>
          <w:color w:val="0070C0"/>
          <w:sz w:val="22"/>
          <w:szCs w:val="22"/>
          <w:lang w:bidi="ar-SA"/>
        </w:rPr>
        <w:t>&gt;salesList = FOREACH sales GENERATE customer,state,zip;</w:t>
      </w:r>
    </w:p>
    <w:p w:rsidR="00E55F62" w:rsidRPr="00901439" w:rsidRDefault="00E55F62" w:rsidP="00E55F62">
      <w:pPr>
        <w:spacing w:before="0" w:after="0"/>
        <w:rPr>
          <w:rFonts w:cs="Calibri"/>
          <w:sz w:val="22"/>
          <w:szCs w:val="22"/>
          <w:lang w:bidi="ar-SA"/>
        </w:rPr>
      </w:pPr>
      <w:r w:rsidRPr="00901439">
        <w:rPr>
          <w:rFonts w:cs="Calibri"/>
          <w:i/>
          <w:color w:val="0070C0"/>
          <w:sz w:val="22"/>
          <w:szCs w:val="22"/>
          <w:lang w:bidi="ar-SA"/>
        </w:rPr>
        <w:t xml:space="preserve">&gt;listCities = Group salesList by zip, zipCity by </w:t>
      </w:r>
      <w:r w:rsidR="00CC7148" w:rsidRPr="00901439">
        <w:rPr>
          <w:rFonts w:cs="Calibri"/>
          <w:i/>
          <w:color w:val="0070C0"/>
          <w:sz w:val="22"/>
          <w:szCs w:val="22"/>
          <w:lang w:bidi="ar-SA"/>
        </w:rPr>
        <w:t xml:space="preserve">zip; </w:t>
      </w:r>
      <w:r w:rsidR="00CC7148" w:rsidRPr="00901439">
        <w:rPr>
          <w:rFonts w:cs="Calibri"/>
          <w:sz w:val="22"/>
          <w:szCs w:val="22"/>
          <w:lang w:bidi="ar-SA"/>
        </w:rPr>
        <w:t>#cogroup</w:t>
      </w:r>
    </w:p>
    <w:p w:rsidR="00CC7148" w:rsidRPr="00901439" w:rsidRDefault="00CC7148" w:rsidP="00CC7148">
      <w:pPr>
        <w:spacing w:before="0" w:after="0"/>
        <w:rPr>
          <w:rFonts w:cs="Calibri"/>
          <w:sz w:val="22"/>
          <w:szCs w:val="22"/>
          <w:lang w:bidi="ar-SA"/>
        </w:rPr>
      </w:pPr>
      <w:r w:rsidRPr="00901439">
        <w:rPr>
          <w:rFonts w:cs="Calibri"/>
          <w:sz w:val="22"/>
          <w:szCs w:val="22"/>
          <w:lang w:bidi="ar-SA"/>
        </w:rPr>
        <w:t xml:space="preserve">--DESCRIBE </w:t>
      </w:r>
      <w:r w:rsidRPr="00901439">
        <w:rPr>
          <w:rFonts w:cs="Calibri"/>
          <w:i/>
          <w:color w:val="0070C0"/>
          <w:sz w:val="22"/>
          <w:szCs w:val="22"/>
          <w:lang w:bidi="ar-SA"/>
        </w:rPr>
        <w:t>listCities</w:t>
      </w:r>
    </w:p>
    <w:p w:rsidR="00CC7148" w:rsidRPr="00901439" w:rsidRDefault="00CC7148" w:rsidP="00E55F62">
      <w:pPr>
        <w:spacing w:before="0" w:after="0"/>
        <w:rPr>
          <w:rFonts w:cs="Calibri"/>
          <w:sz w:val="22"/>
          <w:szCs w:val="22"/>
          <w:lang w:bidi="ar-SA"/>
        </w:rPr>
      </w:pPr>
      <w:r w:rsidRPr="00901439">
        <w:rPr>
          <w:rFonts w:cs="Calibri"/>
          <w:sz w:val="22"/>
          <w:szCs w:val="22"/>
          <w:lang w:bidi="ar-SA"/>
        </w:rPr>
        <w:t xml:space="preserve">--DUMP </w:t>
      </w:r>
      <w:r w:rsidRPr="00901439">
        <w:rPr>
          <w:rFonts w:cs="Calibri"/>
          <w:i/>
          <w:color w:val="0070C0"/>
          <w:sz w:val="22"/>
          <w:szCs w:val="22"/>
          <w:lang w:bidi="ar-SA"/>
        </w:rPr>
        <w:t>listCities</w:t>
      </w:r>
    </w:p>
    <w:p w:rsidR="00CC7148" w:rsidRPr="00901439" w:rsidRDefault="00CC7148" w:rsidP="00E55F62">
      <w:pPr>
        <w:spacing w:before="0" w:after="0"/>
        <w:rPr>
          <w:rFonts w:cs="Calibri"/>
          <w:sz w:val="22"/>
          <w:szCs w:val="22"/>
          <w:lang w:bidi="ar-SA"/>
        </w:rPr>
      </w:pPr>
      <w:r w:rsidRPr="00901439">
        <w:rPr>
          <w:rFonts w:cs="Calibri"/>
          <w:sz w:val="22"/>
          <w:szCs w:val="22"/>
          <w:lang w:bidi="ar-SA"/>
        </w:rPr>
        <w:t>#flatten the input file</w:t>
      </w:r>
    </w:p>
    <w:p w:rsidR="00CC7148" w:rsidRPr="00901439" w:rsidRDefault="00CC7148" w:rsidP="00E55F62">
      <w:pPr>
        <w:spacing w:before="0" w:after="0"/>
        <w:rPr>
          <w:rFonts w:cs="Calibri"/>
          <w:i/>
          <w:color w:val="0070C0"/>
          <w:sz w:val="22"/>
          <w:szCs w:val="22"/>
          <w:lang w:bidi="ar-SA"/>
        </w:rPr>
      </w:pPr>
      <w:r w:rsidRPr="00901439">
        <w:rPr>
          <w:rFonts w:cs="Calibri"/>
          <w:i/>
          <w:color w:val="0070C0"/>
          <w:sz w:val="22"/>
          <w:szCs w:val="22"/>
          <w:lang w:bidi="ar-SA"/>
        </w:rPr>
        <w:t>&gt;flatCities = FOREACH listcities GENERATE group, FLATTEN(salesList),FLATTEN(zipCity)</w:t>
      </w:r>
    </w:p>
    <w:p w:rsidR="00CC7148" w:rsidRPr="00901439" w:rsidRDefault="00CC7148" w:rsidP="00CC7148">
      <w:pPr>
        <w:spacing w:before="0" w:after="0"/>
        <w:rPr>
          <w:rFonts w:cs="Calibri"/>
          <w:sz w:val="22"/>
          <w:szCs w:val="22"/>
          <w:lang w:bidi="ar-SA"/>
        </w:rPr>
      </w:pPr>
      <w:r w:rsidRPr="00901439">
        <w:rPr>
          <w:rFonts w:cs="Calibri"/>
          <w:sz w:val="22"/>
          <w:szCs w:val="22"/>
          <w:lang w:bidi="ar-SA"/>
        </w:rPr>
        <w:t xml:space="preserve">--DESCRIBE </w:t>
      </w:r>
      <w:r w:rsidRPr="00901439">
        <w:rPr>
          <w:rFonts w:cs="Calibri"/>
          <w:i/>
          <w:color w:val="0070C0"/>
          <w:sz w:val="22"/>
          <w:szCs w:val="22"/>
          <w:lang w:bidi="ar-SA"/>
        </w:rPr>
        <w:t>flatCities</w:t>
      </w:r>
    </w:p>
    <w:p w:rsidR="00CC7148" w:rsidRPr="00901439" w:rsidRDefault="00CC7148" w:rsidP="00CC7148">
      <w:pPr>
        <w:spacing w:before="0" w:after="0"/>
        <w:rPr>
          <w:rFonts w:cs="Calibri"/>
          <w:i/>
          <w:color w:val="0070C0"/>
          <w:sz w:val="22"/>
          <w:szCs w:val="22"/>
          <w:lang w:bidi="ar-SA"/>
        </w:rPr>
      </w:pPr>
      <w:r w:rsidRPr="00901439">
        <w:rPr>
          <w:rFonts w:cs="Calibri"/>
          <w:sz w:val="22"/>
          <w:szCs w:val="22"/>
          <w:lang w:bidi="ar-SA"/>
        </w:rPr>
        <w:t xml:space="preserve">--DUMP </w:t>
      </w:r>
      <w:r w:rsidRPr="00901439">
        <w:rPr>
          <w:rFonts w:cs="Calibri"/>
          <w:i/>
          <w:color w:val="0070C0"/>
          <w:sz w:val="22"/>
          <w:szCs w:val="22"/>
          <w:lang w:bidi="ar-SA"/>
        </w:rPr>
        <w:t>flatCities</w:t>
      </w:r>
    </w:p>
    <w:p w:rsidR="00CC7148" w:rsidRPr="00901439" w:rsidRDefault="00CC7148" w:rsidP="00CC7148">
      <w:pPr>
        <w:spacing w:before="0" w:after="0"/>
        <w:rPr>
          <w:rFonts w:cs="Calibri"/>
          <w:sz w:val="22"/>
          <w:szCs w:val="22"/>
          <w:lang w:bidi="ar-SA"/>
        </w:rPr>
      </w:pPr>
      <w:r w:rsidRPr="00901439">
        <w:rPr>
          <w:noProof/>
          <w:lang w:bidi="ar-SA"/>
        </w:rPr>
        <w:drawing>
          <wp:inline distT="0" distB="0" distL="0" distR="0">
            <wp:extent cx="5731510" cy="5131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513142"/>
                    </a:xfrm>
                    <a:prstGeom prst="rect">
                      <a:avLst/>
                    </a:prstGeom>
                  </pic:spPr>
                </pic:pic>
              </a:graphicData>
            </a:graphic>
          </wp:inline>
        </w:drawing>
      </w:r>
    </w:p>
    <w:p w:rsidR="00CC7148" w:rsidRPr="00901439" w:rsidRDefault="00A10D64" w:rsidP="00E55F62">
      <w:pPr>
        <w:spacing w:before="0" w:after="0"/>
        <w:rPr>
          <w:rFonts w:cs="Calibri"/>
          <w:i/>
          <w:color w:val="0070C0"/>
          <w:sz w:val="22"/>
          <w:szCs w:val="22"/>
          <w:lang w:bidi="ar-SA"/>
        </w:rPr>
      </w:pPr>
      <w:r w:rsidRPr="00901439">
        <w:rPr>
          <w:noProof/>
          <w:lang w:bidi="ar-SA"/>
        </w:rPr>
        <w:drawing>
          <wp:inline distT="0" distB="0" distL="0" distR="0">
            <wp:extent cx="4552950" cy="447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52950" cy="447675"/>
                    </a:xfrm>
                    <a:prstGeom prst="rect">
                      <a:avLst/>
                    </a:prstGeom>
                  </pic:spPr>
                </pic:pic>
              </a:graphicData>
            </a:graphic>
          </wp:inline>
        </w:drawing>
      </w:r>
    </w:p>
    <w:p w:rsidR="00A10D64" w:rsidRPr="00901439" w:rsidRDefault="00A10D64" w:rsidP="00E55F62">
      <w:pPr>
        <w:spacing w:before="0" w:after="0"/>
        <w:rPr>
          <w:rFonts w:cs="Calibri"/>
          <w:sz w:val="22"/>
          <w:szCs w:val="22"/>
          <w:lang w:bidi="ar-SA"/>
        </w:rPr>
      </w:pPr>
      <w:r w:rsidRPr="00901439">
        <w:rPr>
          <w:rFonts w:cs="Calibri"/>
          <w:sz w:val="22"/>
          <w:szCs w:val="22"/>
          <w:lang w:bidi="ar-SA"/>
        </w:rPr>
        <w:t># but this produces duplicates</w:t>
      </w:r>
    </w:p>
    <w:p w:rsidR="00C512B9" w:rsidRPr="00901439" w:rsidRDefault="00C512B9" w:rsidP="00E55F62">
      <w:pPr>
        <w:spacing w:before="0" w:after="0"/>
        <w:rPr>
          <w:rFonts w:cs="Calibri"/>
          <w:i/>
          <w:color w:val="0070C0"/>
          <w:sz w:val="22"/>
          <w:szCs w:val="22"/>
          <w:lang w:bidi="ar-SA"/>
        </w:rPr>
      </w:pPr>
      <w:r w:rsidRPr="00901439">
        <w:rPr>
          <w:rFonts w:cs="Calibri"/>
          <w:i/>
          <w:color w:val="0070C0"/>
          <w:sz w:val="22"/>
          <w:szCs w:val="22"/>
          <w:lang w:bidi="ar-SA"/>
        </w:rPr>
        <w:t>&gt;dedupList= FOREACH flatCities GENERATE salesList::customer, zipCity::city, salesList::state, salesList::zip;</w:t>
      </w:r>
    </w:p>
    <w:p w:rsidR="00C512B9" w:rsidRPr="00901439" w:rsidRDefault="00C512B9" w:rsidP="00E55F62">
      <w:pPr>
        <w:spacing w:before="0" w:after="0"/>
        <w:rPr>
          <w:rFonts w:cs="Calibri"/>
          <w:i/>
          <w:color w:val="0070C0"/>
          <w:sz w:val="22"/>
          <w:szCs w:val="22"/>
          <w:lang w:bidi="ar-SA"/>
        </w:rPr>
      </w:pPr>
      <w:r w:rsidRPr="00901439">
        <w:rPr>
          <w:rFonts w:cs="Calibri"/>
          <w:i/>
          <w:color w:val="0070C0"/>
          <w:sz w:val="22"/>
          <w:szCs w:val="22"/>
          <w:lang w:bidi="ar-SA"/>
        </w:rPr>
        <w:t>&gt;deGRP = GROUP dedupList by $0;</w:t>
      </w:r>
    </w:p>
    <w:p w:rsidR="00A10D64" w:rsidRPr="00901439" w:rsidRDefault="00A10D64" w:rsidP="00E55F62">
      <w:pPr>
        <w:spacing w:before="0" w:after="0"/>
        <w:rPr>
          <w:rFonts w:cs="Calibri"/>
          <w:i/>
          <w:color w:val="0070C0"/>
          <w:sz w:val="22"/>
          <w:szCs w:val="22"/>
          <w:lang w:bidi="ar-SA"/>
        </w:rPr>
      </w:pPr>
      <w:r w:rsidRPr="00901439">
        <w:rPr>
          <w:rFonts w:cs="Calibri"/>
          <w:i/>
          <w:color w:val="0070C0"/>
          <w:sz w:val="22"/>
          <w:szCs w:val="22"/>
          <w:lang w:bidi="ar-SA"/>
        </w:rPr>
        <w:t>&gt;fin</w:t>
      </w:r>
      <w:r w:rsidR="00C512B9" w:rsidRPr="00901439">
        <w:rPr>
          <w:rFonts w:cs="Calibri"/>
          <w:i/>
          <w:color w:val="0070C0"/>
          <w:sz w:val="22"/>
          <w:szCs w:val="22"/>
          <w:lang w:bidi="ar-SA"/>
        </w:rPr>
        <w:t>alList</w:t>
      </w:r>
      <w:r w:rsidRPr="00901439">
        <w:rPr>
          <w:rFonts w:cs="Calibri"/>
          <w:i/>
          <w:color w:val="0070C0"/>
          <w:sz w:val="22"/>
          <w:szCs w:val="22"/>
          <w:lang w:bidi="ar-SA"/>
        </w:rPr>
        <w:t xml:space="preserve"> = </w:t>
      </w:r>
      <w:r w:rsidR="00C512B9" w:rsidRPr="00901439">
        <w:rPr>
          <w:rFonts w:cs="Calibri"/>
          <w:i/>
          <w:color w:val="0070C0"/>
          <w:sz w:val="22"/>
          <w:szCs w:val="22"/>
          <w:lang w:bidi="ar-SA"/>
        </w:rPr>
        <w:t>FOREACH deGrp {</w:t>
      </w:r>
    </w:p>
    <w:p w:rsidR="00C512B9" w:rsidRPr="00901439" w:rsidRDefault="00C512B9" w:rsidP="00E55F62">
      <w:pPr>
        <w:spacing w:before="0" w:after="0"/>
        <w:rPr>
          <w:rFonts w:cs="Calibri"/>
          <w:i/>
          <w:color w:val="0070C0"/>
          <w:sz w:val="22"/>
          <w:szCs w:val="22"/>
          <w:lang w:bidi="ar-SA"/>
        </w:rPr>
      </w:pPr>
      <w:r w:rsidRPr="00901439">
        <w:rPr>
          <w:rFonts w:cs="Calibri"/>
          <w:i/>
          <w:color w:val="0070C0"/>
          <w:sz w:val="22"/>
          <w:szCs w:val="22"/>
          <w:lang w:bidi="ar-SA"/>
        </w:rPr>
        <w:tab/>
        <w:t>top_rec = LIMIT dedupList 1;</w:t>
      </w:r>
    </w:p>
    <w:p w:rsidR="00C512B9" w:rsidRPr="00901439" w:rsidRDefault="00C512B9" w:rsidP="00E55F62">
      <w:pPr>
        <w:spacing w:before="0" w:after="0"/>
        <w:rPr>
          <w:rFonts w:cs="Calibri"/>
          <w:i/>
          <w:color w:val="0070C0"/>
          <w:sz w:val="22"/>
          <w:szCs w:val="22"/>
          <w:lang w:bidi="ar-SA"/>
        </w:rPr>
      </w:pPr>
      <w:r w:rsidRPr="00901439">
        <w:rPr>
          <w:rFonts w:cs="Calibri"/>
          <w:i/>
          <w:color w:val="0070C0"/>
          <w:sz w:val="22"/>
          <w:szCs w:val="22"/>
          <w:lang w:bidi="ar-SA"/>
        </w:rPr>
        <w:tab/>
        <w:t>GENERATE FLATTEN(top_rec);</w:t>
      </w:r>
    </w:p>
    <w:p w:rsidR="00C512B9" w:rsidRPr="00901439" w:rsidRDefault="00C512B9" w:rsidP="00C512B9">
      <w:pPr>
        <w:spacing w:before="0" w:after="0"/>
        <w:ind w:firstLine="709"/>
        <w:rPr>
          <w:rFonts w:cs="Calibri"/>
          <w:i/>
          <w:color w:val="0070C0"/>
          <w:sz w:val="22"/>
          <w:szCs w:val="22"/>
          <w:lang w:bidi="ar-SA"/>
        </w:rPr>
      </w:pPr>
      <w:r w:rsidRPr="00901439">
        <w:rPr>
          <w:rFonts w:cs="Calibri"/>
          <w:i/>
          <w:color w:val="0070C0"/>
          <w:sz w:val="22"/>
          <w:szCs w:val="22"/>
          <w:lang w:bidi="ar-SA"/>
        </w:rPr>
        <w:t>};</w:t>
      </w:r>
    </w:p>
    <w:p w:rsidR="00C512B9" w:rsidRPr="00901439" w:rsidRDefault="00C512B9" w:rsidP="00C512B9">
      <w:pPr>
        <w:spacing w:before="0" w:after="0"/>
        <w:rPr>
          <w:rFonts w:cs="Calibri"/>
          <w:i/>
          <w:color w:val="0070C0"/>
          <w:sz w:val="22"/>
          <w:szCs w:val="22"/>
          <w:lang w:bidi="ar-SA"/>
        </w:rPr>
      </w:pPr>
      <w:r w:rsidRPr="00901439">
        <w:rPr>
          <w:rFonts w:cs="Calibri"/>
          <w:i/>
          <w:color w:val="0070C0"/>
          <w:sz w:val="22"/>
          <w:szCs w:val="22"/>
          <w:lang w:bidi="ar-SA"/>
        </w:rPr>
        <w:t xml:space="preserve">&gt;DUMP </w:t>
      </w:r>
      <w:r w:rsidR="00811823" w:rsidRPr="00901439">
        <w:rPr>
          <w:rFonts w:cs="Calibri"/>
          <w:i/>
          <w:color w:val="0070C0"/>
          <w:sz w:val="22"/>
          <w:szCs w:val="22"/>
          <w:lang w:bidi="ar-SA"/>
        </w:rPr>
        <w:t>finalist</w:t>
      </w:r>
    </w:p>
    <w:p w:rsidR="00811823" w:rsidRPr="00901439" w:rsidRDefault="00811823" w:rsidP="00C512B9">
      <w:pPr>
        <w:spacing w:before="0" w:after="0"/>
        <w:rPr>
          <w:rFonts w:cs="Calibri"/>
          <w:i/>
          <w:color w:val="0070C0"/>
          <w:sz w:val="22"/>
          <w:szCs w:val="22"/>
          <w:lang w:bidi="ar-SA"/>
        </w:rPr>
      </w:pPr>
      <w:r w:rsidRPr="00901439">
        <w:rPr>
          <w:rFonts w:cs="Calibri"/>
          <w:i/>
          <w:color w:val="0070C0"/>
          <w:sz w:val="22"/>
          <w:szCs w:val="22"/>
          <w:lang w:bidi="ar-SA"/>
        </w:rPr>
        <w:t>Note:Flattening doen’t not report out any record which contains empty bag from either data file</w:t>
      </w:r>
      <w:r w:rsidR="000E175F" w:rsidRPr="00901439">
        <w:rPr>
          <w:rFonts w:cs="Calibri"/>
          <w:i/>
          <w:color w:val="0070C0"/>
          <w:sz w:val="22"/>
          <w:szCs w:val="22"/>
          <w:lang w:bidi="ar-SA"/>
        </w:rPr>
        <w:t>, cogroup will report out a bag, if either data file has matching tuple</w:t>
      </w:r>
    </w:p>
    <w:p w:rsidR="00CC7148" w:rsidRPr="00901439" w:rsidRDefault="00CC7148" w:rsidP="00E55F62">
      <w:pPr>
        <w:spacing w:before="0" w:after="0"/>
        <w:rPr>
          <w:rFonts w:cs="Calibri"/>
          <w:i/>
          <w:color w:val="0070C0"/>
          <w:sz w:val="22"/>
          <w:szCs w:val="22"/>
          <w:lang w:bidi="ar-SA"/>
        </w:rPr>
      </w:pPr>
    </w:p>
    <w:p w:rsidR="005E7BDE" w:rsidRPr="00901439" w:rsidRDefault="005E7BDE" w:rsidP="00742DEB">
      <w:pPr>
        <w:spacing w:before="0" w:after="0"/>
        <w:rPr>
          <w:rFonts w:cs="Calibri"/>
          <w:sz w:val="22"/>
          <w:szCs w:val="22"/>
          <w:lang w:bidi="ar-SA"/>
        </w:rPr>
      </w:pPr>
    </w:p>
    <w:p w:rsidR="00DC5B69" w:rsidRPr="00901439" w:rsidRDefault="00DC5B69" w:rsidP="00742DEB">
      <w:pPr>
        <w:spacing w:before="0" w:after="0"/>
        <w:rPr>
          <w:rFonts w:cs="Calibri"/>
          <w:sz w:val="22"/>
          <w:szCs w:val="22"/>
          <w:lang w:bidi="ar-SA"/>
        </w:rPr>
      </w:pPr>
      <w:r w:rsidRPr="00901439">
        <w:rPr>
          <w:rFonts w:cs="Calibri"/>
          <w:sz w:val="22"/>
          <w:szCs w:val="22"/>
          <w:lang w:bidi="ar-SA"/>
        </w:rPr>
        <w:t>#Store</w:t>
      </w:r>
    </w:p>
    <w:p w:rsidR="008C7944" w:rsidRPr="00901439" w:rsidRDefault="008C7944" w:rsidP="00742DEB">
      <w:pPr>
        <w:spacing w:before="0" w:after="0"/>
        <w:rPr>
          <w:rFonts w:cs="Calibri"/>
          <w:sz w:val="22"/>
          <w:szCs w:val="22"/>
          <w:lang w:bidi="ar-SA"/>
        </w:rPr>
      </w:pPr>
      <w:r w:rsidRPr="00901439">
        <w:rPr>
          <w:rFonts w:cs="Calibri"/>
          <w:sz w:val="22"/>
          <w:szCs w:val="22"/>
          <w:lang w:bidi="ar-SA"/>
        </w:rPr>
        <w:t>#store is an execution command, loading of data back to a set location</w:t>
      </w:r>
    </w:p>
    <w:p w:rsidR="008C7944" w:rsidRPr="00901439" w:rsidRDefault="008C7944" w:rsidP="00742DEB">
      <w:pPr>
        <w:spacing w:before="0" w:after="0"/>
        <w:rPr>
          <w:rFonts w:cs="Calibri"/>
          <w:i/>
          <w:color w:val="0070C0"/>
          <w:sz w:val="22"/>
          <w:szCs w:val="22"/>
          <w:lang w:bidi="ar-SA"/>
        </w:rPr>
      </w:pPr>
      <w:r w:rsidRPr="00901439">
        <w:rPr>
          <w:rFonts w:cs="Calibri"/>
          <w:i/>
          <w:color w:val="0070C0"/>
          <w:sz w:val="22"/>
          <w:szCs w:val="22"/>
          <w:lang w:bidi="ar-SA"/>
        </w:rPr>
        <w:t>&gt;STORE salesLimit INTO ‘sales/out/saleslimit’;</w:t>
      </w:r>
    </w:p>
    <w:p w:rsidR="008C7944" w:rsidRPr="00901439" w:rsidRDefault="008C7944" w:rsidP="00742DEB">
      <w:pPr>
        <w:spacing w:before="0" w:after="0"/>
        <w:rPr>
          <w:rFonts w:cs="Calibri"/>
          <w:i/>
          <w:color w:val="0070C0"/>
          <w:sz w:val="22"/>
          <w:szCs w:val="22"/>
          <w:lang w:bidi="ar-SA"/>
        </w:rPr>
      </w:pPr>
      <w:r w:rsidRPr="00901439">
        <w:rPr>
          <w:rFonts w:cs="Calibri"/>
          <w:i/>
          <w:color w:val="0070C0"/>
          <w:sz w:val="22"/>
          <w:szCs w:val="22"/>
          <w:lang w:bidi="ar-SA"/>
        </w:rPr>
        <w:t>&gt;ls  sales/out/saleslimit</w:t>
      </w:r>
    </w:p>
    <w:p w:rsidR="00C56F71" w:rsidRPr="00901439" w:rsidRDefault="008C7944" w:rsidP="00742DEB">
      <w:pPr>
        <w:spacing w:before="0" w:after="0"/>
        <w:rPr>
          <w:rFonts w:cs="Calibri"/>
          <w:i/>
          <w:color w:val="0070C0"/>
          <w:sz w:val="22"/>
          <w:szCs w:val="22"/>
          <w:lang w:bidi="ar-SA"/>
        </w:rPr>
      </w:pPr>
      <w:r w:rsidRPr="00901439">
        <w:rPr>
          <w:rFonts w:cs="Calibri"/>
          <w:i/>
          <w:color w:val="0070C0"/>
          <w:sz w:val="22"/>
          <w:szCs w:val="22"/>
          <w:lang w:bidi="ar-SA"/>
        </w:rPr>
        <w:t>&gt;cat sales/out/saleslimit/part-r-0000</w:t>
      </w:r>
    </w:p>
    <w:p w:rsidR="00980479" w:rsidRPr="00901439" w:rsidRDefault="00980479" w:rsidP="00980479">
      <w:pPr>
        <w:pStyle w:val="Heading3"/>
      </w:pPr>
      <w:bookmarkStart w:id="136" w:name="_Toc481554753"/>
      <w:r w:rsidRPr="00901439">
        <w:t xml:space="preserve">Pig </w:t>
      </w:r>
      <w:r w:rsidR="0099419C" w:rsidRPr="00901439">
        <w:t>Scripts</w:t>
      </w:r>
      <w:bookmarkEnd w:id="136"/>
    </w:p>
    <w:p w:rsidR="0099419C" w:rsidRPr="00901439" w:rsidRDefault="0099419C" w:rsidP="0099419C">
      <w:pPr>
        <w:pStyle w:val="ListParagraph"/>
        <w:spacing w:before="0" w:after="0"/>
        <w:rPr>
          <w:rFonts w:cs="Calibri"/>
          <w:sz w:val="22"/>
          <w:szCs w:val="22"/>
          <w:lang w:bidi="ar-SA"/>
        </w:rPr>
      </w:pPr>
    </w:p>
    <w:p w:rsidR="00C56F71" w:rsidRPr="00901439" w:rsidRDefault="00C56F71" w:rsidP="00C56F71">
      <w:pPr>
        <w:pStyle w:val="ListParagraph"/>
        <w:numPr>
          <w:ilvl w:val="0"/>
          <w:numId w:val="68"/>
        </w:numPr>
        <w:spacing w:before="0" w:after="0"/>
        <w:rPr>
          <w:rFonts w:cs="Calibri"/>
          <w:sz w:val="22"/>
          <w:szCs w:val="22"/>
          <w:lang w:bidi="ar-SA"/>
        </w:rPr>
      </w:pPr>
      <w:r w:rsidRPr="00901439">
        <w:rPr>
          <w:rFonts w:cs="Calibri"/>
          <w:sz w:val="22"/>
          <w:szCs w:val="22"/>
          <w:lang w:bidi="ar-SA"/>
        </w:rPr>
        <w:t>All the pig comments need to end with semicolon</w:t>
      </w:r>
    </w:p>
    <w:p w:rsidR="00C56F71" w:rsidRPr="00901439" w:rsidRDefault="00C56F71" w:rsidP="00C56F71">
      <w:pPr>
        <w:pStyle w:val="ListParagraph"/>
        <w:numPr>
          <w:ilvl w:val="0"/>
          <w:numId w:val="68"/>
        </w:numPr>
        <w:spacing w:before="0" w:after="0"/>
        <w:rPr>
          <w:rFonts w:cs="Calibri"/>
          <w:sz w:val="22"/>
          <w:szCs w:val="22"/>
          <w:lang w:bidi="ar-SA"/>
        </w:rPr>
      </w:pPr>
      <w:r w:rsidRPr="00901439">
        <w:rPr>
          <w:rFonts w:cs="Calibri"/>
          <w:sz w:val="22"/>
          <w:szCs w:val="22"/>
          <w:lang w:bidi="ar-SA"/>
        </w:rPr>
        <w:t>You normally declare a variable and act on it</w:t>
      </w:r>
    </w:p>
    <w:p w:rsidR="00C56F71" w:rsidRPr="00901439" w:rsidRDefault="00C56F71" w:rsidP="00C56F71">
      <w:pPr>
        <w:pStyle w:val="ListParagraph"/>
        <w:numPr>
          <w:ilvl w:val="0"/>
          <w:numId w:val="68"/>
        </w:numPr>
        <w:spacing w:before="0" w:after="0"/>
        <w:rPr>
          <w:rFonts w:cs="Calibri"/>
          <w:sz w:val="22"/>
          <w:szCs w:val="22"/>
          <w:lang w:bidi="ar-SA"/>
        </w:rPr>
      </w:pPr>
      <w:r w:rsidRPr="00901439">
        <w:rPr>
          <w:rFonts w:cs="Calibri"/>
          <w:sz w:val="22"/>
          <w:szCs w:val="22"/>
          <w:lang w:bidi="ar-SA"/>
        </w:rPr>
        <w:t>Comment /*hsdfhg*/ or  --</w:t>
      </w:r>
    </w:p>
    <w:p w:rsidR="00C56F71" w:rsidRPr="00901439" w:rsidRDefault="00C56F71" w:rsidP="00C56F71">
      <w:pPr>
        <w:pStyle w:val="ListParagraph"/>
        <w:numPr>
          <w:ilvl w:val="0"/>
          <w:numId w:val="68"/>
        </w:numPr>
        <w:spacing w:before="0" w:after="0"/>
        <w:rPr>
          <w:rFonts w:cs="Calibri"/>
          <w:sz w:val="22"/>
          <w:szCs w:val="22"/>
          <w:lang w:bidi="ar-SA"/>
        </w:rPr>
      </w:pPr>
      <w:r w:rsidRPr="00901439">
        <w:rPr>
          <w:rFonts w:cs="Calibri"/>
          <w:sz w:val="22"/>
          <w:szCs w:val="22"/>
          <w:lang w:bidi="ar-SA"/>
        </w:rPr>
        <w:t>Variables can be identified by ‘$’ and can define the variable at the top or you can pass the value to the calling script using “-param”</w:t>
      </w:r>
    </w:p>
    <w:p w:rsidR="00286E98" w:rsidRPr="00901439" w:rsidRDefault="00286E98" w:rsidP="00286E98">
      <w:pPr>
        <w:pStyle w:val="Heading3"/>
      </w:pPr>
      <w:bookmarkStart w:id="137" w:name="_Toc481554754"/>
      <w:r w:rsidRPr="00901439">
        <w:t>Pig Scripts 1</w:t>
      </w:r>
      <w:bookmarkEnd w:id="137"/>
    </w:p>
    <w:p w:rsidR="00336B0A" w:rsidRPr="00901439" w:rsidRDefault="00336B0A" w:rsidP="00336B0A">
      <w:pPr>
        <w:pStyle w:val="ListParagraph"/>
        <w:spacing w:before="0" w:after="0"/>
        <w:rPr>
          <w:rFonts w:cs="Calibri"/>
          <w:sz w:val="22"/>
          <w:szCs w:val="22"/>
          <w:lang w:bidi="ar-SA"/>
        </w:rPr>
      </w:pPr>
    </w:p>
    <w:p w:rsidR="00286E98" w:rsidRPr="00901439" w:rsidRDefault="00286E98" w:rsidP="003D5DEF">
      <w:pPr>
        <w:pStyle w:val="ListParagraph"/>
        <w:numPr>
          <w:ilvl w:val="0"/>
          <w:numId w:val="102"/>
        </w:numPr>
        <w:spacing w:before="0" w:after="0"/>
        <w:rPr>
          <w:rFonts w:cs="Calibri"/>
          <w:sz w:val="22"/>
          <w:szCs w:val="22"/>
          <w:lang w:bidi="ar-SA"/>
        </w:rPr>
      </w:pPr>
      <w:r w:rsidRPr="00901439">
        <w:rPr>
          <w:rFonts w:cs="Calibri"/>
          <w:sz w:val="22"/>
          <w:szCs w:val="22"/>
          <w:lang w:bidi="ar-SA"/>
        </w:rPr>
        <w:t>Create the weblogs.pig</w:t>
      </w:r>
    </w:p>
    <w:p w:rsidR="00286E98" w:rsidRPr="00901439" w:rsidRDefault="00286E98" w:rsidP="003D5DEF">
      <w:pPr>
        <w:pStyle w:val="ListParagraph"/>
        <w:numPr>
          <w:ilvl w:val="0"/>
          <w:numId w:val="102"/>
        </w:numPr>
        <w:spacing w:before="0" w:after="0"/>
        <w:rPr>
          <w:rFonts w:cs="Calibri"/>
          <w:sz w:val="22"/>
          <w:szCs w:val="22"/>
          <w:lang w:bidi="ar-SA"/>
        </w:rPr>
      </w:pPr>
      <w:r w:rsidRPr="00901439">
        <w:rPr>
          <w:rFonts w:cs="Calibri"/>
          <w:sz w:val="22"/>
          <w:szCs w:val="22"/>
          <w:lang w:bidi="ar-SA"/>
        </w:rPr>
        <w:t>Execute the script</w:t>
      </w:r>
    </w:p>
    <w:p w:rsidR="00286E98" w:rsidRPr="00901439" w:rsidRDefault="00286E98" w:rsidP="00286E98">
      <w:pPr>
        <w:spacing w:before="0" w:after="0"/>
        <w:rPr>
          <w:rFonts w:cs="Calibri"/>
          <w:sz w:val="22"/>
          <w:szCs w:val="22"/>
          <w:lang w:bidi="ar-SA"/>
        </w:rPr>
      </w:pPr>
    </w:p>
    <w:p w:rsidR="00286E98" w:rsidRPr="00901439" w:rsidRDefault="00286E98" w:rsidP="00286E98">
      <w:pPr>
        <w:spacing w:before="0" w:after="0"/>
        <w:rPr>
          <w:rFonts w:cs="Calibri"/>
          <w:sz w:val="22"/>
          <w:szCs w:val="22"/>
          <w:lang w:bidi="ar-SA"/>
        </w:rPr>
      </w:pPr>
      <w:r w:rsidRPr="00901439">
        <w:rPr>
          <w:rFonts w:cs="Calibri"/>
          <w:sz w:val="22"/>
          <w:szCs w:val="22"/>
          <w:lang w:bidi="ar-SA"/>
        </w:rPr>
        <w:t>weblogs.pig</w:t>
      </w:r>
    </w:p>
    <w:p w:rsidR="00286E98" w:rsidRPr="00901439" w:rsidRDefault="00286E98" w:rsidP="00286E98">
      <w:pPr>
        <w:spacing w:before="0" w:after="0"/>
        <w:rPr>
          <w:rFonts w:cs="Calibri"/>
          <w:sz w:val="22"/>
          <w:szCs w:val="22"/>
          <w:lang w:bidi="ar-SA"/>
        </w:rPr>
      </w:pPr>
      <w:r w:rsidRPr="00901439">
        <w:rPr>
          <w:rFonts w:cs="Calibri"/>
          <w:sz w:val="22"/>
          <w:szCs w:val="22"/>
          <w:lang w:bidi="ar-SA"/>
        </w:rPr>
        <w:tab/>
        <w:t>--comments</w:t>
      </w:r>
    </w:p>
    <w:p w:rsidR="00286E98" w:rsidRPr="00901439" w:rsidRDefault="00286E98" w:rsidP="00286E98">
      <w:pPr>
        <w:spacing w:before="0" w:after="0"/>
        <w:rPr>
          <w:rFonts w:cs="Calibri"/>
          <w:sz w:val="22"/>
          <w:szCs w:val="22"/>
          <w:lang w:bidi="ar-SA"/>
        </w:rPr>
      </w:pPr>
      <w:r w:rsidRPr="00901439">
        <w:rPr>
          <w:rFonts w:cs="Calibri"/>
          <w:sz w:val="22"/>
          <w:szCs w:val="22"/>
          <w:lang w:bidi="ar-SA"/>
        </w:rPr>
        <w:tab/>
        <w:t>/* load the file in this script</w:t>
      </w:r>
    </w:p>
    <w:p w:rsidR="00286E98" w:rsidRPr="00901439" w:rsidRDefault="00286E98" w:rsidP="00286E98">
      <w:pPr>
        <w:spacing w:before="0" w:after="0"/>
        <w:ind w:firstLine="709"/>
        <w:rPr>
          <w:rFonts w:cs="Calibri"/>
          <w:sz w:val="22"/>
          <w:szCs w:val="22"/>
          <w:lang w:bidi="ar-SA"/>
        </w:rPr>
      </w:pPr>
      <w:r w:rsidRPr="00901439">
        <w:rPr>
          <w:rFonts w:cs="Calibri"/>
          <w:sz w:val="22"/>
          <w:szCs w:val="22"/>
          <w:lang w:bidi="ar-SA"/>
        </w:rPr>
        <w:t xml:space="preserve"> */</w:t>
      </w:r>
    </w:p>
    <w:p w:rsidR="00286E98" w:rsidRPr="00901439" w:rsidRDefault="00286E98" w:rsidP="00F80EEF">
      <w:pPr>
        <w:spacing w:before="0" w:after="0"/>
        <w:ind w:left="709"/>
        <w:rPr>
          <w:rFonts w:cs="Calibri"/>
          <w:i/>
          <w:color w:val="0070C0"/>
          <w:sz w:val="22"/>
          <w:szCs w:val="22"/>
          <w:lang w:bidi="ar-SA"/>
        </w:rPr>
      </w:pPr>
      <w:r w:rsidRPr="00901439">
        <w:rPr>
          <w:rFonts w:cs="Calibri"/>
          <w:i/>
          <w:color w:val="0070C0"/>
          <w:sz w:val="22"/>
          <w:szCs w:val="22"/>
          <w:lang w:bidi="ar-SA"/>
        </w:rPr>
        <w:t>Log =LOAD ‘/data../some.txt’;</w:t>
      </w:r>
    </w:p>
    <w:p w:rsidR="00286E98" w:rsidRPr="00901439" w:rsidRDefault="00286E98" w:rsidP="00286E98">
      <w:pPr>
        <w:spacing w:before="0" w:after="0"/>
        <w:rPr>
          <w:rFonts w:cs="Calibri"/>
          <w:sz w:val="22"/>
          <w:szCs w:val="22"/>
          <w:lang w:bidi="ar-SA"/>
        </w:rPr>
      </w:pPr>
      <w:r w:rsidRPr="00901439">
        <w:rPr>
          <w:rFonts w:cs="Calibri"/>
          <w:sz w:val="22"/>
          <w:szCs w:val="22"/>
          <w:lang w:bidi="ar-SA"/>
        </w:rPr>
        <w:t xml:space="preserve">Execute </w:t>
      </w:r>
    </w:p>
    <w:p w:rsidR="00286E98" w:rsidRPr="00901439" w:rsidRDefault="00286E98" w:rsidP="00F80EEF">
      <w:pPr>
        <w:spacing w:before="0" w:after="0"/>
        <w:ind w:left="709"/>
        <w:rPr>
          <w:rFonts w:cs="Calibri"/>
          <w:sz w:val="22"/>
          <w:szCs w:val="22"/>
          <w:lang w:bidi="ar-SA"/>
        </w:rPr>
      </w:pPr>
      <w:r w:rsidRPr="00901439">
        <w:rPr>
          <w:rFonts w:cs="Calibri"/>
          <w:i/>
          <w:color w:val="0070C0"/>
          <w:sz w:val="22"/>
          <w:szCs w:val="22"/>
          <w:lang w:bidi="ar-SA"/>
        </w:rPr>
        <w:t>&gt;pig scripts/weblogs.pig</w:t>
      </w:r>
    </w:p>
    <w:p w:rsidR="00286E98" w:rsidRPr="00901439" w:rsidRDefault="00286E98" w:rsidP="00286E98">
      <w:pPr>
        <w:pStyle w:val="Heading3"/>
      </w:pPr>
      <w:bookmarkStart w:id="138" w:name="_Toc481554755"/>
      <w:r w:rsidRPr="00901439">
        <w:t xml:space="preserve">Pig Scripts </w:t>
      </w:r>
      <w:r w:rsidR="00336B0A" w:rsidRPr="00901439">
        <w:t>2</w:t>
      </w:r>
      <w:bookmarkEnd w:id="138"/>
    </w:p>
    <w:p w:rsidR="00286E98" w:rsidRPr="00901439" w:rsidRDefault="00286E98" w:rsidP="00286E98">
      <w:pPr>
        <w:spacing w:before="0" w:after="0"/>
        <w:rPr>
          <w:rFonts w:cs="Calibri"/>
          <w:sz w:val="22"/>
          <w:szCs w:val="22"/>
          <w:lang w:bidi="ar-SA"/>
        </w:rPr>
      </w:pPr>
    </w:p>
    <w:p w:rsidR="00286E98" w:rsidRPr="00901439" w:rsidRDefault="00336B0A" w:rsidP="00286E98">
      <w:pPr>
        <w:spacing w:before="0" w:after="0"/>
        <w:rPr>
          <w:rFonts w:cs="Calibri"/>
          <w:sz w:val="22"/>
          <w:szCs w:val="22"/>
          <w:lang w:bidi="ar-SA"/>
        </w:rPr>
      </w:pPr>
      <w:r w:rsidRPr="00901439">
        <w:rPr>
          <w:rFonts w:cs="Calibri"/>
          <w:sz w:val="22"/>
          <w:szCs w:val="22"/>
          <w:lang w:bidi="ar-SA"/>
        </w:rPr>
        <w:t>m</w:t>
      </w:r>
      <w:r w:rsidR="008E4C46" w:rsidRPr="00901439">
        <w:rPr>
          <w:rFonts w:cs="Calibri"/>
          <w:sz w:val="22"/>
          <w:szCs w:val="22"/>
          <w:lang w:bidi="ar-SA"/>
        </w:rPr>
        <w:t>yscript</w:t>
      </w:r>
      <w:r w:rsidR="00286E98" w:rsidRPr="00901439">
        <w:rPr>
          <w:rFonts w:cs="Calibri"/>
          <w:sz w:val="22"/>
          <w:szCs w:val="22"/>
          <w:lang w:bidi="ar-SA"/>
        </w:rPr>
        <w:t>.pig</w:t>
      </w:r>
    </w:p>
    <w:p w:rsidR="00286E98" w:rsidRPr="00901439" w:rsidRDefault="00286E98" w:rsidP="00FD18BA">
      <w:pPr>
        <w:spacing w:before="0" w:after="0"/>
        <w:rPr>
          <w:rFonts w:cs="Calibri"/>
          <w:sz w:val="22"/>
          <w:szCs w:val="22"/>
          <w:lang w:bidi="ar-SA"/>
        </w:rPr>
      </w:pPr>
      <w:r w:rsidRPr="00901439">
        <w:rPr>
          <w:rFonts w:cs="Calibri"/>
          <w:sz w:val="22"/>
          <w:szCs w:val="22"/>
          <w:lang w:bidi="ar-SA"/>
        </w:rPr>
        <w:tab/>
        <w:t>--</w:t>
      </w:r>
      <w:r w:rsidR="00FD18BA" w:rsidRPr="00901439">
        <w:rPr>
          <w:rFonts w:cs="Calibri"/>
          <w:sz w:val="22"/>
          <w:szCs w:val="22"/>
          <w:lang w:bidi="ar-SA"/>
        </w:rPr>
        <w:t>Loading parameter</w:t>
      </w:r>
    </w:p>
    <w:p w:rsidR="00286E98" w:rsidRPr="00901439" w:rsidRDefault="00286E98" w:rsidP="00F80EEF">
      <w:pPr>
        <w:spacing w:before="0" w:after="0"/>
        <w:ind w:left="709"/>
        <w:rPr>
          <w:rFonts w:cs="Calibri"/>
          <w:i/>
          <w:color w:val="0070C0"/>
          <w:sz w:val="22"/>
          <w:szCs w:val="22"/>
          <w:lang w:bidi="ar-SA"/>
        </w:rPr>
      </w:pPr>
      <w:r w:rsidRPr="00901439">
        <w:rPr>
          <w:rFonts w:cs="Calibri"/>
          <w:i/>
          <w:color w:val="0070C0"/>
          <w:sz w:val="22"/>
          <w:szCs w:val="22"/>
          <w:lang w:bidi="ar-SA"/>
        </w:rPr>
        <w:t xml:space="preserve">Log =LOAD </w:t>
      </w:r>
      <w:r w:rsidR="00FD18BA" w:rsidRPr="00901439">
        <w:rPr>
          <w:rFonts w:cs="Calibri"/>
          <w:i/>
          <w:color w:val="0070C0"/>
          <w:sz w:val="22"/>
          <w:szCs w:val="22"/>
          <w:lang w:bidi="ar-SA"/>
        </w:rPr>
        <w:t>‘$input’ AS (user, time, query)</w:t>
      </w:r>
      <w:r w:rsidRPr="00901439">
        <w:rPr>
          <w:rFonts w:cs="Calibri"/>
          <w:i/>
          <w:color w:val="0070C0"/>
          <w:sz w:val="22"/>
          <w:szCs w:val="22"/>
          <w:lang w:bidi="ar-SA"/>
        </w:rPr>
        <w:t>;</w:t>
      </w:r>
    </w:p>
    <w:p w:rsidR="00FD18BA" w:rsidRPr="00901439" w:rsidRDefault="00FD18BA" w:rsidP="00F80EEF">
      <w:pPr>
        <w:spacing w:before="0" w:after="0"/>
        <w:ind w:left="709"/>
        <w:rPr>
          <w:rFonts w:cs="Calibri"/>
          <w:i/>
          <w:color w:val="0070C0"/>
          <w:sz w:val="22"/>
          <w:szCs w:val="22"/>
          <w:lang w:bidi="ar-SA"/>
        </w:rPr>
      </w:pPr>
      <w:r w:rsidRPr="00901439">
        <w:rPr>
          <w:rFonts w:cs="Calibri"/>
          <w:i/>
          <w:color w:val="0070C0"/>
          <w:sz w:val="22"/>
          <w:szCs w:val="22"/>
          <w:lang w:bidi="ar-SA"/>
        </w:rPr>
        <w:t>Lmt = LIMIT log $size;</w:t>
      </w:r>
    </w:p>
    <w:p w:rsidR="00286E98" w:rsidRPr="00901439" w:rsidRDefault="00286E98" w:rsidP="00286E98">
      <w:pPr>
        <w:spacing w:before="0" w:after="0"/>
        <w:rPr>
          <w:rFonts w:cs="Calibri"/>
          <w:sz w:val="22"/>
          <w:szCs w:val="22"/>
          <w:lang w:bidi="ar-SA"/>
        </w:rPr>
      </w:pPr>
      <w:r w:rsidRPr="00901439">
        <w:rPr>
          <w:rFonts w:cs="Calibri"/>
          <w:sz w:val="22"/>
          <w:szCs w:val="22"/>
          <w:lang w:bidi="ar-SA"/>
        </w:rPr>
        <w:t xml:space="preserve">Execute </w:t>
      </w:r>
    </w:p>
    <w:p w:rsidR="00286E98" w:rsidRPr="00901439" w:rsidRDefault="00286E98" w:rsidP="00F80EEF">
      <w:pPr>
        <w:spacing w:before="0" w:after="0"/>
        <w:ind w:left="709"/>
        <w:rPr>
          <w:rFonts w:cs="Calibri"/>
          <w:sz w:val="22"/>
          <w:szCs w:val="22"/>
          <w:lang w:bidi="ar-SA"/>
        </w:rPr>
      </w:pPr>
      <w:r w:rsidRPr="00901439">
        <w:rPr>
          <w:rFonts w:cs="Calibri"/>
          <w:i/>
          <w:color w:val="0070C0"/>
          <w:sz w:val="22"/>
          <w:szCs w:val="22"/>
          <w:lang w:bidi="ar-SA"/>
        </w:rPr>
        <w:t xml:space="preserve">&gt;pig </w:t>
      </w:r>
      <w:r w:rsidR="00FD18BA" w:rsidRPr="00901439">
        <w:rPr>
          <w:rFonts w:cs="Calibri"/>
          <w:i/>
          <w:color w:val="0070C0"/>
          <w:sz w:val="22"/>
          <w:szCs w:val="22"/>
          <w:lang w:bidi="ar-SA"/>
        </w:rPr>
        <w:t>–param input=excite-small.log –param size=4 scripts/myscript.pig</w:t>
      </w:r>
    </w:p>
    <w:p w:rsidR="00286E98" w:rsidRPr="00901439" w:rsidRDefault="00286E98" w:rsidP="00286E98">
      <w:pPr>
        <w:pStyle w:val="Heading3"/>
      </w:pPr>
      <w:bookmarkStart w:id="139" w:name="_Toc481554756"/>
      <w:r w:rsidRPr="00901439">
        <w:t>Pig Scripts 3</w:t>
      </w:r>
      <w:bookmarkEnd w:id="139"/>
    </w:p>
    <w:p w:rsidR="00286E98" w:rsidRPr="00901439" w:rsidRDefault="00286E98" w:rsidP="00C56F71">
      <w:pPr>
        <w:spacing w:before="0" w:after="0"/>
        <w:rPr>
          <w:rFonts w:cs="Calibri"/>
          <w:sz w:val="22"/>
          <w:szCs w:val="22"/>
          <w:lang w:bidi="ar-SA"/>
        </w:rPr>
      </w:pPr>
    </w:p>
    <w:p w:rsidR="00C56F71" w:rsidRPr="00901439" w:rsidRDefault="00C56F71" w:rsidP="00C56F71">
      <w:pPr>
        <w:spacing w:before="0" w:after="0"/>
        <w:rPr>
          <w:rFonts w:cs="Calibri"/>
          <w:sz w:val="22"/>
          <w:szCs w:val="22"/>
          <w:lang w:bidi="ar-SA"/>
        </w:rPr>
      </w:pPr>
      <w:r w:rsidRPr="00901439">
        <w:rPr>
          <w:rFonts w:cs="Calibri"/>
          <w:sz w:val="22"/>
          <w:szCs w:val="22"/>
          <w:lang w:bidi="ar-SA"/>
        </w:rPr>
        <w:t>Script Parameter file</w:t>
      </w:r>
    </w:p>
    <w:p w:rsidR="00C56F71" w:rsidRPr="00901439" w:rsidRDefault="00C56F71" w:rsidP="00C56F71">
      <w:pPr>
        <w:spacing w:before="0" w:after="0"/>
        <w:rPr>
          <w:rFonts w:cs="Calibri"/>
          <w:sz w:val="22"/>
          <w:szCs w:val="22"/>
          <w:lang w:bidi="ar-SA"/>
        </w:rPr>
      </w:pPr>
      <w:r w:rsidRPr="00901439">
        <w:rPr>
          <w:rFonts w:cs="Calibri"/>
          <w:sz w:val="22"/>
          <w:szCs w:val="22"/>
          <w:lang w:bidi="ar-SA"/>
        </w:rPr>
        <w:tab/>
        <w:t># parameter file</w:t>
      </w:r>
    </w:p>
    <w:p w:rsidR="00C56F71" w:rsidRPr="00901439" w:rsidRDefault="00C56F71" w:rsidP="00F80EEF">
      <w:pPr>
        <w:spacing w:before="0" w:after="0"/>
        <w:ind w:left="709"/>
        <w:rPr>
          <w:rFonts w:cs="Calibri"/>
          <w:i/>
          <w:color w:val="0070C0"/>
          <w:sz w:val="22"/>
          <w:szCs w:val="22"/>
          <w:lang w:bidi="ar-SA"/>
        </w:rPr>
      </w:pPr>
      <w:r w:rsidRPr="00901439">
        <w:rPr>
          <w:rFonts w:cs="Calibri"/>
          <w:i/>
          <w:color w:val="0070C0"/>
          <w:sz w:val="22"/>
          <w:szCs w:val="22"/>
          <w:lang w:bidi="ar-SA"/>
        </w:rPr>
        <w:t>input = excite-small.log</w:t>
      </w:r>
    </w:p>
    <w:p w:rsidR="00C56F71" w:rsidRPr="00901439" w:rsidRDefault="00C56F71" w:rsidP="00F80EEF">
      <w:pPr>
        <w:spacing w:before="0" w:after="0"/>
        <w:ind w:left="709"/>
        <w:rPr>
          <w:rFonts w:cs="Calibri"/>
          <w:i/>
          <w:color w:val="0070C0"/>
          <w:sz w:val="22"/>
          <w:szCs w:val="22"/>
          <w:lang w:bidi="ar-SA"/>
        </w:rPr>
      </w:pPr>
      <w:r w:rsidRPr="00901439">
        <w:rPr>
          <w:rFonts w:cs="Calibri"/>
          <w:i/>
          <w:color w:val="0070C0"/>
          <w:sz w:val="22"/>
          <w:szCs w:val="22"/>
          <w:lang w:bidi="ar-SA"/>
        </w:rPr>
        <w:t>size = 4</w:t>
      </w:r>
    </w:p>
    <w:p w:rsidR="00177DB9" w:rsidRPr="00901439" w:rsidRDefault="00177DB9" w:rsidP="00C56F71">
      <w:pPr>
        <w:spacing w:before="0" w:after="0"/>
        <w:rPr>
          <w:rFonts w:cs="Calibri"/>
          <w:sz w:val="22"/>
          <w:szCs w:val="22"/>
          <w:lang w:bidi="ar-SA"/>
        </w:rPr>
      </w:pPr>
    </w:p>
    <w:p w:rsidR="00177DB9" w:rsidRPr="00901439" w:rsidRDefault="00177DB9" w:rsidP="00177DB9">
      <w:pPr>
        <w:spacing w:before="0" w:after="0"/>
        <w:rPr>
          <w:rFonts w:cs="Calibri"/>
          <w:sz w:val="22"/>
          <w:szCs w:val="22"/>
          <w:lang w:bidi="ar-SA"/>
        </w:rPr>
      </w:pPr>
      <w:r w:rsidRPr="00901439">
        <w:rPr>
          <w:rFonts w:cs="Calibri"/>
          <w:sz w:val="22"/>
          <w:szCs w:val="22"/>
          <w:lang w:bidi="ar-SA"/>
        </w:rPr>
        <w:t>myscript.pig</w:t>
      </w:r>
    </w:p>
    <w:p w:rsidR="00177DB9" w:rsidRPr="00901439" w:rsidRDefault="00177DB9" w:rsidP="00177DB9">
      <w:pPr>
        <w:spacing w:before="0" w:after="0"/>
        <w:rPr>
          <w:rFonts w:cs="Calibri"/>
          <w:sz w:val="22"/>
          <w:szCs w:val="22"/>
          <w:lang w:bidi="ar-SA"/>
        </w:rPr>
      </w:pPr>
      <w:r w:rsidRPr="00901439">
        <w:rPr>
          <w:rFonts w:cs="Calibri"/>
          <w:sz w:val="22"/>
          <w:szCs w:val="22"/>
          <w:lang w:bidi="ar-SA"/>
        </w:rPr>
        <w:tab/>
        <w:t>--Loading parameter</w:t>
      </w:r>
    </w:p>
    <w:p w:rsidR="00177DB9" w:rsidRPr="00901439" w:rsidRDefault="00177DB9" w:rsidP="00F80EEF">
      <w:pPr>
        <w:spacing w:before="0" w:after="0"/>
        <w:ind w:left="709"/>
        <w:rPr>
          <w:rFonts w:cs="Calibri"/>
          <w:i/>
          <w:color w:val="0070C0"/>
          <w:sz w:val="22"/>
          <w:szCs w:val="22"/>
          <w:lang w:bidi="ar-SA"/>
        </w:rPr>
      </w:pPr>
      <w:r w:rsidRPr="00901439">
        <w:rPr>
          <w:rFonts w:cs="Calibri"/>
          <w:i/>
          <w:color w:val="0070C0"/>
          <w:sz w:val="22"/>
          <w:szCs w:val="22"/>
          <w:lang w:bidi="ar-SA"/>
        </w:rPr>
        <w:t>Log =LOAD ‘$input’ AS (user, time, query);</w:t>
      </w:r>
    </w:p>
    <w:p w:rsidR="00177DB9" w:rsidRPr="00901439" w:rsidRDefault="00177DB9" w:rsidP="00F80EEF">
      <w:pPr>
        <w:spacing w:before="0" w:after="0"/>
        <w:ind w:left="709"/>
        <w:rPr>
          <w:rFonts w:cs="Calibri"/>
          <w:i/>
          <w:color w:val="0070C0"/>
          <w:sz w:val="22"/>
          <w:szCs w:val="22"/>
          <w:lang w:bidi="ar-SA"/>
        </w:rPr>
      </w:pPr>
      <w:r w:rsidRPr="00901439">
        <w:rPr>
          <w:rFonts w:cs="Calibri"/>
          <w:i/>
          <w:color w:val="0070C0"/>
          <w:sz w:val="22"/>
          <w:szCs w:val="22"/>
          <w:lang w:bidi="ar-SA"/>
        </w:rPr>
        <w:t>Lmt = LIMIT log $size;</w:t>
      </w:r>
    </w:p>
    <w:p w:rsidR="00177DB9" w:rsidRPr="00901439" w:rsidRDefault="00177DB9" w:rsidP="00C56F71">
      <w:pPr>
        <w:spacing w:before="0" w:after="0"/>
        <w:rPr>
          <w:rFonts w:cs="Calibri"/>
          <w:sz w:val="22"/>
          <w:szCs w:val="22"/>
          <w:lang w:bidi="ar-SA"/>
        </w:rPr>
      </w:pPr>
    </w:p>
    <w:p w:rsidR="00980479" w:rsidRPr="00901439" w:rsidRDefault="00980479" w:rsidP="00C56F71">
      <w:pPr>
        <w:spacing w:before="0" w:after="0"/>
        <w:rPr>
          <w:rFonts w:cs="Calibri"/>
          <w:sz w:val="22"/>
          <w:szCs w:val="22"/>
          <w:lang w:bidi="ar-SA"/>
        </w:rPr>
      </w:pPr>
      <w:r w:rsidRPr="00901439">
        <w:rPr>
          <w:rFonts w:cs="Calibri"/>
          <w:sz w:val="22"/>
          <w:szCs w:val="22"/>
          <w:lang w:bidi="ar-SA"/>
        </w:rPr>
        <w:t>Command Line</w:t>
      </w:r>
    </w:p>
    <w:p w:rsidR="00C56F71" w:rsidRPr="00901439" w:rsidRDefault="00980479" w:rsidP="0061327E">
      <w:pPr>
        <w:spacing w:before="0" w:after="0"/>
        <w:ind w:left="709"/>
        <w:rPr>
          <w:rFonts w:cs="Calibri"/>
          <w:i/>
          <w:color w:val="0070C0"/>
          <w:sz w:val="22"/>
          <w:szCs w:val="22"/>
          <w:lang w:bidi="ar-SA"/>
        </w:rPr>
      </w:pPr>
      <w:r w:rsidRPr="00901439">
        <w:rPr>
          <w:rFonts w:cs="Calibri"/>
          <w:i/>
          <w:color w:val="0070C0"/>
          <w:sz w:val="22"/>
          <w:szCs w:val="22"/>
          <w:lang w:bidi="ar-SA"/>
        </w:rPr>
        <w:t>pig –param_file myparams.txt scripts/myscript.pig</w:t>
      </w:r>
    </w:p>
    <w:p w:rsidR="00177DB9" w:rsidRPr="00901439" w:rsidRDefault="00177DB9" w:rsidP="00177DB9">
      <w:pPr>
        <w:pStyle w:val="Heading3"/>
      </w:pPr>
      <w:bookmarkStart w:id="140" w:name="_Toc481554757"/>
      <w:r w:rsidRPr="00901439">
        <w:t>Pig Scripts 4</w:t>
      </w:r>
      <w:bookmarkEnd w:id="140"/>
    </w:p>
    <w:p w:rsidR="00177DB9" w:rsidRPr="00901439" w:rsidRDefault="00177DB9" w:rsidP="00177DB9">
      <w:pPr>
        <w:spacing w:before="0" w:after="0"/>
        <w:rPr>
          <w:rFonts w:cs="Calibri"/>
          <w:sz w:val="22"/>
          <w:szCs w:val="22"/>
          <w:lang w:bidi="ar-SA"/>
        </w:rPr>
      </w:pPr>
    </w:p>
    <w:p w:rsidR="00AF2CF7" w:rsidRPr="00901439" w:rsidRDefault="00AF2CF7" w:rsidP="00AF2CF7">
      <w:pPr>
        <w:spacing w:before="0" w:after="0"/>
        <w:ind w:left="709"/>
        <w:rPr>
          <w:rFonts w:cs="Calibri"/>
          <w:sz w:val="22"/>
          <w:szCs w:val="22"/>
          <w:lang w:bidi="ar-SA"/>
        </w:rPr>
      </w:pPr>
      <w:r w:rsidRPr="00901439">
        <w:rPr>
          <w:rFonts w:cs="Calibri"/>
          <w:sz w:val="22"/>
          <w:szCs w:val="22"/>
          <w:lang w:bidi="ar-SA"/>
        </w:rPr>
        <w:t>--Pig script file FirstScript.pig</w:t>
      </w:r>
    </w:p>
    <w:p w:rsidR="00AF2CF7" w:rsidRPr="00901439" w:rsidRDefault="00AF2CF7" w:rsidP="00AF2CF7">
      <w:pPr>
        <w:spacing w:before="0" w:after="0"/>
        <w:ind w:left="709"/>
        <w:rPr>
          <w:rFonts w:cs="Calibri"/>
          <w:i/>
          <w:color w:val="0070C0"/>
          <w:sz w:val="22"/>
          <w:szCs w:val="22"/>
          <w:lang w:bidi="ar-SA"/>
        </w:rPr>
      </w:pPr>
      <w:r w:rsidRPr="00901439">
        <w:rPr>
          <w:rFonts w:cs="Calibri"/>
          <w:i/>
          <w:color w:val="0070C0"/>
          <w:sz w:val="22"/>
          <w:szCs w:val="22"/>
          <w:lang w:bidi="ar-SA"/>
        </w:rPr>
        <w:t>sales = LOAD ‘sal</w:t>
      </w:r>
      <w:r w:rsidR="00F5465C" w:rsidRPr="00901439">
        <w:rPr>
          <w:rFonts w:cs="Calibri"/>
          <w:i/>
          <w:color w:val="0070C0"/>
          <w:sz w:val="22"/>
          <w:szCs w:val="22"/>
          <w:lang w:bidi="ar-SA"/>
        </w:rPr>
        <w:t>es/sales2014.csv’ using pigStorage</w:t>
      </w:r>
      <w:r w:rsidRPr="00901439">
        <w:rPr>
          <w:rFonts w:cs="Calibri"/>
          <w:i/>
          <w:color w:val="0070C0"/>
          <w:sz w:val="22"/>
          <w:szCs w:val="22"/>
          <w:lang w:bidi="ar-SA"/>
        </w:rPr>
        <w:t>(‘,’)  as (custid:int, customer:chararray, state:chararray, zip:chararray, industry:chararray, repid:int, sales:int);</w:t>
      </w:r>
    </w:p>
    <w:p w:rsidR="00AF2CF7" w:rsidRPr="00901439" w:rsidRDefault="00AF2CF7" w:rsidP="00AF2CF7">
      <w:pPr>
        <w:spacing w:before="0" w:after="0"/>
        <w:ind w:left="709"/>
        <w:rPr>
          <w:rFonts w:cs="Calibri"/>
          <w:i/>
          <w:color w:val="0070C0"/>
          <w:sz w:val="22"/>
          <w:szCs w:val="22"/>
          <w:lang w:bidi="ar-SA"/>
        </w:rPr>
      </w:pPr>
      <w:r w:rsidRPr="00901439">
        <w:rPr>
          <w:rFonts w:cs="Calibri"/>
          <w:i/>
          <w:color w:val="0070C0"/>
          <w:sz w:val="22"/>
          <w:szCs w:val="22"/>
          <w:lang w:bidi="ar-SA"/>
        </w:rPr>
        <w:t>DUMP sales</w:t>
      </w:r>
    </w:p>
    <w:p w:rsidR="00AF2CF7" w:rsidRPr="00901439" w:rsidRDefault="00AF2CF7" w:rsidP="00AF2CF7">
      <w:pPr>
        <w:spacing w:before="0" w:after="0"/>
        <w:ind w:left="709"/>
        <w:rPr>
          <w:rFonts w:cs="Calibri"/>
          <w:i/>
          <w:color w:val="0070C0"/>
          <w:sz w:val="22"/>
          <w:szCs w:val="22"/>
          <w:lang w:bidi="ar-SA"/>
        </w:rPr>
      </w:pPr>
      <w:r w:rsidRPr="00901439">
        <w:rPr>
          <w:rFonts w:cs="Calibri"/>
          <w:i/>
          <w:color w:val="0070C0"/>
          <w:sz w:val="22"/>
          <w:szCs w:val="22"/>
          <w:lang w:bidi="ar-SA"/>
        </w:rPr>
        <w:t>STORE sales INTO ‘sales/out/salesyr’;</w:t>
      </w:r>
    </w:p>
    <w:p w:rsidR="006B2C96" w:rsidRPr="00901439" w:rsidRDefault="006B2C96" w:rsidP="006B2C96">
      <w:pPr>
        <w:pStyle w:val="Heading3"/>
      </w:pPr>
      <w:bookmarkStart w:id="141" w:name="_Toc481554758"/>
      <w:r w:rsidRPr="00901439">
        <w:lastRenderedPageBreak/>
        <w:t>Pig Scripts 5</w:t>
      </w:r>
      <w:bookmarkEnd w:id="141"/>
    </w:p>
    <w:p w:rsidR="006B2C96" w:rsidRPr="00901439" w:rsidRDefault="006B2C96" w:rsidP="006B2C96">
      <w:pPr>
        <w:spacing w:before="0" w:after="0"/>
        <w:rPr>
          <w:rFonts w:cs="Calibri"/>
          <w:sz w:val="22"/>
          <w:szCs w:val="22"/>
          <w:lang w:bidi="ar-SA"/>
        </w:rPr>
      </w:pPr>
    </w:p>
    <w:p w:rsidR="006B2C96" w:rsidRPr="00901439" w:rsidRDefault="0023407F" w:rsidP="006B2C96">
      <w:pPr>
        <w:spacing w:before="0" w:after="0"/>
        <w:ind w:left="709"/>
        <w:rPr>
          <w:rFonts w:cs="Calibri"/>
          <w:sz w:val="22"/>
          <w:szCs w:val="22"/>
          <w:lang w:bidi="ar-SA"/>
        </w:rPr>
      </w:pPr>
      <w:r w:rsidRPr="00901439">
        <w:rPr>
          <w:rFonts w:cs="Calibri"/>
          <w:sz w:val="22"/>
          <w:szCs w:val="22"/>
          <w:lang w:bidi="ar-SA"/>
        </w:rPr>
        <w:t>--Pig script file sales</w:t>
      </w:r>
      <w:r w:rsidR="006B2C96" w:rsidRPr="00901439">
        <w:rPr>
          <w:rFonts w:cs="Calibri"/>
          <w:sz w:val="22"/>
          <w:szCs w:val="22"/>
          <w:lang w:bidi="ar-SA"/>
        </w:rPr>
        <w:t>.pig</w:t>
      </w:r>
    </w:p>
    <w:p w:rsidR="006B2C96" w:rsidRPr="00901439" w:rsidRDefault="006B2C96" w:rsidP="006B2C96">
      <w:pPr>
        <w:spacing w:before="0" w:after="0"/>
        <w:ind w:left="709"/>
        <w:rPr>
          <w:rFonts w:cs="Calibri"/>
          <w:i/>
          <w:color w:val="0070C0"/>
          <w:sz w:val="22"/>
          <w:szCs w:val="22"/>
          <w:lang w:bidi="ar-SA"/>
        </w:rPr>
      </w:pPr>
      <w:r w:rsidRPr="00901439">
        <w:rPr>
          <w:rFonts w:cs="Calibri"/>
          <w:i/>
          <w:color w:val="0070C0"/>
          <w:sz w:val="22"/>
          <w:szCs w:val="22"/>
          <w:lang w:bidi="ar-SA"/>
        </w:rPr>
        <w:t>%declare limitSize 1500</w:t>
      </w:r>
    </w:p>
    <w:p w:rsidR="006B2C96" w:rsidRPr="00901439" w:rsidRDefault="006B2C96" w:rsidP="006B2C96">
      <w:pPr>
        <w:spacing w:before="0" w:after="0"/>
        <w:ind w:left="709"/>
        <w:rPr>
          <w:rFonts w:cs="Calibri"/>
          <w:i/>
          <w:color w:val="0070C0"/>
          <w:sz w:val="22"/>
          <w:szCs w:val="22"/>
          <w:lang w:bidi="ar-SA"/>
        </w:rPr>
      </w:pPr>
      <w:r w:rsidRPr="00901439">
        <w:rPr>
          <w:rFonts w:cs="Calibri"/>
          <w:i/>
          <w:color w:val="0070C0"/>
          <w:sz w:val="22"/>
          <w:szCs w:val="22"/>
          <w:lang w:bidi="ar-SA"/>
        </w:rPr>
        <w:t>%declare dollark 2</w:t>
      </w:r>
    </w:p>
    <w:p w:rsidR="00F80EEF" w:rsidRPr="00901439" w:rsidRDefault="00F80EEF" w:rsidP="006B2C96">
      <w:pPr>
        <w:spacing w:before="0" w:after="0"/>
        <w:ind w:left="709"/>
        <w:rPr>
          <w:rFonts w:cs="Calibri"/>
          <w:i/>
          <w:color w:val="0070C0"/>
          <w:sz w:val="22"/>
          <w:szCs w:val="22"/>
          <w:lang w:bidi="ar-SA"/>
        </w:rPr>
      </w:pPr>
      <w:r w:rsidRPr="00901439">
        <w:rPr>
          <w:rFonts w:cs="Calibri"/>
          <w:i/>
          <w:color w:val="0070C0"/>
          <w:sz w:val="22"/>
          <w:szCs w:val="22"/>
          <w:lang w:bidi="ar-SA"/>
        </w:rPr>
        <w:t>%declare inputFile sales/sales2014.csv</w:t>
      </w:r>
    </w:p>
    <w:p w:rsidR="006B2C96" w:rsidRPr="00901439" w:rsidRDefault="006B2C96" w:rsidP="006B2C96">
      <w:pPr>
        <w:spacing w:before="0" w:after="0"/>
        <w:ind w:left="709"/>
        <w:rPr>
          <w:rFonts w:cs="Calibri"/>
          <w:i/>
          <w:color w:val="0070C0"/>
          <w:sz w:val="22"/>
          <w:szCs w:val="22"/>
          <w:lang w:bidi="ar-SA"/>
        </w:rPr>
      </w:pPr>
      <w:r w:rsidRPr="00901439">
        <w:rPr>
          <w:rFonts w:cs="Calibri"/>
          <w:i/>
          <w:color w:val="0070C0"/>
          <w:sz w:val="22"/>
          <w:szCs w:val="22"/>
          <w:lang w:bidi="ar-SA"/>
        </w:rPr>
        <w:t>sales = LOAD ‘$inputFile’</w:t>
      </w:r>
      <w:r w:rsidR="00F5465C" w:rsidRPr="00901439">
        <w:rPr>
          <w:rFonts w:cs="Calibri"/>
          <w:i/>
          <w:color w:val="0070C0"/>
          <w:sz w:val="22"/>
          <w:szCs w:val="22"/>
          <w:lang w:bidi="ar-SA"/>
        </w:rPr>
        <w:t>using pigStorage</w:t>
      </w:r>
      <w:r w:rsidRPr="00901439">
        <w:rPr>
          <w:rFonts w:cs="Calibri"/>
          <w:i/>
          <w:color w:val="0070C0"/>
          <w:sz w:val="22"/>
          <w:szCs w:val="22"/>
          <w:lang w:bidi="ar-SA"/>
        </w:rPr>
        <w:t>(‘,’)  as (custid:int, customer:chararray, state:chararray, zip:chararray, industry:chararray, repid:int, sales:int);</w:t>
      </w:r>
    </w:p>
    <w:p w:rsidR="006B2C96" w:rsidRPr="00901439" w:rsidRDefault="006B2C96" w:rsidP="006B2C96">
      <w:pPr>
        <w:spacing w:before="0" w:after="0"/>
        <w:ind w:left="709"/>
        <w:rPr>
          <w:rFonts w:cs="Calibri"/>
          <w:sz w:val="22"/>
          <w:szCs w:val="22"/>
          <w:lang w:bidi="ar-SA"/>
        </w:rPr>
      </w:pPr>
      <w:r w:rsidRPr="00901439">
        <w:rPr>
          <w:rFonts w:cs="Calibri"/>
          <w:sz w:val="22"/>
          <w:szCs w:val="22"/>
          <w:lang w:bidi="ar-SA"/>
        </w:rPr>
        <w:t>--DUMP sales</w:t>
      </w:r>
    </w:p>
    <w:p w:rsidR="006B2C96" w:rsidRPr="00901439" w:rsidRDefault="006B2C96" w:rsidP="006B2C96">
      <w:pPr>
        <w:spacing w:before="0" w:after="0"/>
        <w:ind w:firstLine="709"/>
        <w:rPr>
          <w:rFonts w:cs="Calibri"/>
          <w:i/>
          <w:color w:val="0070C0"/>
          <w:sz w:val="22"/>
          <w:szCs w:val="22"/>
          <w:lang w:bidi="ar-SA"/>
        </w:rPr>
      </w:pPr>
      <w:r w:rsidRPr="00901439">
        <w:rPr>
          <w:rFonts w:cs="Calibri"/>
          <w:i/>
          <w:color w:val="0070C0"/>
          <w:sz w:val="22"/>
          <w:szCs w:val="22"/>
          <w:lang w:bidi="ar-SA"/>
        </w:rPr>
        <w:t>salesLimit= LIMIT sales $limitSize;</w:t>
      </w:r>
    </w:p>
    <w:p w:rsidR="006B2C96" w:rsidRPr="00901439" w:rsidRDefault="006B2C96" w:rsidP="006B2C96">
      <w:pPr>
        <w:spacing w:before="0" w:after="0"/>
        <w:ind w:firstLine="709"/>
        <w:rPr>
          <w:rFonts w:cs="Calibri"/>
          <w:i/>
          <w:color w:val="0070C0"/>
          <w:sz w:val="22"/>
          <w:szCs w:val="22"/>
          <w:lang w:bidi="ar-SA"/>
        </w:rPr>
      </w:pPr>
      <w:r w:rsidRPr="00901439">
        <w:rPr>
          <w:rFonts w:cs="Calibri"/>
          <w:i/>
          <w:color w:val="0070C0"/>
          <w:sz w:val="22"/>
          <w:szCs w:val="22"/>
          <w:lang w:bidi="ar-SA"/>
        </w:rPr>
        <w:t>customerSales = FOREACH sales GENERATE custid, customer, sales/1000</w:t>
      </w:r>
      <w:r w:rsidR="0023407F" w:rsidRPr="00901439">
        <w:rPr>
          <w:rFonts w:cs="Calibri"/>
          <w:i/>
          <w:color w:val="0070C0"/>
          <w:sz w:val="22"/>
          <w:szCs w:val="22"/>
          <w:lang w:bidi="ar-SA"/>
        </w:rPr>
        <w:t xml:space="preserve"> as salesK</w:t>
      </w:r>
      <w:r w:rsidRPr="00901439">
        <w:rPr>
          <w:rFonts w:cs="Calibri"/>
          <w:i/>
          <w:color w:val="0070C0"/>
          <w:sz w:val="22"/>
          <w:szCs w:val="22"/>
          <w:lang w:bidi="ar-SA"/>
        </w:rPr>
        <w:t>;</w:t>
      </w:r>
    </w:p>
    <w:p w:rsidR="00F80EEF" w:rsidRPr="00901439" w:rsidRDefault="00F80EEF" w:rsidP="00F80EEF">
      <w:pPr>
        <w:spacing w:before="0" w:after="0"/>
        <w:ind w:firstLine="709"/>
        <w:rPr>
          <w:rFonts w:cs="Calibri"/>
          <w:i/>
          <w:color w:val="0070C0"/>
          <w:sz w:val="22"/>
          <w:szCs w:val="22"/>
          <w:lang w:bidi="ar-SA"/>
        </w:rPr>
      </w:pPr>
      <w:r w:rsidRPr="00901439">
        <w:rPr>
          <w:rFonts w:cs="Calibri"/>
          <w:i/>
          <w:color w:val="0070C0"/>
          <w:sz w:val="22"/>
          <w:szCs w:val="22"/>
          <w:lang w:bidi="ar-SA"/>
        </w:rPr>
        <w:t>bigDollars = FILTER ciustomerSales BY salesK &gt;  $dollarK;</w:t>
      </w:r>
    </w:p>
    <w:p w:rsidR="00F80EEF" w:rsidRPr="00901439" w:rsidRDefault="00F80EEF" w:rsidP="00F80EEF">
      <w:pPr>
        <w:spacing w:before="0" w:after="0"/>
        <w:ind w:firstLine="709"/>
        <w:rPr>
          <w:rFonts w:cs="Calibri"/>
          <w:i/>
          <w:color w:val="0070C0"/>
          <w:sz w:val="22"/>
          <w:szCs w:val="22"/>
          <w:lang w:bidi="ar-SA"/>
        </w:rPr>
      </w:pPr>
      <w:r w:rsidRPr="00901439">
        <w:rPr>
          <w:rFonts w:cs="Calibri"/>
          <w:i/>
          <w:color w:val="0070C0"/>
          <w:sz w:val="22"/>
          <w:szCs w:val="22"/>
          <w:lang w:bidi="ar-SA"/>
        </w:rPr>
        <w:t>DUMP bigDollars;</w:t>
      </w:r>
    </w:p>
    <w:p w:rsidR="00F80EEF" w:rsidRPr="00901439" w:rsidRDefault="00F80EEF" w:rsidP="00F80EEF">
      <w:pPr>
        <w:spacing w:before="0" w:after="0"/>
        <w:ind w:left="709"/>
        <w:rPr>
          <w:rFonts w:cs="Calibri"/>
          <w:sz w:val="22"/>
          <w:szCs w:val="22"/>
          <w:lang w:bidi="ar-SA"/>
        </w:rPr>
      </w:pPr>
      <w:r w:rsidRPr="00901439">
        <w:rPr>
          <w:rFonts w:cs="Calibri"/>
          <w:sz w:val="22"/>
          <w:szCs w:val="22"/>
          <w:lang w:bidi="ar-SA"/>
        </w:rPr>
        <w:t>-- Store output</w:t>
      </w:r>
    </w:p>
    <w:p w:rsidR="00F80EEF" w:rsidRPr="00901439" w:rsidRDefault="00F80EEF" w:rsidP="00F80EEF">
      <w:pPr>
        <w:spacing w:before="0" w:after="0"/>
        <w:ind w:firstLine="709"/>
        <w:rPr>
          <w:rFonts w:cs="Calibri"/>
          <w:i/>
          <w:color w:val="0070C0"/>
          <w:sz w:val="22"/>
          <w:szCs w:val="22"/>
          <w:lang w:bidi="ar-SA"/>
        </w:rPr>
      </w:pPr>
      <w:r w:rsidRPr="00901439">
        <w:rPr>
          <w:rFonts w:cs="Calibri"/>
          <w:i/>
          <w:color w:val="0070C0"/>
          <w:sz w:val="22"/>
          <w:szCs w:val="22"/>
          <w:lang w:bidi="ar-SA"/>
        </w:rPr>
        <w:t>STORE bigDollars INTO ‘sales/out/bigdollars’ using pigStorage(‘,’);</w:t>
      </w:r>
    </w:p>
    <w:p w:rsidR="0061327E" w:rsidRPr="00901439" w:rsidRDefault="0061327E" w:rsidP="0061327E">
      <w:pPr>
        <w:pStyle w:val="Heading3"/>
      </w:pPr>
      <w:bookmarkStart w:id="142" w:name="_Toc481554759"/>
      <w:r w:rsidRPr="00901439">
        <w:t>Pig Functions</w:t>
      </w:r>
      <w:bookmarkEnd w:id="142"/>
    </w:p>
    <w:p w:rsidR="00752B44" w:rsidRPr="00901439" w:rsidRDefault="00752B44" w:rsidP="00752B44">
      <w:pPr>
        <w:spacing w:before="0" w:after="0"/>
        <w:ind w:left="709"/>
        <w:rPr>
          <w:rFonts w:cs="Calibri"/>
          <w:sz w:val="22"/>
          <w:szCs w:val="22"/>
          <w:lang w:bidi="ar-SA"/>
        </w:rPr>
      </w:pPr>
    </w:p>
    <w:p w:rsidR="00822D03" w:rsidRPr="00901439" w:rsidRDefault="00822D03" w:rsidP="00752B44">
      <w:pPr>
        <w:spacing w:before="0" w:after="0"/>
        <w:ind w:left="709"/>
        <w:rPr>
          <w:rFonts w:cs="Calibri"/>
          <w:sz w:val="22"/>
          <w:szCs w:val="22"/>
          <w:lang w:bidi="ar-SA"/>
        </w:rPr>
      </w:pPr>
      <w:r w:rsidRPr="00901439">
        <w:rPr>
          <w:rFonts w:cs="Calibri"/>
          <w:sz w:val="22"/>
          <w:szCs w:val="22"/>
          <w:lang w:bidi="ar-SA"/>
        </w:rPr>
        <w:t>SalesByState.pig</w:t>
      </w:r>
    </w:p>
    <w:p w:rsidR="00822D03" w:rsidRPr="00901439" w:rsidRDefault="00822D03" w:rsidP="00822D03">
      <w:pPr>
        <w:spacing w:before="0" w:after="0"/>
        <w:ind w:left="709"/>
        <w:rPr>
          <w:rFonts w:cs="Calibri"/>
          <w:i/>
          <w:color w:val="0070C0"/>
          <w:sz w:val="22"/>
          <w:szCs w:val="22"/>
          <w:lang w:bidi="ar-SA"/>
        </w:rPr>
      </w:pPr>
      <w:r w:rsidRPr="00901439">
        <w:rPr>
          <w:rFonts w:cs="Calibri"/>
          <w:i/>
          <w:color w:val="0070C0"/>
          <w:sz w:val="22"/>
          <w:szCs w:val="22"/>
          <w:lang w:bidi="ar-SA"/>
        </w:rPr>
        <w:t>sales = LOAD ‘sal</w:t>
      </w:r>
      <w:r w:rsidR="00DC5B69" w:rsidRPr="00901439">
        <w:rPr>
          <w:rFonts w:cs="Calibri"/>
          <w:i/>
          <w:color w:val="0070C0"/>
          <w:sz w:val="22"/>
          <w:szCs w:val="22"/>
          <w:lang w:bidi="ar-SA"/>
        </w:rPr>
        <w:t>es/sales2014.csv’ using pigStorage</w:t>
      </w:r>
      <w:r w:rsidRPr="00901439">
        <w:rPr>
          <w:rFonts w:cs="Calibri"/>
          <w:i/>
          <w:color w:val="0070C0"/>
          <w:sz w:val="22"/>
          <w:szCs w:val="22"/>
          <w:lang w:bidi="ar-SA"/>
        </w:rPr>
        <w:t>(‘,’)  as (custid:int, customer:chararray, state:chararray, zip:chararray, industry:chararray, repid:int, sales:int);</w:t>
      </w:r>
    </w:p>
    <w:p w:rsidR="00822D03" w:rsidRPr="00901439" w:rsidRDefault="00822D03" w:rsidP="00822D03">
      <w:pPr>
        <w:spacing w:before="0" w:after="0"/>
        <w:ind w:left="709"/>
        <w:rPr>
          <w:rFonts w:cs="Calibri"/>
          <w:sz w:val="22"/>
          <w:szCs w:val="22"/>
          <w:lang w:bidi="ar-SA"/>
        </w:rPr>
      </w:pPr>
      <w:r w:rsidRPr="00901439">
        <w:rPr>
          <w:rFonts w:cs="Calibri"/>
          <w:sz w:val="22"/>
          <w:szCs w:val="22"/>
          <w:lang w:bidi="ar-SA"/>
        </w:rPr>
        <w:t>--dump sales</w:t>
      </w:r>
    </w:p>
    <w:p w:rsidR="00822D03" w:rsidRPr="00901439" w:rsidRDefault="00822D03" w:rsidP="00752B44">
      <w:pPr>
        <w:spacing w:before="0" w:after="0"/>
        <w:ind w:left="709"/>
        <w:rPr>
          <w:rFonts w:cs="Calibri"/>
          <w:sz w:val="22"/>
          <w:szCs w:val="22"/>
          <w:lang w:bidi="ar-SA"/>
        </w:rPr>
      </w:pPr>
      <w:r w:rsidRPr="00901439">
        <w:rPr>
          <w:rFonts w:cs="Calibri"/>
          <w:sz w:val="22"/>
          <w:szCs w:val="22"/>
          <w:lang w:bidi="ar-SA"/>
        </w:rPr>
        <w:t>--group by state and display</w:t>
      </w:r>
    </w:p>
    <w:p w:rsidR="00822D03" w:rsidRPr="00901439" w:rsidRDefault="00822D03" w:rsidP="00822D03">
      <w:pPr>
        <w:spacing w:before="0" w:after="0"/>
        <w:rPr>
          <w:rFonts w:cs="Calibri"/>
          <w:i/>
          <w:color w:val="0070C0"/>
          <w:sz w:val="22"/>
          <w:szCs w:val="22"/>
          <w:lang w:bidi="ar-SA"/>
        </w:rPr>
      </w:pPr>
      <w:r w:rsidRPr="00901439">
        <w:rPr>
          <w:rFonts w:cs="Calibri"/>
          <w:i/>
          <w:color w:val="0070C0"/>
          <w:sz w:val="22"/>
          <w:szCs w:val="22"/>
          <w:lang w:bidi="ar-SA"/>
        </w:rPr>
        <w:tab/>
        <w:t>stateGroup = Group sales BY state;</w:t>
      </w:r>
    </w:p>
    <w:p w:rsidR="00752B44" w:rsidRPr="00901439" w:rsidRDefault="00752B44" w:rsidP="00752B44">
      <w:pPr>
        <w:spacing w:before="0" w:after="0"/>
        <w:ind w:left="709"/>
        <w:rPr>
          <w:rFonts w:cs="Calibri"/>
          <w:sz w:val="22"/>
          <w:szCs w:val="22"/>
          <w:lang w:bidi="ar-SA"/>
        </w:rPr>
      </w:pPr>
      <w:r w:rsidRPr="00901439">
        <w:rPr>
          <w:rFonts w:cs="Calibri"/>
          <w:sz w:val="22"/>
          <w:szCs w:val="22"/>
          <w:lang w:bidi="ar-SA"/>
        </w:rPr>
        <w:t>--dump stateGroup</w:t>
      </w:r>
    </w:p>
    <w:p w:rsidR="00822D03" w:rsidRPr="00901439" w:rsidRDefault="00822D03" w:rsidP="00822D03">
      <w:pPr>
        <w:spacing w:before="0" w:after="0"/>
        <w:rPr>
          <w:rFonts w:cs="Calibri"/>
          <w:i/>
          <w:color w:val="0070C0"/>
          <w:sz w:val="22"/>
          <w:szCs w:val="22"/>
          <w:lang w:bidi="ar-SA"/>
        </w:rPr>
      </w:pPr>
      <w:r w:rsidRPr="00901439">
        <w:rPr>
          <w:rFonts w:cs="Calibri"/>
          <w:i/>
          <w:color w:val="0070C0"/>
          <w:sz w:val="22"/>
          <w:szCs w:val="22"/>
          <w:lang w:bidi="ar-SA"/>
        </w:rPr>
        <w:tab/>
        <w:t>stateSales = FOREACH stateGroup GENERATE group, SUM(sales.sales);</w:t>
      </w:r>
    </w:p>
    <w:p w:rsidR="00752B44" w:rsidRPr="00901439" w:rsidRDefault="00752B44" w:rsidP="00752B44">
      <w:pPr>
        <w:spacing w:before="0" w:after="0"/>
        <w:ind w:left="709"/>
        <w:rPr>
          <w:rFonts w:cs="Calibri"/>
          <w:sz w:val="22"/>
          <w:szCs w:val="22"/>
          <w:lang w:bidi="ar-SA"/>
        </w:rPr>
      </w:pPr>
      <w:r w:rsidRPr="00901439">
        <w:rPr>
          <w:rFonts w:cs="Calibri"/>
          <w:sz w:val="22"/>
          <w:szCs w:val="22"/>
          <w:lang w:bidi="ar-SA"/>
        </w:rPr>
        <w:t>--dump stateSales</w:t>
      </w:r>
    </w:p>
    <w:p w:rsidR="00752B44" w:rsidRPr="00901439" w:rsidRDefault="00752B44" w:rsidP="00752B44">
      <w:pPr>
        <w:spacing w:before="0" w:after="0"/>
        <w:ind w:firstLine="709"/>
        <w:rPr>
          <w:rFonts w:cs="Calibri"/>
          <w:i/>
          <w:color w:val="0070C0"/>
          <w:sz w:val="22"/>
          <w:szCs w:val="22"/>
          <w:lang w:bidi="ar-SA"/>
        </w:rPr>
      </w:pPr>
      <w:r w:rsidRPr="00901439">
        <w:rPr>
          <w:rFonts w:cs="Calibri"/>
          <w:i/>
          <w:color w:val="0070C0"/>
          <w:sz w:val="22"/>
          <w:szCs w:val="22"/>
          <w:lang w:bidi="ar-SA"/>
        </w:rPr>
        <w:t>STORE stateSales INTO ‘sales/out/stateSales’ using pigStorage(‘,’);</w:t>
      </w:r>
    </w:p>
    <w:p w:rsidR="00752B44" w:rsidRPr="00901439" w:rsidRDefault="00752B44" w:rsidP="00752B44">
      <w:pPr>
        <w:spacing w:before="0" w:after="0"/>
        <w:ind w:left="709"/>
        <w:rPr>
          <w:rFonts w:cs="Calibri"/>
          <w:sz w:val="22"/>
          <w:szCs w:val="22"/>
          <w:lang w:bidi="ar-SA"/>
        </w:rPr>
      </w:pPr>
    </w:p>
    <w:p w:rsidR="0028337C" w:rsidRPr="00901439" w:rsidRDefault="0028337C" w:rsidP="00A44B1B">
      <w:pPr>
        <w:pStyle w:val="Head2"/>
      </w:pPr>
      <w:bookmarkStart w:id="143" w:name="_Toc481554760"/>
      <w:r w:rsidRPr="00901439">
        <w:t>Pig UDF</w:t>
      </w:r>
      <w:bookmarkEnd w:id="143"/>
    </w:p>
    <w:p w:rsidR="0028337C" w:rsidRPr="00901439" w:rsidRDefault="0028337C" w:rsidP="0028337C">
      <w:pPr>
        <w:pStyle w:val="ListParagraph"/>
        <w:spacing w:before="0" w:after="0"/>
        <w:ind w:left="1429"/>
        <w:rPr>
          <w:rFonts w:cs="Calibri"/>
          <w:sz w:val="22"/>
          <w:szCs w:val="22"/>
          <w:lang w:bidi="ar-SA"/>
        </w:rPr>
      </w:pPr>
    </w:p>
    <w:p w:rsidR="0028337C" w:rsidRPr="00901439" w:rsidRDefault="0028337C" w:rsidP="003D5DEF">
      <w:pPr>
        <w:pStyle w:val="ListParagraph"/>
        <w:numPr>
          <w:ilvl w:val="0"/>
          <w:numId w:val="103"/>
        </w:numPr>
        <w:spacing w:before="0" w:after="0"/>
        <w:rPr>
          <w:rFonts w:cs="Calibri"/>
          <w:sz w:val="22"/>
          <w:szCs w:val="22"/>
          <w:lang w:bidi="ar-SA"/>
        </w:rPr>
      </w:pPr>
      <w:r w:rsidRPr="00901439">
        <w:rPr>
          <w:rFonts w:cs="Calibri"/>
          <w:sz w:val="22"/>
          <w:szCs w:val="22"/>
          <w:lang w:bidi="ar-SA"/>
        </w:rPr>
        <w:t>UDF are helper classed to assist data processing.</w:t>
      </w:r>
    </w:p>
    <w:p w:rsidR="0028337C" w:rsidRPr="00901439" w:rsidRDefault="0028337C" w:rsidP="003D5DEF">
      <w:pPr>
        <w:pStyle w:val="ListParagraph"/>
        <w:numPr>
          <w:ilvl w:val="0"/>
          <w:numId w:val="103"/>
        </w:numPr>
        <w:spacing w:before="0" w:after="0"/>
        <w:rPr>
          <w:rFonts w:cs="Calibri"/>
          <w:sz w:val="22"/>
          <w:szCs w:val="22"/>
          <w:lang w:bidi="ar-SA"/>
        </w:rPr>
      </w:pPr>
      <w:r w:rsidRPr="00901439">
        <w:rPr>
          <w:rFonts w:cs="Calibri"/>
          <w:sz w:val="22"/>
          <w:szCs w:val="22"/>
          <w:lang w:bidi="ar-SA"/>
        </w:rPr>
        <w:t>Written in JAVA and packaged in jar files.(also be in javascript, groovy, guby and python)</w:t>
      </w:r>
    </w:p>
    <w:p w:rsidR="0028337C" w:rsidRPr="00901439" w:rsidRDefault="0028337C" w:rsidP="003D5DEF">
      <w:pPr>
        <w:pStyle w:val="ListParagraph"/>
        <w:numPr>
          <w:ilvl w:val="0"/>
          <w:numId w:val="103"/>
        </w:numPr>
        <w:spacing w:before="0" w:after="0"/>
        <w:rPr>
          <w:rFonts w:cs="Calibri"/>
          <w:sz w:val="22"/>
          <w:szCs w:val="22"/>
          <w:lang w:bidi="ar-SA"/>
        </w:rPr>
      </w:pPr>
      <w:r w:rsidRPr="00901439">
        <w:rPr>
          <w:rFonts w:cs="Calibri"/>
          <w:sz w:val="22"/>
          <w:szCs w:val="22"/>
          <w:lang w:bidi="ar-SA"/>
        </w:rPr>
        <w:t>Must be register first</w:t>
      </w:r>
    </w:p>
    <w:p w:rsidR="0028337C" w:rsidRPr="00901439" w:rsidRDefault="0028337C" w:rsidP="003D5DEF">
      <w:pPr>
        <w:pStyle w:val="ListParagraph"/>
        <w:numPr>
          <w:ilvl w:val="1"/>
          <w:numId w:val="103"/>
        </w:numPr>
        <w:spacing w:before="0" w:after="0"/>
        <w:rPr>
          <w:rFonts w:cs="Calibri"/>
          <w:sz w:val="22"/>
          <w:szCs w:val="22"/>
          <w:lang w:bidi="ar-SA"/>
        </w:rPr>
      </w:pPr>
      <w:r w:rsidRPr="00901439">
        <w:rPr>
          <w:rFonts w:cs="Calibri"/>
          <w:sz w:val="22"/>
          <w:szCs w:val="22"/>
          <w:lang w:bidi="ar-SA"/>
        </w:rPr>
        <w:t>REGISTER recom/java/toupper-1.5.jar;</w:t>
      </w:r>
    </w:p>
    <w:p w:rsidR="0028337C" w:rsidRPr="00901439" w:rsidRDefault="0028337C" w:rsidP="003D5DEF">
      <w:pPr>
        <w:pStyle w:val="ListParagraph"/>
        <w:numPr>
          <w:ilvl w:val="1"/>
          <w:numId w:val="103"/>
        </w:numPr>
        <w:spacing w:before="0" w:after="0"/>
        <w:rPr>
          <w:rFonts w:cs="Calibri"/>
          <w:sz w:val="22"/>
          <w:szCs w:val="22"/>
          <w:lang w:bidi="ar-SA"/>
        </w:rPr>
      </w:pPr>
      <w:r w:rsidRPr="00901439">
        <w:rPr>
          <w:rFonts w:cs="Calibri"/>
          <w:sz w:val="22"/>
          <w:szCs w:val="22"/>
          <w:lang w:bidi="ar-SA"/>
        </w:rPr>
        <w:t>DEFIINE UPPER com.ata.pig.string.UPPER();</w:t>
      </w:r>
    </w:p>
    <w:p w:rsidR="0028337C" w:rsidRPr="00901439" w:rsidRDefault="0028337C" w:rsidP="003D5DEF">
      <w:pPr>
        <w:pStyle w:val="ListParagraph"/>
        <w:numPr>
          <w:ilvl w:val="1"/>
          <w:numId w:val="103"/>
        </w:numPr>
        <w:spacing w:before="0" w:after="0"/>
        <w:rPr>
          <w:rFonts w:cs="Calibri"/>
          <w:sz w:val="22"/>
          <w:szCs w:val="22"/>
          <w:lang w:bidi="ar-SA"/>
        </w:rPr>
      </w:pPr>
      <w:r w:rsidRPr="00901439">
        <w:rPr>
          <w:rFonts w:cs="Calibri"/>
          <w:sz w:val="22"/>
          <w:szCs w:val="22"/>
          <w:lang w:bidi="ar-SA"/>
        </w:rPr>
        <w:t>B = FOREACH a GENERATE UPPER($0);</w:t>
      </w:r>
    </w:p>
    <w:p w:rsidR="0028337C" w:rsidRDefault="0028337C" w:rsidP="003D5DEF">
      <w:pPr>
        <w:pStyle w:val="ListParagraph"/>
        <w:numPr>
          <w:ilvl w:val="0"/>
          <w:numId w:val="103"/>
        </w:numPr>
        <w:spacing w:before="0" w:after="0"/>
        <w:rPr>
          <w:rFonts w:cs="Calibri"/>
          <w:sz w:val="22"/>
          <w:szCs w:val="22"/>
          <w:lang w:bidi="ar-SA"/>
        </w:rPr>
      </w:pPr>
      <w:r w:rsidRPr="00901439">
        <w:rPr>
          <w:rFonts w:cs="Calibri"/>
          <w:sz w:val="22"/>
          <w:szCs w:val="22"/>
          <w:lang w:bidi="ar-SA"/>
        </w:rPr>
        <w:t>PiggyBank is a collection of common UDF’s</w:t>
      </w: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0C1E63" w:rsidRPr="00901439" w:rsidRDefault="000C1E63" w:rsidP="000C1E63">
      <w:pPr>
        <w:autoSpaceDE w:val="0"/>
        <w:autoSpaceDN w:val="0"/>
        <w:adjustRightInd w:val="0"/>
        <w:spacing w:before="0" w:after="0" w:line="240" w:lineRule="auto"/>
        <w:rPr>
          <w:rFonts w:cs="Calibri"/>
          <w:sz w:val="22"/>
          <w:szCs w:val="22"/>
          <w:lang w:bidi="ar-SA"/>
        </w:rPr>
      </w:pPr>
    </w:p>
    <w:p w:rsidR="000C1E63" w:rsidRPr="00901439" w:rsidRDefault="000C1E63" w:rsidP="000C1E63">
      <w:pPr>
        <w:pStyle w:val="Heading2"/>
        <w:shd w:val="clear" w:color="auto" w:fill="FFFFFF"/>
        <w:autoSpaceDE w:val="0"/>
        <w:autoSpaceDN w:val="0"/>
        <w:adjustRightInd w:val="0"/>
        <w:spacing w:before="0" w:after="158" w:line="240" w:lineRule="auto"/>
        <w:jc w:val="both"/>
        <w:textAlignment w:val="baseline"/>
        <w:rPr>
          <w:rFonts w:cs="Calibri"/>
          <w:lang w:bidi="ar-SA"/>
        </w:rPr>
      </w:pPr>
      <w:bookmarkStart w:id="144" w:name="_Toc481554761"/>
      <w:r w:rsidRPr="00901439">
        <w:rPr>
          <w:rFonts w:ascii="Calibri,Bold" w:hAnsi="Calibri,Bold" w:cs="Calibri,Bold"/>
          <w:bCs/>
          <w:lang w:bidi="ar-SA"/>
        </w:rPr>
        <w:t xml:space="preserve">PIG </w:t>
      </w:r>
      <w:r>
        <w:rPr>
          <w:rFonts w:ascii="Calibri,Bold" w:hAnsi="Calibri,Bold" w:cs="Calibri,Bold"/>
          <w:bCs/>
          <w:lang w:bidi="ar-SA"/>
        </w:rPr>
        <w:t>BOOk</w:t>
      </w:r>
      <w:bookmarkEnd w:id="144"/>
    </w:p>
    <w:p w:rsidR="0052266E" w:rsidRDefault="0052266E" w:rsidP="0052266E">
      <w:pPr>
        <w:spacing w:before="0" w:after="0"/>
        <w:rPr>
          <w:rFonts w:cs="Calibri"/>
          <w:sz w:val="22"/>
          <w:szCs w:val="22"/>
          <w:lang w:bidi="ar-SA"/>
        </w:rPr>
      </w:pPr>
    </w:p>
    <w:p w:rsidR="0052266E" w:rsidRDefault="00C060F4" w:rsidP="00A44B1B">
      <w:pPr>
        <w:pStyle w:val="ListParagraph"/>
        <w:numPr>
          <w:ilvl w:val="0"/>
          <w:numId w:val="118"/>
        </w:numPr>
        <w:spacing w:before="0" w:after="0"/>
        <w:rPr>
          <w:rFonts w:cs="Calibri"/>
          <w:sz w:val="22"/>
          <w:szCs w:val="22"/>
          <w:lang w:bidi="ar-SA"/>
        </w:rPr>
      </w:pPr>
      <w:r w:rsidRPr="00A44B1B">
        <w:rPr>
          <w:rFonts w:cs="Calibri"/>
          <w:sz w:val="22"/>
          <w:szCs w:val="22"/>
          <w:lang w:bidi="ar-SA"/>
        </w:rPr>
        <w:t>Pig is a dataflow language, Each processing step results in a new data set or relation.</w:t>
      </w:r>
      <w:r w:rsidR="00A44B1B" w:rsidRPr="00A44B1B">
        <w:rPr>
          <w:rFonts w:cs="Calibri"/>
          <w:sz w:val="22"/>
          <w:szCs w:val="22"/>
          <w:lang w:bidi="ar-SA"/>
        </w:rPr>
        <w:t xml:space="preserve"> A relation name is referred to as alias. </w:t>
      </w:r>
    </w:p>
    <w:p w:rsidR="00A44B1B" w:rsidRDefault="00A44B1B" w:rsidP="00A44B1B">
      <w:pPr>
        <w:pStyle w:val="ListParagraph"/>
        <w:numPr>
          <w:ilvl w:val="0"/>
          <w:numId w:val="118"/>
        </w:numPr>
        <w:spacing w:before="0" w:after="0"/>
        <w:rPr>
          <w:rFonts w:cs="Calibri"/>
          <w:sz w:val="22"/>
          <w:szCs w:val="22"/>
          <w:lang w:bidi="ar-SA"/>
        </w:rPr>
      </w:pPr>
      <w:r>
        <w:rPr>
          <w:rFonts w:cs="Calibri"/>
          <w:sz w:val="22"/>
          <w:szCs w:val="22"/>
          <w:lang w:bidi="ar-SA"/>
        </w:rPr>
        <w:t>PigStorage and TextLoader are two built in pig load functions that operate on HDFS file, supports globs.</w:t>
      </w:r>
    </w:p>
    <w:p w:rsidR="009D14D5" w:rsidRDefault="009D14D5" w:rsidP="00A44B1B">
      <w:pPr>
        <w:pStyle w:val="ListParagraph"/>
        <w:numPr>
          <w:ilvl w:val="0"/>
          <w:numId w:val="118"/>
        </w:numPr>
        <w:spacing w:before="0" w:after="0"/>
        <w:rPr>
          <w:rFonts w:cs="Calibri"/>
          <w:sz w:val="22"/>
          <w:szCs w:val="22"/>
          <w:lang w:bidi="ar-SA"/>
        </w:rPr>
      </w:pPr>
      <w:r>
        <w:rPr>
          <w:rFonts w:cs="Calibri"/>
          <w:sz w:val="22"/>
          <w:szCs w:val="22"/>
          <w:lang w:bidi="ar-SA"/>
        </w:rPr>
        <w:t>If you want  to load your data from HBASE, you would use the loader for HBASE,</w:t>
      </w:r>
    </w:p>
    <w:p w:rsidR="009D14D5" w:rsidRPr="00E74FF4" w:rsidRDefault="009D14D5" w:rsidP="009D14D5">
      <w:pPr>
        <w:pStyle w:val="ListParagraph"/>
        <w:numPr>
          <w:ilvl w:val="1"/>
          <w:numId w:val="118"/>
        </w:numPr>
        <w:spacing w:before="0" w:after="0"/>
        <w:rPr>
          <w:rFonts w:cs="Calibri"/>
          <w:i/>
          <w:color w:val="00B0F0"/>
          <w:sz w:val="22"/>
          <w:szCs w:val="22"/>
          <w:lang w:bidi="ar-SA"/>
        </w:rPr>
      </w:pPr>
      <w:r w:rsidRPr="00E74FF4">
        <w:rPr>
          <w:rFonts w:cs="Calibri"/>
          <w:i/>
          <w:color w:val="00B0F0"/>
          <w:sz w:val="22"/>
          <w:szCs w:val="22"/>
          <w:lang w:bidi="ar-SA"/>
        </w:rPr>
        <w:t>Divs = load ‘nyse_dividends’ using HBaseStorage();</w:t>
      </w:r>
    </w:p>
    <w:p w:rsidR="009D14D5" w:rsidRDefault="009D14D5" w:rsidP="009D14D5">
      <w:pPr>
        <w:pStyle w:val="ListParagraph"/>
        <w:numPr>
          <w:ilvl w:val="0"/>
          <w:numId w:val="118"/>
        </w:numPr>
        <w:spacing w:before="0" w:after="0"/>
        <w:rPr>
          <w:rFonts w:cs="Calibri"/>
          <w:sz w:val="22"/>
          <w:szCs w:val="22"/>
          <w:lang w:bidi="ar-SA"/>
        </w:rPr>
      </w:pPr>
      <w:r>
        <w:rPr>
          <w:rFonts w:cs="Calibri"/>
          <w:sz w:val="22"/>
          <w:szCs w:val="22"/>
          <w:lang w:bidi="ar-SA"/>
        </w:rPr>
        <w:t>If you don’t specify store function , PigStorage will be used . you can specify a different store fuction with a using clause,</w:t>
      </w:r>
    </w:p>
    <w:p w:rsidR="009D14D5" w:rsidRDefault="009D14D5" w:rsidP="009D14D5">
      <w:pPr>
        <w:pStyle w:val="ListParagraph"/>
        <w:numPr>
          <w:ilvl w:val="1"/>
          <w:numId w:val="118"/>
        </w:numPr>
        <w:spacing w:before="0" w:after="0"/>
        <w:rPr>
          <w:rFonts w:cs="Calibri"/>
          <w:i/>
          <w:color w:val="00B0F0"/>
          <w:sz w:val="22"/>
          <w:szCs w:val="22"/>
          <w:lang w:bidi="ar-SA"/>
        </w:rPr>
      </w:pPr>
      <w:r w:rsidRPr="00E74FF4">
        <w:rPr>
          <w:rFonts w:cs="Calibri"/>
          <w:i/>
          <w:color w:val="00B0F0"/>
          <w:sz w:val="22"/>
          <w:szCs w:val="22"/>
          <w:lang w:bidi="ar-SA"/>
        </w:rPr>
        <w:t>Store processed into ‘processed’ using</w:t>
      </w:r>
      <w:r w:rsidR="00E74FF4" w:rsidRPr="00E74FF4">
        <w:rPr>
          <w:rFonts w:cs="Calibri"/>
          <w:i/>
          <w:color w:val="00B0F0"/>
          <w:sz w:val="22"/>
          <w:szCs w:val="22"/>
          <w:lang w:bidi="ar-SA"/>
        </w:rPr>
        <w:t xml:space="preserve"> HBaseStorage();</w:t>
      </w:r>
    </w:p>
    <w:p w:rsidR="00BF6E26" w:rsidRDefault="00E74FF4" w:rsidP="00BF6E26">
      <w:pPr>
        <w:pStyle w:val="ListParagraph"/>
        <w:numPr>
          <w:ilvl w:val="1"/>
          <w:numId w:val="118"/>
        </w:numPr>
        <w:spacing w:before="0" w:after="0"/>
        <w:rPr>
          <w:rFonts w:cs="Calibri"/>
          <w:i/>
          <w:color w:val="00B0F0"/>
          <w:sz w:val="22"/>
          <w:szCs w:val="22"/>
          <w:lang w:bidi="ar-SA"/>
        </w:rPr>
      </w:pPr>
      <w:r w:rsidRPr="00E74FF4">
        <w:rPr>
          <w:rFonts w:cs="Calibri"/>
          <w:i/>
          <w:color w:val="00B0F0"/>
          <w:sz w:val="22"/>
          <w:szCs w:val="22"/>
          <w:lang w:bidi="ar-SA"/>
        </w:rPr>
        <w:t>Store processed into ‘processed’ using</w:t>
      </w:r>
      <w:r>
        <w:rPr>
          <w:rFonts w:cs="Calibri"/>
          <w:i/>
          <w:color w:val="00B0F0"/>
          <w:sz w:val="22"/>
          <w:szCs w:val="22"/>
          <w:lang w:bidi="ar-SA"/>
        </w:rPr>
        <w:t xml:space="preserve"> Pig</w:t>
      </w:r>
      <w:r w:rsidRPr="00E74FF4">
        <w:rPr>
          <w:rFonts w:cs="Calibri"/>
          <w:i/>
          <w:color w:val="00B0F0"/>
          <w:sz w:val="22"/>
          <w:szCs w:val="22"/>
          <w:lang w:bidi="ar-SA"/>
        </w:rPr>
        <w:t>Storage();</w:t>
      </w:r>
    </w:p>
    <w:p w:rsidR="00BF6E26" w:rsidRDefault="00BF6E26" w:rsidP="00BF6E26">
      <w:pPr>
        <w:pStyle w:val="ListParagraph"/>
        <w:numPr>
          <w:ilvl w:val="0"/>
          <w:numId w:val="118"/>
        </w:numPr>
        <w:spacing w:before="0" w:after="0"/>
        <w:rPr>
          <w:rFonts w:cs="Calibri"/>
          <w:sz w:val="22"/>
          <w:szCs w:val="22"/>
          <w:lang w:bidi="ar-SA"/>
        </w:rPr>
      </w:pPr>
      <w:r>
        <w:rPr>
          <w:rFonts w:cs="Calibri"/>
          <w:sz w:val="22"/>
          <w:szCs w:val="22"/>
          <w:lang w:bidi="ar-SA"/>
        </w:rPr>
        <w:t>Field references can be preceded by a $ (dollar Sign) and start from 0.</w:t>
      </w:r>
    </w:p>
    <w:p w:rsidR="00BF6E26" w:rsidRDefault="00BF6E26" w:rsidP="00BF6E26">
      <w:pPr>
        <w:pStyle w:val="ListParagraph"/>
        <w:numPr>
          <w:ilvl w:val="1"/>
          <w:numId w:val="118"/>
        </w:numPr>
        <w:spacing w:before="0" w:after="0"/>
        <w:rPr>
          <w:rFonts w:cs="Calibri"/>
          <w:sz w:val="22"/>
          <w:szCs w:val="22"/>
          <w:lang w:bidi="ar-SA"/>
        </w:rPr>
      </w:pPr>
      <w:r>
        <w:rPr>
          <w:rFonts w:cs="Calibri"/>
          <w:sz w:val="22"/>
          <w:szCs w:val="22"/>
          <w:lang w:bidi="ar-SA"/>
        </w:rPr>
        <w:t>Gain = foreach df generate $6 - $3; //subtract col6-col3</w:t>
      </w:r>
    </w:p>
    <w:p w:rsidR="00BF6E26" w:rsidRDefault="00BF6E26" w:rsidP="00BF6E26">
      <w:pPr>
        <w:pStyle w:val="ListParagraph"/>
        <w:numPr>
          <w:ilvl w:val="0"/>
          <w:numId w:val="118"/>
        </w:numPr>
        <w:spacing w:before="0" w:after="0"/>
        <w:rPr>
          <w:rFonts w:cs="Calibri"/>
          <w:sz w:val="22"/>
          <w:szCs w:val="22"/>
          <w:lang w:bidi="ar-SA"/>
        </w:rPr>
      </w:pPr>
      <w:r>
        <w:rPr>
          <w:rFonts w:cs="Calibri"/>
          <w:sz w:val="22"/>
          <w:szCs w:val="22"/>
          <w:lang w:bidi="ar-SA"/>
        </w:rPr>
        <w:t>You can also refer to range of fields using .. (two periods). This is particularly useful when you have many fields and do not want to repeat.</w:t>
      </w:r>
    </w:p>
    <w:p w:rsidR="00BF6E26" w:rsidRPr="002F56BC" w:rsidRDefault="00BF6E26" w:rsidP="00BF6E26">
      <w:pPr>
        <w:pStyle w:val="ListParagraph"/>
        <w:numPr>
          <w:ilvl w:val="1"/>
          <w:numId w:val="118"/>
        </w:numPr>
        <w:spacing w:before="0" w:after="0"/>
        <w:rPr>
          <w:rFonts w:cs="Calibri"/>
          <w:i/>
          <w:color w:val="00B0F0"/>
          <w:sz w:val="22"/>
          <w:szCs w:val="22"/>
          <w:lang w:bidi="ar-SA"/>
        </w:rPr>
      </w:pPr>
      <w:r w:rsidRPr="002F56BC">
        <w:rPr>
          <w:rFonts w:cs="Calibri"/>
          <w:i/>
          <w:color w:val="00B0F0"/>
          <w:sz w:val="22"/>
          <w:szCs w:val="22"/>
          <w:lang w:bidi="ar-SA"/>
        </w:rPr>
        <w:t>baseDF = load ‘NYSE_daily’ as ( exchange, symbol, date, open, high, low, close, volume, adj_close);</w:t>
      </w:r>
    </w:p>
    <w:p w:rsidR="00BF6E26" w:rsidRDefault="00BF6E26" w:rsidP="00BF6E26">
      <w:pPr>
        <w:pStyle w:val="ListParagraph"/>
        <w:numPr>
          <w:ilvl w:val="1"/>
          <w:numId w:val="118"/>
        </w:numPr>
        <w:spacing w:before="0" w:after="0"/>
        <w:rPr>
          <w:rFonts w:cs="Calibri"/>
          <w:sz w:val="22"/>
          <w:szCs w:val="22"/>
          <w:lang w:bidi="ar-SA"/>
        </w:rPr>
      </w:pPr>
      <w:r w:rsidRPr="002F56BC">
        <w:rPr>
          <w:rFonts w:cs="Calibri"/>
          <w:i/>
          <w:color w:val="00B0F0"/>
          <w:sz w:val="22"/>
          <w:szCs w:val="22"/>
          <w:lang w:bidi="ar-SA"/>
        </w:rPr>
        <w:t>beginning = foreach baseDF generate ..open;</w:t>
      </w:r>
      <w:r>
        <w:rPr>
          <w:rFonts w:cs="Calibri"/>
          <w:sz w:val="22"/>
          <w:szCs w:val="22"/>
          <w:lang w:bidi="ar-SA"/>
        </w:rPr>
        <w:t xml:space="preserve"> -- </w:t>
      </w:r>
      <w:r w:rsidR="002F56BC">
        <w:rPr>
          <w:rFonts w:cs="Calibri"/>
          <w:sz w:val="22"/>
          <w:szCs w:val="22"/>
          <w:lang w:bidi="ar-SA"/>
        </w:rPr>
        <w:t>exchange, symbol, date, open</w:t>
      </w:r>
    </w:p>
    <w:p w:rsidR="002F56BC" w:rsidRDefault="002F56BC" w:rsidP="00BF6E26">
      <w:pPr>
        <w:pStyle w:val="ListParagraph"/>
        <w:numPr>
          <w:ilvl w:val="1"/>
          <w:numId w:val="118"/>
        </w:numPr>
        <w:spacing w:before="0" w:after="0"/>
        <w:rPr>
          <w:rFonts w:cs="Calibri"/>
          <w:sz w:val="22"/>
          <w:szCs w:val="22"/>
          <w:lang w:bidi="ar-SA"/>
        </w:rPr>
      </w:pPr>
      <w:r w:rsidRPr="002F56BC">
        <w:rPr>
          <w:rFonts w:cs="Calibri"/>
          <w:i/>
          <w:color w:val="00B0F0"/>
          <w:sz w:val="22"/>
          <w:szCs w:val="22"/>
          <w:lang w:bidi="ar-SA"/>
        </w:rPr>
        <w:t>middle = foreach baseDF generate open..close;</w:t>
      </w:r>
      <w:r>
        <w:rPr>
          <w:rFonts w:cs="Calibri"/>
          <w:sz w:val="22"/>
          <w:szCs w:val="22"/>
          <w:lang w:bidi="ar-SA"/>
        </w:rPr>
        <w:t xml:space="preserve"> --open, high, low, close, volume, adj_close</w:t>
      </w:r>
    </w:p>
    <w:p w:rsidR="002F56BC" w:rsidRDefault="002F56BC" w:rsidP="002F56BC">
      <w:pPr>
        <w:pStyle w:val="ListParagraph"/>
        <w:numPr>
          <w:ilvl w:val="1"/>
          <w:numId w:val="118"/>
        </w:numPr>
        <w:spacing w:before="0" w:after="0"/>
        <w:rPr>
          <w:rFonts w:cs="Calibri"/>
          <w:sz w:val="22"/>
          <w:szCs w:val="22"/>
          <w:lang w:bidi="ar-SA"/>
        </w:rPr>
      </w:pPr>
      <w:r w:rsidRPr="002F56BC">
        <w:rPr>
          <w:rFonts w:cs="Calibri"/>
          <w:i/>
          <w:color w:val="00B0F0"/>
          <w:sz w:val="22"/>
          <w:szCs w:val="22"/>
          <w:lang w:bidi="ar-SA"/>
        </w:rPr>
        <w:t xml:space="preserve">end = reach baseDF generate volume.. </w:t>
      </w:r>
      <w:r>
        <w:rPr>
          <w:rFonts w:cs="Calibri"/>
          <w:sz w:val="22"/>
          <w:szCs w:val="22"/>
          <w:lang w:bidi="ar-SA"/>
        </w:rPr>
        <w:t>--volume, adj_close</w:t>
      </w:r>
    </w:p>
    <w:p w:rsidR="008750C9" w:rsidRDefault="008750C9" w:rsidP="008750C9">
      <w:pPr>
        <w:pStyle w:val="ListParagraph"/>
        <w:numPr>
          <w:ilvl w:val="0"/>
          <w:numId w:val="118"/>
        </w:numPr>
        <w:spacing w:before="0" w:after="0"/>
        <w:rPr>
          <w:rFonts w:cs="Calibri"/>
          <w:sz w:val="22"/>
          <w:szCs w:val="22"/>
          <w:lang w:bidi="ar-SA"/>
        </w:rPr>
      </w:pPr>
      <w:r>
        <w:rPr>
          <w:rFonts w:cs="Calibri"/>
          <w:sz w:val="22"/>
          <w:szCs w:val="22"/>
          <w:lang w:bidi="ar-SA"/>
        </w:rPr>
        <w:t>Pig also provides a binary condition operator, often referred to as “bincond”. It begins with a Boolean test , followed by a ?.</w:t>
      </w:r>
    </w:p>
    <w:p w:rsidR="008750C9" w:rsidRDefault="008750C9" w:rsidP="008750C9">
      <w:pPr>
        <w:pStyle w:val="ListParagraph"/>
        <w:numPr>
          <w:ilvl w:val="1"/>
          <w:numId w:val="118"/>
        </w:numPr>
        <w:spacing w:before="0" w:after="0"/>
        <w:rPr>
          <w:rFonts w:cs="Calibri"/>
          <w:sz w:val="22"/>
          <w:szCs w:val="22"/>
          <w:lang w:bidi="ar-SA"/>
        </w:rPr>
      </w:pPr>
      <w:r w:rsidRPr="003F248C">
        <w:rPr>
          <w:rFonts w:cs="Calibri"/>
          <w:i/>
          <w:color w:val="00B0F0"/>
          <w:sz w:val="22"/>
          <w:szCs w:val="22"/>
          <w:lang w:bidi="ar-SA"/>
        </w:rPr>
        <w:t>2 == 2 ? 1 : 4</w:t>
      </w:r>
      <w:r>
        <w:rPr>
          <w:rFonts w:cs="Calibri"/>
          <w:sz w:val="22"/>
          <w:szCs w:val="22"/>
          <w:lang w:bidi="ar-SA"/>
        </w:rPr>
        <w:t xml:space="preserve"> –returns 1</w:t>
      </w:r>
    </w:p>
    <w:p w:rsidR="008750C9" w:rsidRDefault="008750C9" w:rsidP="008750C9">
      <w:pPr>
        <w:pStyle w:val="ListParagraph"/>
        <w:numPr>
          <w:ilvl w:val="1"/>
          <w:numId w:val="118"/>
        </w:numPr>
        <w:spacing w:before="0" w:after="0"/>
        <w:rPr>
          <w:rFonts w:cs="Calibri"/>
          <w:sz w:val="22"/>
          <w:szCs w:val="22"/>
          <w:lang w:bidi="ar-SA"/>
        </w:rPr>
      </w:pPr>
      <w:r w:rsidRPr="003F248C">
        <w:rPr>
          <w:rFonts w:cs="Calibri"/>
          <w:i/>
          <w:color w:val="00B0F0"/>
          <w:sz w:val="22"/>
          <w:szCs w:val="22"/>
          <w:lang w:bidi="ar-SA"/>
        </w:rPr>
        <w:t>2 == 3 ? 1 : 4</w:t>
      </w:r>
      <w:r>
        <w:rPr>
          <w:rFonts w:cs="Calibri"/>
          <w:sz w:val="22"/>
          <w:szCs w:val="22"/>
          <w:lang w:bidi="ar-SA"/>
        </w:rPr>
        <w:t xml:space="preserve"> –returns 4</w:t>
      </w:r>
    </w:p>
    <w:p w:rsidR="008750C9" w:rsidRDefault="008750C9" w:rsidP="008750C9">
      <w:pPr>
        <w:pStyle w:val="ListParagraph"/>
        <w:numPr>
          <w:ilvl w:val="1"/>
          <w:numId w:val="118"/>
        </w:numPr>
        <w:spacing w:before="0" w:after="0"/>
        <w:rPr>
          <w:rFonts w:cs="Calibri"/>
          <w:sz w:val="22"/>
          <w:szCs w:val="22"/>
          <w:lang w:bidi="ar-SA"/>
        </w:rPr>
      </w:pPr>
      <w:r w:rsidRPr="003F248C">
        <w:rPr>
          <w:rFonts w:cs="Calibri"/>
          <w:i/>
          <w:color w:val="00B0F0"/>
          <w:sz w:val="22"/>
          <w:szCs w:val="22"/>
          <w:lang w:bidi="ar-SA"/>
        </w:rPr>
        <w:t>null == 2 ? 1 : 4</w:t>
      </w:r>
      <w:r w:rsidR="00C91CA7">
        <w:rPr>
          <w:rFonts w:cs="Calibri"/>
          <w:sz w:val="22"/>
          <w:szCs w:val="22"/>
          <w:lang w:bidi="ar-SA"/>
        </w:rPr>
        <w:t>– returns null</w:t>
      </w:r>
    </w:p>
    <w:p w:rsidR="00C91CA7" w:rsidRDefault="00C91CA7" w:rsidP="008750C9">
      <w:pPr>
        <w:pStyle w:val="ListParagraph"/>
        <w:numPr>
          <w:ilvl w:val="1"/>
          <w:numId w:val="118"/>
        </w:numPr>
        <w:spacing w:before="0" w:after="0"/>
        <w:rPr>
          <w:rFonts w:cs="Calibri"/>
          <w:sz w:val="22"/>
          <w:szCs w:val="22"/>
          <w:lang w:bidi="ar-SA"/>
        </w:rPr>
      </w:pPr>
      <w:r w:rsidRPr="003F248C">
        <w:rPr>
          <w:rFonts w:cs="Calibri"/>
          <w:i/>
          <w:color w:val="00B0F0"/>
          <w:sz w:val="22"/>
          <w:szCs w:val="22"/>
          <w:lang w:bidi="ar-SA"/>
        </w:rPr>
        <w:t>2 == 2 ? 1 : ‘fred’</w:t>
      </w:r>
      <w:r>
        <w:rPr>
          <w:rFonts w:cs="Calibri"/>
          <w:sz w:val="22"/>
          <w:szCs w:val="22"/>
          <w:lang w:bidi="ar-SA"/>
        </w:rPr>
        <w:t xml:space="preserve"> – type error , both values must be of the same type.</w:t>
      </w:r>
    </w:p>
    <w:p w:rsidR="00340450" w:rsidRDefault="00340450" w:rsidP="00340450">
      <w:pPr>
        <w:pStyle w:val="ListParagraph"/>
        <w:numPr>
          <w:ilvl w:val="0"/>
          <w:numId w:val="118"/>
        </w:numPr>
        <w:spacing w:before="0" w:after="0"/>
        <w:rPr>
          <w:rFonts w:cs="Calibri"/>
          <w:sz w:val="22"/>
          <w:szCs w:val="22"/>
          <w:lang w:bidi="ar-SA"/>
        </w:rPr>
      </w:pPr>
      <w:r>
        <w:rPr>
          <w:rFonts w:cs="Calibri"/>
          <w:sz w:val="22"/>
          <w:szCs w:val="22"/>
          <w:lang w:bidi="ar-SA"/>
        </w:rPr>
        <w:t>To extract data from complex types, use the projection operators. For maps this is ‘#’ (the pound or hash), followed by the name of the Key as a string. Keep in mind that the value associated with a Key may be of any type. If you reference a key that doesn’t exist in the map, the result is a null;</w:t>
      </w:r>
    </w:p>
    <w:p w:rsidR="00340450" w:rsidRDefault="00340450" w:rsidP="00340450">
      <w:pPr>
        <w:pStyle w:val="ListParagraph"/>
        <w:numPr>
          <w:ilvl w:val="1"/>
          <w:numId w:val="118"/>
        </w:numPr>
        <w:spacing w:before="0" w:after="0"/>
        <w:rPr>
          <w:rFonts w:cs="Calibri"/>
          <w:sz w:val="22"/>
          <w:szCs w:val="22"/>
          <w:lang w:bidi="ar-SA"/>
        </w:rPr>
      </w:pPr>
      <w:r>
        <w:rPr>
          <w:rFonts w:cs="Calibri"/>
          <w:sz w:val="22"/>
          <w:szCs w:val="22"/>
          <w:lang w:bidi="ar-SA"/>
        </w:rPr>
        <w:t>bball = load ‘baseball’ as (name:chararray , team:chararray, position:bag {t:(p:chararray)}, bat:map[]);</w:t>
      </w:r>
    </w:p>
    <w:p w:rsidR="00340450" w:rsidRDefault="004C0985" w:rsidP="00340450">
      <w:pPr>
        <w:pStyle w:val="ListParagraph"/>
        <w:numPr>
          <w:ilvl w:val="1"/>
          <w:numId w:val="118"/>
        </w:numPr>
        <w:spacing w:before="0" w:after="0"/>
        <w:rPr>
          <w:rFonts w:cs="Calibri"/>
          <w:sz w:val="22"/>
          <w:szCs w:val="22"/>
          <w:lang w:bidi="ar-SA"/>
        </w:rPr>
      </w:pPr>
      <w:r>
        <w:rPr>
          <w:rFonts w:cs="Calibri"/>
          <w:sz w:val="22"/>
          <w:szCs w:val="22"/>
          <w:lang w:bidi="ar-SA"/>
        </w:rPr>
        <w:t>avg = foreach bball generate bat#’batting_average’;</w:t>
      </w:r>
    </w:p>
    <w:p w:rsidR="001E0EC1" w:rsidRDefault="001E0EC1" w:rsidP="001E0EC1">
      <w:pPr>
        <w:pStyle w:val="ListParagraph"/>
        <w:numPr>
          <w:ilvl w:val="0"/>
          <w:numId w:val="118"/>
        </w:numPr>
        <w:spacing w:before="0" w:after="0"/>
        <w:rPr>
          <w:rFonts w:cs="Calibri"/>
          <w:sz w:val="22"/>
          <w:szCs w:val="22"/>
          <w:lang w:bidi="ar-SA"/>
        </w:rPr>
      </w:pPr>
      <w:r>
        <w:rPr>
          <w:rFonts w:cs="Calibri"/>
          <w:sz w:val="22"/>
          <w:szCs w:val="22"/>
          <w:lang w:bidi="ar-SA"/>
        </w:rPr>
        <w:t>Tuple projection is done with ‘.’,  the dot operator. As with top-level records, the field can be referenced by name(if you have a schema for the tuple) or by position. Referencing a non-existent positional field in the tuple will return null. Referncing a field name that doesn’t exist in the tuple will produce an error,</w:t>
      </w:r>
    </w:p>
    <w:p w:rsidR="001E0EC1" w:rsidRDefault="001E0EC1" w:rsidP="001E0EC1">
      <w:pPr>
        <w:pStyle w:val="ListParagraph"/>
        <w:numPr>
          <w:ilvl w:val="1"/>
          <w:numId w:val="118"/>
        </w:numPr>
        <w:spacing w:before="0" w:after="0"/>
        <w:rPr>
          <w:rFonts w:cs="Calibri"/>
          <w:sz w:val="22"/>
          <w:szCs w:val="22"/>
          <w:lang w:bidi="ar-SA"/>
        </w:rPr>
      </w:pPr>
      <w:r>
        <w:rPr>
          <w:rFonts w:cs="Calibri"/>
          <w:sz w:val="22"/>
          <w:szCs w:val="22"/>
          <w:lang w:bidi="ar-SA"/>
        </w:rPr>
        <w:t>A = load ‘input’ as (t:tuple(x:int, y:int));</w:t>
      </w:r>
    </w:p>
    <w:p w:rsidR="001E0EC1" w:rsidRDefault="001E0EC1" w:rsidP="001E0EC1">
      <w:pPr>
        <w:pStyle w:val="ListParagraph"/>
        <w:numPr>
          <w:ilvl w:val="1"/>
          <w:numId w:val="118"/>
        </w:numPr>
        <w:spacing w:before="0" w:after="0"/>
        <w:rPr>
          <w:rFonts w:cs="Calibri"/>
          <w:sz w:val="22"/>
          <w:szCs w:val="22"/>
          <w:lang w:bidi="ar-SA"/>
        </w:rPr>
      </w:pPr>
      <w:r>
        <w:rPr>
          <w:rFonts w:cs="Calibri"/>
          <w:sz w:val="22"/>
          <w:szCs w:val="22"/>
          <w:lang w:bidi="ar-SA"/>
        </w:rPr>
        <w:t>B = foreach A generate t.x, t.$1;</w:t>
      </w:r>
    </w:p>
    <w:p w:rsidR="002F72CC" w:rsidRDefault="002F72CC" w:rsidP="002F72CC">
      <w:pPr>
        <w:pStyle w:val="ListParagraph"/>
        <w:numPr>
          <w:ilvl w:val="0"/>
          <w:numId w:val="118"/>
        </w:numPr>
        <w:spacing w:before="0" w:after="0"/>
        <w:rPr>
          <w:rFonts w:cs="Calibri"/>
          <w:sz w:val="22"/>
          <w:szCs w:val="22"/>
          <w:lang w:bidi="ar-SA"/>
        </w:rPr>
      </w:pPr>
      <w:r>
        <w:rPr>
          <w:rFonts w:cs="Calibri"/>
          <w:sz w:val="22"/>
          <w:szCs w:val="22"/>
          <w:lang w:bidi="ar-SA"/>
        </w:rPr>
        <w:t>Bag projection is not as straight forward as map and tuple projection. Bags don’t guarantee that their tuples are stored in any order, so allowing a projection of the tuple inside the bag would be meaningful. Instead, when you project field in a bag, you are creating a new bag with only those fields.</w:t>
      </w:r>
    </w:p>
    <w:p w:rsidR="002F72CC" w:rsidRDefault="002F72CC" w:rsidP="002F72CC">
      <w:pPr>
        <w:pStyle w:val="ListParagraph"/>
        <w:numPr>
          <w:ilvl w:val="1"/>
          <w:numId w:val="118"/>
        </w:numPr>
        <w:spacing w:before="0" w:after="0"/>
        <w:rPr>
          <w:rFonts w:cs="Calibri"/>
          <w:sz w:val="22"/>
          <w:szCs w:val="22"/>
          <w:lang w:bidi="ar-SA"/>
        </w:rPr>
      </w:pPr>
      <w:r>
        <w:rPr>
          <w:rFonts w:cs="Calibri"/>
          <w:sz w:val="22"/>
          <w:szCs w:val="22"/>
          <w:lang w:bidi="ar-SA"/>
        </w:rPr>
        <w:t>A = load ‘input’ as (b:bag{t:(x:int, y:int)});</w:t>
      </w:r>
    </w:p>
    <w:p w:rsidR="002F72CC" w:rsidRDefault="002F72CC" w:rsidP="002F72CC">
      <w:pPr>
        <w:pStyle w:val="ListParagraph"/>
        <w:numPr>
          <w:ilvl w:val="1"/>
          <w:numId w:val="118"/>
        </w:numPr>
        <w:spacing w:before="0" w:after="0"/>
        <w:rPr>
          <w:rFonts w:cs="Calibri"/>
          <w:sz w:val="22"/>
          <w:szCs w:val="22"/>
          <w:lang w:bidi="ar-SA"/>
        </w:rPr>
      </w:pPr>
      <w:r>
        <w:rPr>
          <w:rFonts w:cs="Calibri"/>
          <w:sz w:val="22"/>
          <w:szCs w:val="22"/>
          <w:lang w:bidi="ar-SA"/>
        </w:rPr>
        <w:lastRenderedPageBreak/>
        <w:t>B = foreach A generate b.x;</w:t>
      </w:r>
    </w:p>
    <w:p w:rsidR="002F72CC" w:rsidRDefault="002F72CC" w:rsidP="002F72CC">
      <w:pPr>
        <w:spacing w:before="0" w:after="0"/>
        <w:ind w:left="709"/>
        <w:rPr>
          <w:rFonts w:cs="Calibri"/>
          <w:sz w:val="22"/>
          <w:szCs w:val="22"/>
          <w:lang w:bidi="ar-SA"/>
        </w:rPr>
      </w:pPr>
      <w:r>
        <w:rPr>
          <w:rFonts w:cs="Calibri"/>
          <w:sz w:val="22"/>
          <w:szCs w:val="22"/>
          <w:lang w:bidi="ar-SA"/>
        </w:rPr>
        <w:t>This will produce a new bag whose tuples have only the field X in them. You can project multiple fields in a bag by surrounding the fields with parentheses and separating them by commas:</w:t>
      </w:r>
    </w:p>
    <w:p w:rsidR="002F72CC" w:rsidRDefault="002F72CC" w:rsidP="002F72CC">
      <w:pPr>
        <w:pStyle w:val="ListParagraph"/>
        <w:numPr>
          <w:ilvl w:val="0"/>
          <w:numId w:val="119"/>
        </w:numPr>
        <w:spacing w:before="0" w:after="0"/>
        <w:rPr>
          <w:rFonts w:cs="Calibri"/>
          <w:sz w:val="22"/>
          <w:szCs w:val="22"/>
          <w:lang w:bidi="ar-SA"/>
        </w:rPr>
      </w:pPr>
      <w:r>
        <w:rPr>
          <w:rFonts w:cs="Calibri"/>
          <w:sz w:val="22"/>
          <w:szCs w:val="22"/>
          <w:lang w:bidi="ar-SA"/>
        </w:rPr>
        <w:t>A = load ‘input’ as (b:bag{t:(x:int, y:int)});</w:t>
      </w:r>
    </w:p>
    <w:p w:rsidR="002F72CC" w:rsidRDefault="002F72CC" w:rsidP="002F72CC">
      <w:pPr>
        <w:pStyle w:val="ListParagraph"/>
        <w:numPr>
          <w:ilvl w:val="0"/>
          <w:numId w:val="119"/>
        </w:numPr>
        <w:spacing w:before="0" w:after="0"/>
        <w:rPr>
          <w:rFonts w:cs="Calibri"/>
          <w:sz w:val="22"/>
          <w:szCs w:val="22"/>
          <w:lang w:bidi="ar-SA"/>
        </w:rPr>
      </w:pPr>
      <w:r>
        <w:rPr>
          <w:rFonts w:cs="Calibri"/>
          <w:sz w:val="22"/>
          <w:szCs w:val="22"/>
          <w:lang w:bidi="ar-SA"/>
        </w:rPr>
        <w:t>B = foreach A generate b.(x, y);</w:t>
      </w:r>
    </w:p>
    <w:p w:rsidR="002F72CC" w:rsidRDefault="002F72CC" w:rsidP="002F72CC">
      <w:pPr>
        <w:spacing w:before="0" w:after="0"/>
        <w:rPr>
          <w:rFonts w:cs="Calibri"/>
          <w:sz w:val="22"/>
          <w:szCs w:val="22"/>
          <w:lang w:bidi="ar-SA"/>
        </w:rPr>
      </w:pPr>
    </w:p>
    <w:p w:rsidR="002F72CC" w:rsidRDefault="002F72CC" w:rsidP="002F72CC">
      <w:pPr>
        <w:spacing w:before="0" w:after="0"/>
        <w:ind w:left="709"/>
        <w:rPr>
          <w:rFonts w:cs="Calibri"/>
          <w:sz w:val="22"/>
          <w:szCs w:val="22"/>
          <w:lang w:bidi="ar-SA"/>
        </w:rPr>
      </w:pPr>
      <w:r>
        <w:rPr>
          <w:rFonts w:cs="Calibri"/>
          <w:sz w:val="22"/>
          <w:szCs w:val="22"/>
          <w:lang w:bidi="ar-SA"/>
        </w:rPr>
        <w:t xml:space="preserve">This seemingly pedantic distinction that b.x is a bag and not a scalar value has consequences. Consider the following Pig Latin, </w:t>
      </w:r>
      <w:r w:rsidRPr="004E47CA">
        <w:rPr>
          <w:rFonts w:cs="Calibri"/>
          <w:b/>
          <w:sz w:val="22"/>
          <w:szCs w:val="22"/>
          <w:lang w:bidi="ar-SA"/>
        </w:rPr>
        <w:t>which will not work:</w:t>
      </w:r>
    </w:p>
    <w:p w:rsidR="004E47CA" w:rsidRDefault="004E47CA" w:rsidP="004E47CA">
      <w:pPr>
        <w:pStyle w:val="ListParagraph"/>
        <w:numPr>
          <w:ilvl w:val="0"/>
          <w:numId w:val="120"/>
        </w:numPr>
        <w:spacing w:before="0" w:after="0"/>
        <w:rPr>
          <w:rFonts w:cs="Calibri"/>
          <w:sz w:val="22"/>
          <w:szCs w:val="22"/>
          <w:lang w:bidi="ar-SA"/>
        </w:rPr>
      </w:pPr>
      <w:r>
        <w:rPr>
          <w:rFonts w:cs="Calibri"/>
          <w:sz w:val="22"/>
          <w:szCs w:val="22"/>
          <w:lang w:bidi="ar-SA"/>
        </w:rPr>
        <w:t>A = load ‘foo’ as (x:chararray, y:int, z:int);</w:t>
      </w:r>
    </w:p>
    <w:p w:rsidR="004E47CA" w:rsidRDefault="004E47CA" w:rsidP="004E47CA">
      <w:pPr>
        <w:pStyle w:val="ListParagraph"/>
        <w:numPr>
          <w:ilvl w:val="0"/>
          <w:numId w:val="120"/>
        </w:numPr>
        <w:spacing w:before="0" w:after="0"/>
        <w:rPr>
          <w:rFonts w:cs="Calibri"/>
          <w:sz w:val="22"/>
          <w:szCs w:val="22"/>
          <w:lang w:bidi="ar-SA"/>
        </w:rPr>
      </w:pPr>
      <w:r>
        <w:rPr>
          <w:rFonts w:cs="Calibri"/>
          <w:sz w:val="22"/>
          <w:szCs w:val="22"/>
          <w:lang w:bidi="ar-SA"/>
        </w:rPr>
        <w:t>B = group A by x;</w:t>
      </w:r>
    </w:p>
    <w:p w:rsidR="004E47CA" w:rsidRDefault="004E47CA" w:rsidP="004E47CA">
      <w:pPr>
        <w:pStyle w:val="ListParagraph"/>
        <w:numPr>
          <w:ilvl w:val="0"/>
          <w:numId w:val="120"/>
        </w:numPr>
        <w:spacing w:before="0" w:after="0"/>
        <w:rPr>
          <w:rFonts w:cs="Calibri"/>
          <w:sz w:val="22"/>
          <w:szCs w:val="22"/>
          <w:lang w:bidi="ar-SA"/>
        </w:rPr>
      </w:pPr>
      <w:r>
        <w:rPr>
          <w:rFonts w:cs="Calibri"/>
          <w:sz w:val="22"/>
          <w:szCs w:val="22"/>
          <w:lang w:bidi="ar-SA"/>
        </w:rPr>
        <w:t>C = foreach B generate SUM(A.x + A.z)</w:t>
      </w:r>
    </w:p>
    <w:p w:rsidR="004E47CA" w:rsidRDefault="004E47CA" w:rsidP="004E47CA">
      <w:pPr>
        <w:spacing w:before="0" w:after="0"/>
        <w:ind w:left="709"/>
        <w:rPr>
          <w:rFonts w:cs="Calibri"/>
          <w:sz w:val="22"/>
          <w:szCs w:val="22"/>
          <w:lang w:bidi="ar-SA"/>
        </w:rPr>
      </w:pPr>
      <w:r>
        <w:rPr>
          <w:rFonts w:cs="Calibri"/>
          <w:sz w:val="22"/>
          <w:szCs w:val="22"/>
          <w:lang w:bidi="ar-SA"/>
        </w:rPr>
        <w:t>Its  clear what that programmer is trying to do here. But because A.y and B.y are bags and the additional operator is not defined on bags , this will produce an error. The correct way to do this calculating in Pig Latin is:</w:t>
      </w:r>
    </w:p>
    <w:p w:rsidR="004E47CA" w:rsidRDefault="004E47CA" w:rsidP="004E47CA">
      <w:pPr>
        <w:pStyle w:val="ListParagraph"/>
        <w:numPr>
          <w:ilvl w:val="0"/>
          <w:numId w:val="121"/>
        </w:numPr>
        <w:spacing w:before="0" w:after="0"/>
        <w:rPr>
          <w:rFonts w:cs="Calibri"/>
          <w:sz w:val="22"/>
          <w:szCs w:val="22"/>
          <w:lang w:bidi="ar-SA"/>
        </w:rPr>
      </w:pPr>
      <w:r>
        <w:rPr>
          <w:rFonts w:cs="Calibri"/>
          <w:sz w:val="22"/>
          <w:szCs w:val="22"/>
          <w:lang w:bidi="ar-SA"/>
        </w:rPr>
        <w:t>A = load ‘foo’ as (x:chararray, y:int, z:int);</w:t>
      </w:r>
    </w:p>
    <w:p w:rsidR="004E47CA" w:rsidRDefault="004E47CA" w:rsidP="004E47CA">
      <w:pPr>
        <w:pStyle w:val="ListParagraph"/>
        <w:numPr>
          <w:ilvl w:val="0"/>
          <w:numId w:val="121"/>
        </w:numPr>
        <w:spacing w:before="0" w:after="0"/>
        <w:rPr>
          <w:rFonts w:cs="Calibri"/>
          <w:sz w:val="22"/>
          <w:szCs w:val="22"/>
          <w:lang w:bidi="ar-SA"/>
        </w:rPr>
      </w:pPr>
      <w:r>
        <w:rPr>
          <w:rFonts w:cs="Calibri"/>
          <w:sz w:val="22"/>
          <w:szCs w:val="22"/>
          <w:lang w:bidi="ar-SA"/>
        </w:rPr>
        <w:t>A1 = foreach A generate x, y+z as yz;</w:t>
      </w:r>
    </w:p>
    <w:p w:rsidR="004E47CA" w:rsidRDefault="004E47CA" w:rsidP="004E47CA">
      <w:pPr>
        <w:pStyle w:val="ListParagraph"/>
        <w:numPr>
          <w:ilvl w:val="0"/>
          <w:numId w:val="121"/>
        </w:numPr>
        <w:spacing w:before="0" w:after="0"/>
        <w:rPr>
          <w:rFonts w:cs="Calibri"/>
          <w:sz w:val="22"/>
          <w:szCs w:val="22"/>
          <w:lang w:bidi="ar-SA"/>
        </w:rPr>
      </w:pPr>
      <w:r>
        <w:rPr>
          <w:rFonts w:cs="Calibri"/>
          <w:sz w:val="22"/>
          <w:szCs w:val="22"/>
          <w:lang w:bidi="ar-SA"/>
        </w:rPr>
        <w:t>B = group A by x;</w:t>
      </w:r>
    </w:p>
    <w:p w:rsidR="004E47CA" w:rsidRDefault="004E47CA" w:rsidP="004E47CA">
      <w:pPr>
        <w:pStyle w:val="ListParagraph"/>
        <w:numPr>
          <w:ilvl w:val="0"/>
          <w:numId w:val="121"/>
        </w:numPr>
        <w:spacing w:before="0" w:after="0"/>
        <w:rPr>
          <w:rFonts w:cs="Calibri"/>
          <w:sz w:val="22"/>
          <w:szCs w:val="22"/>
          <w:lang w:bidi="ar-SA"/>
        </w:rPr>
      </w:pPr>
      <w:r>
        <w:rPr>
          <w:rFonts w:cs="Calibri"/>
          <w:sz w:val="22"/>
          <w:szCs w:val="22"/>
          <w:lang w:bidi="ar-SA"/>
        </w:rPr>
        <w:t>C = foreach B generate SUM(A1.yz)</w:t>
      </w:r>
      <w:r w:rsidR="00A1509D">
        <w:rPr>
          <w:rFonts w:cs="Calibri"/>
          <w:sz w:val="22"/>
          <w:szCs w:val="22"/>
          <w:lang w:bidi="ar-SA"/>
        </w:rPr>
        <w:t>;</w:t>
      </w:r>
    </w:p>
    <w:p w:rsidR="007C4516" w:rsidRDefault="007C4516" w:rsidP="007C4516">
      <w:pPr>
        <w:pStyle w:val="ListParagraph"/>
        <w:numPr>
          <w:ilvl w:val="0"/>
          <w:numId w:val="118"/>
        </w:numPr>
        <w:spacing w:before="0" w:after="0"/>
        <w:rPr>
          <w:rFonts w:cs="Calibri"/>
          <w:sz w:val="22"/>
          <w:szCs w:val="22"/>
          <w:lang w:bidi="ar-SA"/>
        </w:rPr>
      </w:pPr>
      <w:r>
        <w:rPr>
          <w:rFonts w:cs="Calibri"/>
          <w:sz w:val="22"/>
          <w:szCs w:val="22"/>
          <w:lang w:bidi="ar-SA"/>
        </w:rPr>
        <w:t>User Defined Functions(UDFs) can be invoked in ‘FOREACH’. These  are called evaluation functions, or eval funcs. Because they are part of a “foreach” statement, these UDF’s take one record at a time and produce one output. Keep in mind that either the input or the output can be bag, so this one record can contain a bag of records:</w:t>
      </w:r>
    </w:p>
    <w:p w:rsidR="007C4516" w:rsidRDefault="007C4516" w:rsidP="007C4516">
      <w:pPr>
        <w:pStyle w:val="ListParagraph"/>
        <w:numPr>
          <w:ilvl w:val="1"/>
          <w:numId w:val="118"/>
        </w:numPr>
        <w:spacing w:before="0" w:after="0"/>
        <w:rPr>
          <w:rFonts w:cs="Calibri"/>
          <w:sz w:val="22"/>
          <w:szCs w:val="22"/>
          <w:lang w:bidi="ar-SA"/>
        </w:rPr>
      </w:pPr>
      <w:r>
        <w:rPr>
          <w:rFonts w:cs="Calibri"/>
          <w:sz w:val="22"/>
          <w:szCs w:val="22"/>
          <w:lang w:bidi="ar-SA"/>
        </w:rPr>
        <w:t>–udf_in _foreach.pig</w:t>
      </w:r>
    </w:p>
    <w:p w:rsidR="007C4516" w:rsidRDefault="007C4516" w:rsidP="007C4516">
      <w:pPr>
        <w:pStyle w:val="ListParagraph"/>
        <w:numPr>
          <w:ilvl w:val="1"/>
          <w:numId w:val="118"/>
        </w:numPr>
        <w:spacing w:before="0" w:after="0"/>
        <w:rPr>
          <w:rFonts w:cs="Calibri"/>
          <w:sz w:val="22"/>
          <w:szCs w:val="22"/>
          <w:lang w:bidi="ar-SA"/>
        </w:rPr>
      </w:pPr>
      <w:r>
        <w:rPr>
          <w:rFonts w:cs="Calibri"/>
          <w:sz w:val="22"/>
          <w:szCs w:val="22"/>
          <w:lang w:bidi="ar-SA"/>
        </w:rPr>
        <w:t>Divs = load ‘NYSE_DIVIDEN</w:t>
      </w:r>
      <w:r w:rsidR="00292EBA">
        <w:rPr>
          <w:rFonts w:cs="Calibri"/>
          <w:sz w:val="22"/>
          <w:szCs w:val="22"/>
          <w:lang w:bidi="ar-SA"/>
        </w:rPr>
        <w:t>DS</w:t>
      </w:r>
      <w:r>
        <w:rPr>
          <w:rFonts w:cs="Calibri"/>
          <w:sz w:val="22"/>
          <w:szCs w:val="22"/>
          <w:lang w:bidi="ar-SA"/>
        </w:rPr>
        <w:t>’</w:t>
      </w:r>
      <w:r w:rsidR="00292EBA">
        <w:rPr>
          <w:rFonts w:cs="Calibri"/>
          <w:sz w:val="22"/>
          <w:szCs w:val="22"/>
          <w:lang w:bidi="ar-SA"/>
        </w:rPr>
        <w:t xml:space="preserve"> as (exchange, symbol, date, dividends);</w:t>
      </w:r>
    </w:p>
    <w:p w:rsidR="00292EBA" w:rsidRDefault="00292EBA" w:rsidP="007C4516">
      <w:pPr>
        <w:pStyle w:val="ListParagraph"/>
        <w:numPr>
          <w:ilvl w:val="1"/>
          <w:numId w:val="118"/>
        </w:numPr>
        <w:spacing w:before="0" w:after="0"/>
        <w:rPr>
          <w:rFonts w:cs="Calibri"/>
          <w:sz w:val="22"/>
          <w:szCs w:val="22"/>
          <w:lang w:bidi="ar-SA"/>
        </w:rPr>
      </w:pPr>
      <w:r>
        <w:rPr>
          <w:rFonts w:cs="Calibri"/>
          <w:sz w:val="22"/>
          <w:szCs w:val="22"/>
          <w:lang w:bidi="ar-SA"/>
        </w:rPr>
        <w:t>Upped = foreach Divs generate UPPER(symbol) as symbol, dividends;</w:t>
      </w:r>
    </w:p>
    <w:p w:rsidR="00292EBA" w:rsidRDefault="00292EBA" w:rsidP="007C4516">
      <w:pPr>
        <w:pStyle w:val="ListParagraph"/>
        <w:numPr>
          <w:ilvl w:val="1"/>
          <w:numId w:val="118"/>
        </w:numPr>
        <w:spacing w:before="0" w:after="0"/>
        <w:rPr>
          <w:rFonts w:cs="Calibri"/>
          <w:sz w:val="22"/>
          <w:szCs w:val="22"/>
          <w:lang w:bidi="ar-SA"/>
        </w:rPr>
      </w:pPr>
      <w:r>
        <w:rPr>
          <w:rFonts w:cs="Calibri"/>
          <w:sz w:val="22"/>
          <w:szCs w:val="22"/>
          <w:lang w:bidi="ar-SA"/>
        </w:rPr>
        <w:t>Grpd = group Upped by symbol; --output a bag upped for each value of symbol</w:t>
      </w:r>
    </w:p>
    <w:p w:rsidR="00292EBA" w:rsidRDefault="00292EBA" w:rsidP="007C4516">
      <w:pPr>
        <w:pStyle w:val="ListParagraph"/>
        <w:numPr>
          <w:ilvl w:val="1"/>
          <w:numId w:val="118"/>
        </w:numPr>
        <w:spacing w:before="0" w:after="0"/>
        <w:rPr>
          <w:rFonts w:cs="Calibri"/>
          <w:sz w:val="22"/>
          <w:szCs w:val="22"/>
          <w:lang w:bidi="ar-SA"/>
        </w:rPr>
      </w:pPr>
      <w:r>
        <w:rPr>
          <w:rFonts w:cs="Calibri"/>
          <w:sz w:val="22"/>
          <w:szCs w:val="22"/>
          <w:lang w:bidi="ar-SA"/>
        </w:rPr>
        <w:t>–take a bag of integers, produce one result for each group</w:t>
      </w:r>
    </w:p>
    <w:p w:rsidR="00292EBA" w:rsidRDefault="00292EBA" w:rsidP="007C4516">
      <w:pPr>
        <w:pStyle w:val="ListParagraph"/>
        <w:numPr>
          <w:ilvl w:val="1"/>
          <w:numId w:val="118"/>
        </w:numPr>
        <w:spacing w:before="0" w:after="0"/>
        <w:rPr>
          <w:rFonts w:cs="Calibri"/>
          <w:sz w:val="22"/>
          <w:szCs w:val="22"/>
          <w:lang w:bidi="ar-SA"/>
        </w:rPr>
      </w:pPr>
      <w:r>
        <w:rPr>
          <w:rFonts w:cs="Calibri"/>
          <w:sz w:val="22"/>
          <w:szCs w:val="22"/>
          <w:lang w:bidi="ar-SA"/>
        </w:rPr>
        <w:t>Sums = foreach Grpd generate group, SUM(Upped.diviends);</w:t>
      </w:r>
    </w:p>
    <w:p w:rsidR="00292EBA" w:rsidRDefault="00292EBA" w:rsidP="00292EBA">
      <w:pPr>
        <w:spacing w:before="0" w:after="0"/>
        <w:ind w:left="720"/>
        <w:rPr>
          <w:rFonts w:cs="Calibri"/>
          <w:sz w:val="22"/>
          <w:szCs w:val="22"/>
          <w:lang w:bidi="ar-SA"/>
        </w:rPr>
      </w:pPr>
      <w:r>
        <w:rPr>
          <w:rFonts w:cs="Calibri"/>
          <w:sz w:val="22"/>
          <w:szCs w:val="22"/>
          <w:lang w:bidi="ar-SA"/>
        </w:rPr>
        <w:t>In addition, eval funcs can take ‘*’ as an argument, which passes the entire record to the function. They can also be invoked with no arguments at all.</w:t>
      </w:r>
    </w:p>
    <w:p w:rsidR="00292EBA" w:rsidRDefault="00292EBA" w:rsidP="00292EBA">
      <w:pPr>
        <w:spacing w:before="0" w:after="0"/>
        <w:ind w:left="720"/>
        <w:rPr>
          <w:rFonts w:cs="Calibri"/>
          <w:sz w:val="22"/>
          <w:szCs w:val="22"/>
          <w:lang w:bidi="ar-SA"/>
        </w:rPr>
      </w:pPr>
    </w:p>
    <w:p w:rsidR="00292EBA" w:rsidRDefault="00F1079A" w:rsidP="00F1079A">
      <w:pPr>
        <w:pStyle w:val="ListParagraph"/>
        <w:numPr>
          <w:ilvl w:val="0"/>
          <w:numId w:val="118"/>
        </w:numPr>
        <w:spacing w:before="0" w:after="0"/>
        <w:rPr>
          <w:rFonts w:cs="Calibri"/>
          <w:sz w:val="22"/>
          <w:szCs w:val="22"/>
          <w:lang w:bidi="ar-SA"/>
        </w:rPr>
      </w:pPr>
      <w:r>
        <w:rPr>
          <w:rFonts w:cs="Calibri"/>
          <w:sz w:val="22"/>
          <w:szCs w:val="22"/>
          <w:lang w:bidi="ar-SA"/>
        </w:rPr>
        <w:t xml:space="preserve">Naming Fields in foreach:- The result of each ‘foreach’ statement is a new tuple, usually with different schema that the tuple that was in input to foreach.Pig can infer the data types of the fields in this schema from the foreach statement, but it cann’t always </w:t>
      </w:r>
      <w:r w:rsidR="00ED2FDC">
        <w:rPr>
          <w:rFonts w:cs="Calibri"/>
          <w:sz w:val="22"/>
          <w:szCs w:val="22"/>
          <w:lang w:bidi="ar-SA"/>
        </w:rPr>
        <w:t>infer the names of those fields. For fields that are simple projections with no other operators applied. Pig keeps the same name as before</w:t>
      </w:r>
    </w:p>
    <w:p w:rsidR="00ED2FDC" w:rsidRDefault="00ED2FDC" w:rsidP="00ED2FDC">
      <w:pPr>
        <w:pStyle w:val="ListParagraph"/>
        <w:numPr>
          <w:ilvl w:val="1"/>
          <w:numId w:val="118"/>
        </w:numPr>
        <w:spacing w:before="0" w:after="0"/>
        <w:rPr>
          <w:rFonts w:cs="Calibri"/>
          <w:sz w:val="22"/>
          <w:szCs w:val="22"/>
          <w:lang w:bidi="ar-SA"/>
        </w:rPr>
      </w:pPr>
      <w:r>
        <w:rPr>
          <w:rFonts w:cs="Calibri"/>
          <w:sz w:val="22"/>
          <w:szCs w:val="22"/>
          <w:lang w:bidi="ar-SA"/>
        </w:rPr>
        <w:t>Divs = load ‘NYSE_DIVIDENDS’ as (exchange:chararray, symbol:chararray, date:chararray, dividends:float);</w:t>
      </w:r>
    </w:p>
    <w:p w:rsidR="00ED2FDC" w:rsidRDefault="00ED2FDC" w:rsidP="00ED2FDC">
      <w:pPr>
        <w:pStyle w:val="ListParagraph"/>
        <w:numPr>
          <w:ilvl w:val="1"/>
          <w:numId w:val="118"/>
        </w:numPr>
        <w:spacing w:before="0" w:after="0"/>
        <w:rPr>
          <w:rFonts w:cs="Calibri"/>
          <w:sz w:val="22"/>
          <w:szCs w:val="22"/>
          <w:lang w:bidi="ar-SA"/>
        </w:rPr>
      </w:pPr>
      <w:r>
        <w:rPr>
          <w:rFonts w:cs="Calibri"/>
          <w:sz w:val="22"/>
          <w:szCs w:val="22"/>
          <w:lang w:bidi="ar-SA"/>
        </w:rPr>
        <w:t>Sym = foreach Divs generate symbol;</w:t>
      </w:r>
    </w:p>
    <w:p w:rsidR="00ED2FDC" w:rsidRDefault="0097349C" w:rsidP="00ED2FDC">
      <w:pPr>
        <w:pStyle w:val="ListParagraph"/>
        <w:numPr>
          <w:ilvl w:val="1"/>
          <w:numId w:val="118"/>
        </w:numPr>
        <w:spacing w:before="0" w:after="0"/>
        <w:rPr>
          <w:rFonts w:cs="Calibri"/>
          <w:sz w:val="22"/>
          <w:szCs w:val="22"/>
          <w:lang w:bidi="ar-SA"/>
        </w:rPr>
      </w:pPr>
      <w:r>
        <w:rPr>
          <w:rFonts w:cs="Calibri"/>
          <w:sz w:val="22"/>
          <w:szCs w:val="22"/>
          <w:lang w:bidi="ar-SA"/>
        </w:rPr>
        <w:t>d</w:t>
      </w:r>
      <w:r w:rsidR="00ED2FDC">
        <w:rPr>
          <w:rFonts w:cs="Calibri"/>
          <w:sz w:val="22"/>
          <w:szCs w:val="22"/>
          <w:lang w:bidi="ar-SA"/>
        </w:rPr>
        <w:t>escribe sym;</w:t>
      </w:r>
    </w:p>
    <w:p w:rsidR="00ED2FDC" w:rsidRDefault="00ED2FDC" w:rsidP="00ED2FDC">
      <w:pPr>
        <w:pStyle w:val="ListParagraph"/>
        <w:spacing w:before="0" w:after="0"/>
        <w:ind w:left="1440"/>
        <w:rPr>
          <w:rFonts w:cs="Calibri"/>
          <w:sz w:val="22"/>
          <w:szCs w:val="22"/>
          <w:lang w:bidi="ar-SA"/>
        </w:rPr>
      </w:pPr>
      <w:r>
        <w:rPr>
          <w:rFonts w:cs="Calibri"/>
          <w:sz w:val="22"/>
          <w:szCs w:val="22"/>
          <w:lang w:bidi="ar-SA"/>
        </w:rPr>
        <w:t>Sym:{symbol:chararray}</w:t>
      </w:r>
    </w:p>
    <w:p w:rsidR="00ED2FDC" w:rsidRDefault="00ED2FDC" w:rsidP="00ED2FDC">
      <w:pPr>
        <w:pStyle w:val="ListParagraph"/>
        <w:spacing w:before="0" w:after="0"/>
        <w:rPr>
          <w:rFonts w:cs="Calibri"/>
          <w:sz w:val="22"/>
          <w:szCs w:val="22"/>
          <w:lang w:bidi="ar-SA"/>
        </w:rPr>
      </w:pPr>
      <w:r>
        <w:rPr>
          <w:rFonts w:cs="Calibri"/>
          <w:sz w:val="22"/>
          <w:szCs w:val="22"/>
          <w:lang w:bidi="ar-SA"/>
        </w:rPr>
        <w:t>Once any expression beyond simple projection is applied, pig doesn’t assign a name to the field. If you do not explicitly assign a name, the field will be nameless and will be addressable only via a positional parameter, for example ,$0. You can assign a name with the ‘as’ clause:</w:t>
      </w:r>
    </w:p>
    <w:p w:rsidR="00ED2FDC" w:rsidRPr="00ED2FDC" w:rsidRDefault="00ED2FDC" w:rsidP="00ED2FDC">
      <w:pPr>
        <w:pStyle w:val="ListParagraph"/>
        <w:spacing w:before="0" w:after="0"/>
        <w:rPr>
          <w:rFonts w:cs="Calibri"/>
          <w:sz w:val="22"/>
          <w:szCs w:val="22"/>
          <w:lang w:bidi="ar-SA"/>
        </w:rPr>
      </w:pPr>
    </w:p>
    <w:p w:rsidR="00ED2FDC" w:rsidRDefault="00ED2FDC" w:rsidP="00ED2FDC">
      <w:pPr>
        <w:pStyle w:val="ListParagraph"/>
        <w:numPr>
          <w:ilvl w:val="0"/>
          <w:numId w:val="122"/>
        </w:numPr>
        <w:spacing w:before="0" w:after="0"/>
        <w:rPr>
          <w:rFonts w:cs="Calibri"/>
          <w:sz w:val="22"/>
          <w:szCs w:val="22"/>
          <w:lang w:bidi="ar-SA"/>
        </w:rPr>
      </w:pPr>
      <w:r>
        <w:rPr>
          <w:rFonts w:cs="Calibri"/>
          <w:sz w:val="22"/>
          <w:szCs w:val="22"/>
          <w:lang w:bidi="ar-SA"/>
        </w:rPr>
        <w:t>Divs = load ‘NYSE_DIVIDENDS’ as (exchange:chararray, symbol:chararray, date:chararray, dividends:float);</w:t>
      </w:r>
    </w:p>
    <w:p w:rsidR="00ED2FDC" w:rsidRDefault="00ED2FDC" w:rsidP="00ED2FDC">
      <w:pPr>
        <w:pStyle w:val="ListParagraph"/>
        <w:numPr>
          <w:ilvl w:val="0"/>
          <w:numId w:val="122"/>
        </w:numPr>
        <w:spacing w:before="0" w:after="0"/>
        <w:rPr>
          <w:rFonts w:cs="Calibri"/>
          <w:sz w:val="22"/>
          <w:szCs w:val="22"/>
          <w:lang w:bidi="ar-SA"/>
        </w:rPr>
      </w:pPr>
      <w:r>
        <w:rPr>
          <w:rFonts w:cs="Calibri"/>
          <w:sz w:val="22"/>
          <w:szCs w:val="22"/>
          <w:lang w:bidi="ar-SA"/>
        </w:rPr>
        <w:t>In_cents = foreach Divs generate dividends * 100.0 as dividend, dividends*100.0;</w:t>
      </w:r>
    </w:p>
    <w:p w:rsidR="00ED2FDC" w:rsidRDefault="00760ACE" w:rsidP="00ED2FDC">
      <w:pPr>
        <w:pStyle w:val="ListParagraph"/>
        <w:numPr>
          <w:ilvl w:val="0"/>
          <w:numId w:val="122"/>
        </w:numPr>
        <w:spacing w:before="0" w:after="0"/>
        <w:rPr>
          <w:rFonts w:cs="Calibri"/>
          <w:sz w:val="22"/>
          <w:szCs w:val="22"/>
          <w:lang w:bidi="ar-SA"/>
        </w:rPr>
      </w:pPr>
      <w:r>
        <w:rPr>
          <w:rFonts w:cs="Calibri"/>
          <w:sz w:val="22"/>
          <w:szCs w:val="22"/>
          <w:lang w:bidi="ar-SA"/>
        </w:rPr>
        <w:t>d</w:t>
      </w:r>
      <w:r w:rsidR="00ED2FDC">
        <w:rPr>
          <w:rFonts w:cs="Calibri"/>
          <w:sz w:val="22"/>
          <w:szCs w:val="22"/>
          <w:lang w:bidi="ar-SA"/>
        </w:rPr>
        <w:t xml:space="preserve">escribe </w:t>
      </w:r>
      <w:r w:rsidR="00EE66F1">
        <w:rPr>
          <w:rFonts w:cs="Calibri"/>
          <w:sz w:val="22"/>
          <w:szCs w:val="22"/>
          <w:lang w:bidi="ar-SA"/>
        </w:rPr>
        <w:t>in_cents;</w:t>
      </w:r>
    </w:p>
    <w:p w:rsidR="00EE66F1" w:rsidRDefault="00B01925" w:rsidP="00B01925">
      <w:pPr>
        <w:pStyle w:val="ListParagraph"/>
        <w:spacing w:before="0" w:after="0"/>
        <w:ind w:left="1440"/>
        <w:rPr>
          <w:rFonts w:cs="Calibri"/>
          <w:sz w:val="22"/>
          <w:szCs w:val="22"/>
          <w:lang w:bidi="ar-SA"/>
        </w:rPr>
      </w:pPr>
      <w:r>
        <w:rPr>
          <w:rFonts w:cs="Calibri"/>
          <w:sz w:val="22"/>
          <w:szCs w:val="22"/>
          <w:lang w:bidi="ar-SA"/>
        </w:rPr>
        <w:t>in_cents: {dividend:double, double</w:t>
      </w:r>
      <w:r w:rsidRPr="00B01925">
        <w:rPr>
          <w:rFonts w:cs="Calibri"/>
          <w:sz w:val="22"/>
          <w:szCs w:val="22"/>
          <w:lang w:bidi="ar-SA"/>
        </w:rPr>
        <w:t>}</w:t>
      </w:r>
    </w:p>
    <w:p w:rsidR="00B01925" w:rsidRDefault="00B01925" w:rsidP="00B01925">
      <w:pPr>
        <w:spacing w:before="0" w:after="0"/>
        <w:rPr>
          <w:rFonts w:cs="Calibri"/>
          <w:sz w:val="22"/>
          <w:szCs w:val="22"/>
          <w:lang w:bidi="ar-SA"/>
        </w:rPr>
      </w:pPr>
    </w:p>
    <w:p w:rsidR="00B01925" w:rsidRPr="00B01925" w:rsidRDefault="00B01925" w:rsidP="00B01925">
      <w:pPr>
        <w:spacing w:before="0" w:after="0"/>
        <w:rPr>
          <w:rFonts w:cs="Calibri"/>
          <w:sz w:val="22"/>
          <w:szCs w:val="22"/>
          <w:lang w:bidi="ar-SA"/>
        </w:rPr>
      </w:pPr>
      <w:r>
        <w:rPr>
          <w:rFonts w:cs="Calibri"/>
          <w:sz w:val="22"/>
          <w:szCs w:val="22"/>
          <w:lang w:bidi="ar-SA"/>
        </w:rPr>
        <w:tab/>
        <w:t>Note: Foreach ‘as’ is attached to each expression. , reason for this will become clear when we discuss flatten.</w:t>
      </w:r>
    </w:p>
    <w:p w:rsidR="004E47CA" w:rsidRDefault="004E47CA" w:rsidP="00C10F99">
      <w:pPr>
        <w:spacing w:before="0" w:after="0"/>
        <w:rPr>
          <w:rFonts w:cs="Calibri"/>
          <w:sz w:val="22"/>
          <w:szCs w:val="22"/>
          <w:lang w:bidi="ar-SA"/>
        </w:rPr>
      </w:pPr>
    </w:p>
    <w:p w:rsidR="00C10F99" w:rsidRDefault="00C10F99" w:rsidP="00C10F99">
      <w:pPr>
        <w:pStyle w:val="ListParagraph"/>
        <w:numPr>
          <w:ilvl w:val="0"/>
          <w:numId w:val="118"/>
        </w:numPr>
        <w:spacing w:before="0" w:after="0"/>
        <w:rPr>
          <w:rFonts w:cs="Calibri"/>
          <w:sz w:val="22"/>
          <w:szCs w:val="22"/>
          <w:lang w:bidi="ar-SA"/>
        </w:rPr>
      </w:pPr>
      <w:r>
        <w:rPr>
          <w:rFonts w:cs="Calibri"/>
          <w:sz w:val="22"/>
          <w:szCs w:val="22"/>
          <w:lang w:bidi="ar-SA"/>
        </w:rPr>
        <w:t>Filter:</w:t>
      </w:r>
      <w:r w:rsidR="009E56A8">
        <w:rPr>
          <w:rFonts w:cs="Calibri"/>
          <w:sz w:val="22"/>
          <w:szCs w:val="22"/>
          <w:lang w:bidi="ar-SA"/>
        </w:rPr>
        <w:t xml:space="preserve"> Pig will short circuit Boolean operations when possible.</w:t>
      </w:r>
      <w:r w:rsidR="007D19F5">
        <w:rPr>
          <w:rFonts w:cs="Calibri"/>
          <w:sz w:val="22"/>
          <w:szCs w:val="22"/>
          <w:lang w:bidi="ar-SA"/>
        </w:rPr>
        <w:t xml:space="preserve"> If the first(left) predicate of an ‘and’ and ‘or’</w:t>
      </w:r>
      <w:r w:rsidR="00C82156">
        <w:rPr>
          <w:rFonts w:cs="Calibri"/>
          <w:sz w:val="22"/>
          <w:szCs w:val="22"/>
          <w:lang w:bidi="ar-SA"/>
        </w:rPr>
        <w:t>, and you can reverse the outcome of any predicate by using the Boolean not operator</w:t>
      </w:r>
      <w:r w:rsidR="00F3105C">
        <w:rPr>
          <w:rFonts w:cs="Calibri"/>
          <w:sz w:val="22"/>
          <w:szCs w:val="22"/>
          <w:lang w:bidi="ar-SA"/>
        </w:rPr>
        <w:t>. For Boolean operatos, nulls follow the SQL trinary logic. Thus x==null results in a value of null, not true (even when x is null also) or False</w:t>
      </w:r>
      <w:r w:rsidR="00FD406B">
        <w:rPr>
          <w:rFonts w:cs="Calibri"/>
          <w:sz w:val="22"/>
          <w:szCs w:val="22"/>
          <w:lang w:bidi="ar-SA"/>
        </w:rPr>
        <w:t>. Use the “is null” operator whenever value is ‘null’</w:t>
      </w:r>
      <w:r w:rsidR="00036AC7">
        <w:rPr>
          <w:rFonts w:cs="Calibri"/>
          <w:sz w:val="22"/>
          <w:szCs w:val="22"/>
          <w:lang w:bidi="ar-SA"/>
        </w:rPr>
        <w:t xml:space="preserve"> or ‘not null’</w:t>
      </w:r>
    </w:p>
    <w:p w:rsidR="001C55AF" w:rsidRDefault="001C55AF" w:rsidP="00CC4258">
      <w:pPr>
        <w:pStyle w:val="ListParagraph"/>
        <w:numPr>
          <w:ilvl w:val="1"/>
          <w:numId w:val="118"/>
        </w:numPr>
        <w:spacing w:before="0" w:after="0"/>
        <w:rPr>
          <w:rFonts w:cs="Calibri"/>
          <w:sz w:val="22"/>
          <w:szCs w:val="22"/>
          <w:lang w:bidi="ar-SA"/>
        </w:rPr>
      </w:pPr>
      <w:r>
        <w:rPr>
          <w:rFonts w:cs="Calibri"/>
          <w:sz w:val="22"/>
          <w:szCs w:val="22"/>
          <w:lang w:bidi="ar-SA"/>
        </w:rPr>
        <w:t>–filter _matches.pig</w:t>
      </w:r>
    </w:p>
    <w:p w:rsidR="00CC4258" w:rsidRDefault="00CC4258" w:rsidP="00CC4258">
      <w:pPr>
        <w:pStyle w:val="ListParagraph"/>
        <w:numPr>
          <w:ilvl w:val="1"/>
          <w:numId w:val="118"/>
        </w:numPr>
        <w:spacing w:before="0" w:after="0"/>
        <w:rPr>
          <w:rFonts w:cs="Calibri"/>
          <w:sz w:val="22"/>
          <w:szCs w:val="22"/>
          <w:lang w:bidi="ar-SA"/>
        </w:rPr>
      </w:pPr>
      <w:r>
        <w:rPr>
          <w:rFonts w:cs="Calibri"/>
          <w:sz w:val="22"/>
          <w:szCs w:val="22"/>
          <w:lang w:bidi="ar-SA"/>
        </w:rPr>
        <w:t>Divs = load ‘NYSE_DIVIDENDS’ as (exchange:chararray, symbol:chararray, date:chararray, dividends:float);</w:t>
      </w:r>
    </w:p>
    <w:p w:rsidR="00CC4258" w:rsidRDefault="00CC4258" w:rsidP="00CC4258">
      <w:pPr>
        <w:pStyle w:val="ListParagraph"/>
        <w:numPr>
          <w:ilvl w:val="1"/>
          <w:numId w:val="118"/>
        </w:numPr>
        <w:spacing w:before="0" w:after="0"/>
        <w:rPr>
          <w:rFonts w:cs="Calibri"/>
          <w:sz w:val="22"/>
          <w:szCs w:val="22"/>
          <w:lang w:bidi="ar-SA"/>
        </w:rPr>
      </w:pPr>
      <w:r>
        <w:rPr>
          <w:rFonts w:cs="Calibri"/>
          <w:sz w:val="22"/>
          <w:szCs w:val="22"/>
          <w:lang w:bidi="ar-SA"/>
        </w:rPr>
        <w:t>StartWithcm = filter Divs by symb</w:t>
      </w:r>
      <w:r w:rsidR="001C55AF">
        <w:rPr>
          <w:rFonts w:cs="Calibri"/>
          <w:sz w:val="22"/>
          <w:szCs w:val="22"/>
          <w:lang w:bidi="ar-SA"/>
        </w:rPr>
        <w:t>ol matches ‘CM.*’;</w:t>
      </w:r>
    </w:p>
    <w:p w:rsidR="008E132D" w:rsidRDefault="008E132D" w:rsidP="00CC4258">
      <w:pPr>
        <w:pStyle w:val="ListParagraph"/>
        <w:numPr>
          <w:ilvl w:val="1"/>
          <w:numId w:val="118"/>
        </w:numPr>
        <w:spacing w:before="0" w:after="0"/>
        <w:rPr>
          <w:rFonts w:cs="Calibri"/>
          <w:sz w:val="22"/>
          <w:szCs w:val="22"/>
          <w:lang w:bidi="ar-SA"/>
        </w:rPr>
      </w:pPr>
      <w:r>
        <w:rPr>
          <w:rFonts w:cs="Calibri"/>
          <w:sz w:val="22"/>
          <w:szCs w:val="22"/>
          <w:lang w:bidi="ar-SA"/>
        </w:rPr>
        <w:t>–filter_not_matches.pig</w:t>
      </w:r>
    </w:p>
    <w:p w:rsidR="00E4780D" w:rsidRDefault="00E4780D" w:rsidP="00E4780D">
      <w:pPr>
        <w:pStyle w:val="ListParagraph"/>
        <w:numPr>
          <w:ilvl w:val="1"/>
          <w:numId w:val="118"/>
        </w:numPr>
        <w:spacing w:before="0" w:after="0"/>
        <w:rPr>
          <w:rFonts w:cs="Calibri"/>
          <w:sz w:val="22"/>
          <w:szCs w:val="22"/>
          <w:lang w:bidi="ar-SA"/>
        </w:rPr>
      </w:pPr>
      <w:r>
        <w:rPr>
          <w:rFonts w:cs="Calibri"/>
          <w:sz w:val="22"/>
          <w:szCs w:val="22"/>
          <w:lang w:bidi="ar-SA"/>
        </w:rPr>
        <w:t>Divs = load ‘NYSE_DIVIDENDS’ as (exchange:chararray, symbol:chararray, date:chararray, dividends:float);</w:t>
      </w:r>
    </w:p>
    <w:p w:rsidR="00E4780D" w:rsidRDefault="00E4780D" w:rsidP="00E4780D">
      <w:pPr>
        <w:pStyle w:val="ListParagraph"/>
        <w:numPr>
          <w:ilvl w:val="1"/>
          <w:numId w:val="118"/>
        </w:numPr>
        <w:spacing w:before="0" w:after="0"/>
        <w:rPr>
          <w:rFonts w:cs="Calibri"/>
          <w:sz w:val="22"/>
          <w:szCs w:val="22"/>
          <w:lang w:bidi="ar-SA"/>
        </w:rPr>
      </w:pPr>
      <w:r>
        <w:rPr>
          <w:rFonts w:cs="Calibri"/>
          <w:sz w:val="22"/>
          <w:szCs w:val="22"/>
          <w:lang w:bidi="ar-SA"/>
        </w:rPr>
        <w:t xml:space="preserve">notStartWithcm = filter Divs by </w:t>
      </w:r>
      <w:r w:rsidR="00237BA7">
        <w:rPr>
          <w:rFonts w:cs="Calibri"/>
          <w:sz w:val="22"/>
          <w:szCs w:val="22"/>
          <w:lang w:bidi="ar-SA"/>
        </w:rPr>
        <w:t xml:space="preserve">not </w:t>
      </w:r>
      <w:r>
        <w:rPr>
          <w:rFonts w:cs="Calibri"/>
          <w:sz w:val="22"/>
          <w:szCs w:val="22"/>
          <w:lang w:bidi="ar-SA"/>
        </w:rPr>
        <w:t>symbol matches ‘CM.*’;</w:t>
      </w:r>
    </w:p>
    <w:p w:rsidR="00B34929" w:rsidRDefault="00B34929" w:rsidP="00B34929">
      <w:pPr>
        <w:spacing w:before="0" w:after="0"/>
        <w:rPr>
          <w:rFonts w:cs="Calibri"/>
          <w:sz w:val="22"/>
          <w:szCs w:val="22"/>
          <w:lang w:bidi="ar-SA"/>
        </w:rPr>
      </w:pPr>
    </w:p>
    <w:p w:rsidR="00B34929" w:rsidRDefault="00B34929" w:rsidP="00B34929">
      <w:pPr>
        <w:pStyle w:val="ListParagraph"/>
        <w:numPr>
          <w:ilvl w:val="0"/>
          <w:numId w:val="118"/>
        </w:numPr>
        <w:spacing w:before="0" w:after="0"/>
        <w:rPr>
          <w:rFonts w:cs="Calibri"/>
          <w:sz w:val="22"/>
          <w:szCs w:val="22"/>
          <w:lang w:bidi="ar-SA"/>
        </w:rPr>
      </w:pPr>
      <w:r>
        <w:rPr>
          <w:rFonts w:cs="Calibri"/>
          <w:sz w:val="22"/>
          <w:szCs w:val="22"/>
          <w:lang w:bidi="ar-SA"/>
        </w:rPr>
        <w:t xml:space="preserve">Group:- Group statement collects together records with the same key. It is first operator we have looked at the shares its syntax with SQL, but it is important to understand that the grouping operator in Pig Latin is fundamentally different that the one in SQL. In Pig there is no direct connection between group and aggregate functions. Instead group does exactly what it says; collects all records with the same value for the provided key together into a bag. </w:t>
      </w:r>
      <w:r w:rsidR="00F743FC">
        <w:rPr>
          <w:rFonts w:cs="Calibri"/>
          <w:sz w:val="22"/>
          <w:szCs w:val="22"/>
          <w:lang w:bidi="ar-SA"/>
        </w:rPr>
        <w:t>You can pass this to an aggregate function if you want .</w:t>
      </w:r>
    </w:p>
    <w:p w:rsidR="005539ED" w:rsidRDefault="005539ED" w:rsidP="005539ED">
      <w:pPr>
        <w:pStyle w:val="ListParagraph"/>
        <w:numPr>
          <w:ilvl w:val="1"/>
          <w:numId w:val="118"/>
        </w:numPr>
        <w:spacing w:before="0" w:after="0"/>
        <w:rPr>
          <w:rFonts w:cs="Calibri"/>
          <w:sz w:val="22"/>
          <w:szCs w:val="22"/>
          <w:lang w:bidi="ar-SA"/>
        </w:rPr>
      </w:pPr>
      <w:r>
        <w:rPr>
          <w:rFonts w:cs="Calibri"/>
          <w:sz w:val="22"/>
          <w:szCs w:val="22"/>
          <w:lang w:bidi="ar-SA"/>
        </w:rPr>
        <w:t>–count.pig</w:t>
      </w:r>
    </w:p>
    <w:p w:rsidR="005539ED" w:rsidRDefault="005539ED" w:rsidP="005539ED">
      <w:pPr>
        <w:pStyle w:val="ListParagraph"/>
        <w:numPr>
          <w:ilvl w:val="1"/>
          <w:numId w:val="118"/>
        </w:numPr>
        <w:spacing w:before="0" w:after="0"/>
        <w:rPr>
          <w:rFonts w:cs="Calibri"/>
          <w:sz w:val="22"/>
          <w:szCs w:val="22"/>
          <w:lang w:bidi="ar-SA"/>
        </w:rPr>
      </w:pPr>
      <w:r>
        <w:rPr>
          <w:rFonts w:cs="Calibri"/>
          <w:sz w:val="22"/>
          <w:szCs w:val="22"/>
          <w:lang w:bidi="ar-SA"/>
        </w:rPr>
        <w:t>Daily = load ‘NYSE_daily’ as (exchange, stock);</w:t>
      </w:r>
    </w:p>
    <w:p w:rsidR="005539ED" w:rsidRDefault="005539ED" w:rsidP="005539ED">
      <w:pPr>
        <w:pStyle w:val="ListParagraph"/>
        <w:numPr>
          <w:ilvl w:val="1"/>
          <w:numId w:val="118"/>
        </w:numPr>
        <w:spacing w:before="0" w:after="0"/>
        <w:rPr>
          <w:rFonts w:cs="Calibri"/>
          <w:sz w:val="22"/>
          <w:szCs w:val="22"/>
          <w:lang w:bidi="ar-SA"/>
        </w:rPr>
      </w:pPr>
      <w:r>
        <w:rPr>
          <w:rFonts w:cs="Calibri"/>
          <w:sz w:val="22"/>
          <w:szCs w:val="22"/>
          <w:lang w:bidi="ar-SA"/>
        </w:rPr>
        <w:t>Grpd = group Daily by stock;</w:t>
      </w:r>
    </w:p>
    <w:p w:rsidR="005539ED" w:rsidRPr="005539ED" w:rsidRDefault="005539ED" w:rsidP="005539ED">
      <w:pPr>
        <w:pStyle w:val="ListParagraph"/>
        <w:numPr>
          <w:ilvl w:val="1"/>
          <w:numId w:val="118"/>
        </w:numPr>
        <w:spacing w:before="0" w:after="0"/>
        <w:rPr>
          <w:rFonts w:cs="Calibri"/>
          <w:sz w:val="22"/>
          <w:szCs w:val="22"/>
          <w:lang w:bidi="ar-SA"/>
        </w:rPr>
      </w:pPr>
      <w:r>
        <w:rPr>
          <w:rFonts w:cs="Calibri"/>
          <w:sz w:val="22"/>
          <w:szCs w:val="22"/>
          <w:lang w:bidi="ar-SA"/>
        </w:rPr>
        <w:t>Cnt = foreach Grpd generate group, COUNT(daily);</w:t>
      </w:r>
    </w:p>
    <w:p w:rsidR="001C55AF" w:rsidRDefault="005539ED" w:rsidP="001C55AF">
      <w:pPr>
        <w:pStyle w:val="ListParagraph"/>
        <w:spacing w:before="0" w:after="0"/>
        <w:rPr>
          <w:rFonts w:cs="Calibri"/>
          <w:sz w:val="22"/>
          <w:szCs w:val="22"/>
          <w:lang w:bidi="ar-SA"/>
        </w:rPr>
      </w:pPr>
      <w:r>
        <w:rPr>
          <w:rFonts w:cs="Calibri"/>
          <w:sz w:val="22"/>
          <w:szCs w:val="22"/>
          <w:lang w:bidi="ar-SA"/>
        </w:rPr>
        <w:t>Above example groups records by the key ‘Stock’ and then counts them. Its just legitimate to group them and store them for processing at a later time.</w:t>
      </w:r>
    </w:p>
    <w:p w:rsidR="005539ED" w:rsidRDefault="005539ED" w:rsidP="005539ED">
      <w:pPr>
        <w:pStyle w:val="ListParagraph"/>
        <w:numPr>
          <w:ilvl w:val="0"/>
          <w:numId w:val="123"/>
        </w:numPr>
        <w:spacing w:before="0" w:after="0"/>
        <w:rPr>
          <w:rFonts w:cs="Calibri"/>
          <w:sz w:val="22"/>
          <w:szCs w:val="22"/>
          <w:lang w:bidi="ar-SA"/>
        </w:rPr>
      </w:pPr>
      <w:r>
        <w:rPr>
          <w:rFonts w:cs="Calibri"/>
          <w:sz w:val="22"/>
          <w:szCs w:val="22"/>
          <w:lang w:bidi="ar-SA"/>
        </w:rPr>
        <w:t>–group.pig</w:t>
      </w:r>
    </w:p>
    <w:p w:rsidR="005539ED" w:rsidRDefault="005539ED" w:rsidP="005539ED">
      <w:pPr>
        <w:pStyle w:val="ListParagraph"/>
        <w:numPr>
          <w:ilvl w:val="0"/>
          <w:numId w:val="123"/>
        </w:numPr>
        <w:spacing w:before="0" w:after="0"/>
        <w:rPr>
          <w:rFonts w:cs="Calibri"/>
          <w:sz w:val="22"/>
          <w:szCs w:val="22"/>
          <w:lang w:bidi="ar-SA"/>
        </w:rPr>
      </w:pPr>
      <w:r>
        <w:rPr>
          <w:rFonts w:cs="Calibri"/>
          <w:sz w:val="22"/>
          <w:szCs w:val="22"/>
          <w:lang w:bidi="ar-SA"/>
        </w:rPr>
        <w:t>Daily = load ‘NYSE_daily’ as (exchange, stock);</w:t>
      </w:r>
    </w:p>
    <w:p w:rsidR="005539ED" w:rsidRDefault="005539ED" w:rsidP="005539ED">
      <w:pPr>
        <w:pStyle w:val="ListParagraph"/>
        <w:numPr>
          <w:ilvl w:val="0"/>
          <w:numId w:val="123"/>
        </w:numPr>
        <w:spacing w:before="0" w:after="0"/>
        <w:rPr>
          <w:rFonts w:cs="Calibri"/>
          <w:sz w:val="22"/>
          <w:szCs w:val="22"/>
          <w:lang w:bidi="ar-SA"/>
        </w:rPr>
      </w:pPr>
      <w:r>
        <w:rPr>
          <w:rFonts w:cs="Calibri"/>
          <w:sz w:val="22"/>
          <w:szCs w:val="22"/>
          <w:lang w:bidi="ar-SA"/>
        </w:rPr>
        <w:t>Grpd = group Daily by stock;</w:t>
      </w:r>
    </w:p>
    <w:p w:rsidR="005539ED" w:rsidRDefault="005539ED" w:rsidP="005539ED">
      <w:pPr>
        <w:pStyle w:val="ListParagraph"/>
        <w:numPr>
          <w:ilvl w:val="0"/>
          <w:numId w:val="123"/>
        </w:numPr>
        <w:spacing w:before="0" w:after="0"/>
        <w:rPr>
          <w:rFonts w:cs="Calibri"/>
          <w:sz w:val="22"/>
          <w:szCs w:val="22"/>
          <w:lang w:bidi="ar-SA"/>
        </w:rPr>
      </w:pPr>
      <w:r>
        <w:rPr>
          <w:rFonts w:cs="Calibri"/>
          <w:sz w:val="22"/>
          <w:szCs w:val="22"/>
          <w:lang w:bidi="ar-SA"/>
        </w:rPr>
        <w:t>Store Grpd into ‘by_group’;</w:t>
      </w:r>
    </w:p>
    <w:p w:rsidR="005539ED" w:rsidRDefault="005539ED" w:rsidP="005539ED">
      <w:pPr>
        <w:spacing w:before="0" w:after="0"/>
        <w:ind w:left="709"/>
        <w:rPr>
          <w:rFonts w:cs="Calibri"/>
          <w:sz w:val="22"/>
          <w:szCs w:val="22"/>
          <w:lang w:bidi="ar-SA"/>
        </w:rPr>
      </w:pPr>
      <w:r>
        <w:rPr>
          <w:rFonts w:cs="Calibri"/>
          <w:sz w:val="22"/>
          <w:szCs w:val="22"/>
          <w:lang w:bidi="ar-SA"/>
        </w:rPr>
        <w:t>Record coming out of the ‘group by ‘ statement have two fields, the key and the bag of collected records.</w:t>
      </w:r>
      <w:r w:rsidR="003F2DE7">
        <w:rPr>
          <w:rFonts w:cs="Calibri"/>
          <w:sz w:val="22"/>
          <w:szCs w:val="22"/>
          <w:lang w:bidi="ar-SA"/>
        </w:rPr>
        <w:t xml:space="preserve"> Key field is named ‘group’. The bag is named for the alias that was grouped, so in the previous examples it will be named “Daily” and have the same schema as the relation ‘Daily’. If the relation Daily has no schema , the bag Daily will have no Schema. </w:t>
      </w:r>
      <w:r w:rsidR="003F2DE7">
        <w:rPr>
          <w:rFonts w:cs="Calibri"/>
          <w:sz w:val="22"/>
          <w:szCs w:val="22"/>
          <w:lang w:bidi="ar-SA"/>
        </w:rPr>
        <w:lastRenderedPageBreak/>
        <w:t>For each record in the group, the entire record (including the key) is in the bag. Changing the last line of the previous script from “store Grpd …” to describe grpd; will produce:</w:t>
      </w:r>
    </w:p>
    <w:p w:rsidR="003F2DE7" w:rsidRDefault="003F2DE7" w:rsidP="005539ED">
      <w:pPr>
        <w:spacing w:before="0" w:after="0"/>
        <w:ind w:left="709"/>
        <w:rPr>
          <w:rFonts w:cs="Calibri"/>
          <w:sz w:val="22"/>
          <w:szCs w:val="22"/>
          <w:lang w:bidi="ar-SA"/>
        </w:rPr>
      </w:pPr>
      <w:r>
        <w:rPr>
          <w:rFonts w:cs="Calibri"/>
          <w:sz w:val="22"/>
          <w:szCs w:val="22"/>
          <w:lang w:bidi="ar-SA"/>
        </w:rPr>
        <w:tab/>
        <w:t>Grpd:{group: bytearray, Daily:{exchange:bytearray, stock:bytearray}}</w:t>
      </w:r>
    </w:p>
    <w:p w:rsidR="003F2DE7" w:rsidRDefault="003F2DE7" w:rsidP="005539ED">
      <w:pPr>
        <w:spacing w:before="0" w:after="0"/>
        <w:ind w:left="709"/>
        <w:rPr>
          <w:rFonts w:cs="Calibri"/>
          <w:sz w:val="22"/>
          <w:szCs w:val="22"/>
          <w:lang w:bidi="ar-SA"/>
        </w:rPr>
      </w:pPr>
    </w:p>
    <w:p w:rsidR="003F2DE7" w:rsidRDefault="003F2DE7" w:rsidP="005539ED">
      <w:pPr>
        <w:spacing w:before="0" w:after="0"/>
        <w:ind w:left="709"/>
        <w:rPr>
          <w:rFonts w:cs="Calibri"/>
          <w:sz w:val="22"/>
          <w:szCs w:val="22"/>
          <w:lang w:bidi="ar-SA"/>
        </w:rPr>
      </w:pPr>
      <w:r>
        <w:rPr>
          <w:rFonts w:cs="Calibri"/>
          <w:sz w:val="22"/>
          <w:szCs w:val="22"/>
          <w:lang w:bidi="ar-SA"/>
        </w:rPr>
        <w:t>You can also group on multiple Keys, but the keys must be surrounded by parentheses. The resulting records still have two fields. In this case, the ‘group’   field is a tuple with a field for each key:</w:t>
      </w:r>
    </w:p>
    <w:p w:rsidR="003F2DE7" w:rsidRDefault="003F2DE7" w:rsidP="005539ED">
      <w:pPr>
        <w:spacing w:before="0" w:after="0"/>
        <w:ind w:left="709"/>
        <w:rPr>
          <w:rFonts w:cs="Calibri"/>
          <w:sz w:val="22"/>
          <w:szCs w:val="22"/>
          <w:lang w:bidi="ar-SA"/>
        </w:rPr>
      </w:pPr>
      <w:r>
        <w:rPr>
          <w:rFonts w:cs="Calibri"/>
          <w:sz w:val="22"/>
          <w:szCs w:val="22"/>
          <w:lang w:bidi="ar-SA"/>
        </w:rPr>
        <w:t>--twokey.pig</w:t>
      </w:r>
    </w:p>
    <w:p w:rsidR="003F2DE7" w:rsidRDefault="003F2DE7" w:rsidP="005539ED">
      <w:pPr>
        <w:spacing w:before="0" w:after="0"/>
        <w:ind w:left="709"/>
        <w:rPr>
          <w:rFonts w:cs="Calibri"/>
          <w:sz w:val="22"/>
          <w:szCs w:val="22"/>
          <w:lang w:bidi="ar-SA"/>
        </w:rPr>
      </w:pPr>
      <w:r>
        <w:rPr>
          <w:rFonts w:cs="Calibri"/>
          <w:sz w:val="22"/>
          <w:szCs w:val="22"/>
          <w:lang w:bidi="ar-SA"/>
        </w:rPr>
        <w:t>daily = load ‘NYSE_daily’ as (exchange, stock, date, dividends);</w:t>
      </w:r>
    </w:p>
    <w:p w:rsidR="003F2DE7" w:rsidRDefault="003F2DE7" w:rsidP="005539ED">
      <w:pPr>
        <w:spacing w:before="0" w:after="0"/>
        <w:ind w:left="709"/>
        <w:rPr>
          <w:rFonts w:cs="Calibri"/>
          <w:sz w:val="22"/>
          <w:szCs w:val="22"/>
          <w:lang w:bidi="ar-SA"/>
        </w:rPr>
      </w:pPr>
      <w:r>
        <w:rPr>
          <w:rFonts w:cs="Calibri"/>
          <w:sz w:val="22"/>
          <w:szCs w:val="22"/>
          <w:lang w:bidi="ar-SA"/>
        </w:rPr>
        <w:t>grpd = group daily by (exchange, stock);</w:t>
      </w:r>
    </w:p>
    <w:p w:rsidR="003F2DE7" w:rsidRDefault="003F2DE7" w:rsidP="005539ED">
      <w:pPr>
        <w:spacing w:before="0" w:after="0"/>
        <w:ind w:left="709"/>
        <w:rPr>
          <w:rFonts w:cs="Calibri"/>
          <w:sz w:val="22"/>
          <w:szCs w:val="22"/>
          <w:lang w:bidi="ar-SA"/>
        </w:rPr>
      </w:pPr>
      <w:r>
        <w:rPr>
          <w:rFonts w:cs="Calibri"/>
          <w:sz w:val="22"/>
          <w:szCs w:val="22"/>
          <w:lang w:bidi="ar-SA"/>
        </w:rPr>
        <w:t>avg = foreach grpd generate group</w:t>
      </w:r>
      <w:r w:rsidR="0058526B">
        <w:rPr>
          <w:rFonts w:cs="Calibri"/>
          <w:sz w:val="22"/>
          <w:szCs w:val="22"/>
          <w:lang w:bidi="ar-SA"/>
        </w:rPr>
        <w:t>, AVG(daily.dividends);</w:t>
      </w:r>
    </w:p>
    <w:p w:rsidR="0058526B" w:rsidRDefault="0058526B" w:rsidP="005539ED">
      <w:pPr>
        <w:spacing w:before="0" w:after="0"/>
        <w:ind w:left="709"/>
        <w:rPr>
          <w:rFonts w:cs="Calibri"/>
          <w:sz w:val="22"/>
          <w:szCs w:val="22"/>
          <w:lang w:bidi="ar-SA"/>
        </w:rPr>
      </w:pPr>
      <w:r>
        <w:rPr>
          <w:rFonts w:cs="Calibri"/>
          <w:sz w:val="22"/>
          <w:szCs w:val="22"/>
          <w:lang w:bidi="ar-SA"/>
        </w:rPr>
        <w:t>describe grpd;</w:t>
      </w:r>
    </w:p>
    <w:p w:rsidR="0058526B" w:rsidRDefault="0058526B" w:rsidP="0058526B">
      <w:pPr>
        <w:spacing w:before="0" w:after="0"/>
        <w:ind w:left="709"/>
        <w:rPr>
          <w:rFonts w:cs="Calibri"/>
          <w:sz w:val="22"/>
          <w:szCs w:val="22"/>
          <w:lang w:bidi="ar-SA"/>
        </w:rPr>
      </w:pPr>
      <w:r>
        <w:rPr>
          <w:rFonts w:cs="Calibri"/>
          <w:sz w:val="22"/>
          <w:szCs w:val="22"/>
          <w:lang w:bidi="ar-SA"/>
        </w:rPr>
        <w:t>grpd:{group: (exchange:bytearray,stock:bytearray),daily:{exchange:bytearray,stock:bytearray,date:bytearray,dividends:bytearray}}</w:t>
      </w:r>
    </w:p>
    <w:p w:rsidR="0058526B" w:rsidRDefault="0058526B" w:rsidP="0058526B">
      <w:pPr>
        <w:spacing w:before="0" w:after="0"/>
        <w:rPr>
          <w:rFonts w:cs="Calibri"/>
          <w:sz w:val="22"/>
          <w:szCs w:val="22"/>
          <w:lang w:bidi="ar-SA"/>
        </w:rPr>
      </w:pPr>
    </w:p>
    <w:p w:rsidR="0058526B" w:rsidRDefault="0058526B" w:rsidP="0058526B">
      <w:pPr>
        <w:spacing w:before="0" w:after="0"/>
        <w:rPr>
          <w:rFonts w:cs="Calibri"/>
          <w:sz w:val="22"/>
          <w:szCs w:val="22"/>
          <w:lang w:bidi="ar-SA"/>
        </w:rPr>
      </w:pPr>
      <w:r>
        <w:rPr>
          <w:rFonts w:cs="Calibri"/>
          <w:sz w:val="22"/>
          <w:szCs w:val="22"/>
          <w:lang w:bidi="ar-SA"/>
        </w:rPr>
        <w:t>You can also use ‘all’ to group together all of the records in your pipeline,</w:t>
      </w:r>
    </w:p>
    <w:p w:rsidR="0058526B" w:rsidRDefault="0058526B" w:rsidP="0058526B">
      <w:pPr>
        <w:spacing w:before="0" w:after="0"/>
        <w:rPr>
          <w:rFonts w:cs="Calibri"/>
          <w:sz w:val="22"/>
          <w:szCs w:val="22"/>
          <w:lang w:bidi="ar-SA"/>
        </w:rPr>
      </w:pPr>
      <w:r>
        <w:rPr>
          <w:rFonts w:cs="Calibri"/>
          <w:sz w:val="22"/>
          <w:szCs w:val="22"/>
          <w:lang w:bidi="ar-SA"/>
        </w:rPr>
        <w:t>--countall.pig</w:t>
      </w:r>
    </w:p>
    <w:p w:rsidR="0058526B" w:rsidRDefault="0058526B" w:rsidP="0058526B">
      <w:pPr>
        <w:spacing w:before="0" w:after="0"/>
        <w:rPr>
          <w:rFonts w:cs="Calibri"/>
          <w:sz w:val="22"/>
          <w:szCs w:val="22"/>
          <w:lang w:bidi="ar-SA"/>
        </w:rPr>
      </w:pPr>
      <w:r>
        <w:rPr>
          <w:rFonts w:cs="Calibri"/>
          <w:sz w:val="22"/>
          <w:szCs w:val="22"/>
          <w:lang w:bidi="ar-SA"/>
        </w:rPr>
        <w:tab/>
        <w:t>daily = load ‘NYSE_daily’ as (exchange, stock);</w:t>
      </w:r>
    </w:p>
    <w:p w:rsidR="0058526B" w:rsidRDefault="0058526B" w:rsidP="0058526B">
      <w:pPr>
        <w:spacing w:before="0" w:after="0"/>
        <w:rPr>
          <w:rFonts w:cs="Calibri"/>
          <w:sz w:val="22"/>
          <w:szCs w:val="22"/>
          <w:lang w:bidi="ar-SA"/>
        </w:rPr>
      </w:pPr>
      <w:r>
        <w:rPr>
          <w:rFonts w:cs="Calibri"/>
          <w:sz w:val="22"/>
          <w:szCs w:val="22"/>
          <w:lang w:bidi="ar-SA"/>
        </w:rPr>
        <w:tab/>
        <w:t>grpd = group daily all;</w:t>
      </w:r>
    </w:p>
    <w:p w:rsidR="0058526B" w:rsidRDefault="0058526B" w:rsidP="0058526B">
      <w:pPr>
        <w:spacing w:before="0" w:after="0"/>
        <w:rPr>
          <w:rFonts w:cs="Calibri"/>
          <w:sz w:val="22"/>
          <w:szCs w:val="22"/>
          <w:lang w:bidi="ar-SA"/>
        </w:rPr>
      </w:pPr>
      <w:r>
        <w:rPr>
          <w:rFonts w:cs="Calibri"/>
          <w:sz w:val="22"/>
          <w:szCs w:val="22"/>
          <w:lang w:bidi="ar-SA"/>
        </w:rPr>
        <w:tab/>
        <w:t>cnt = foreach grpd generate COUNT(daily);</w:t>
      </w:r>
    </w:p>
    <w:p w:rsidR="007D2193" w:rsidRDefault="0058526B" w:rsidP="0058526B">
      <w:pPr>
        <w:spacing w:before="0" w:after="0"/>
        <w:rPr>
          <w:rFonts w:cs="Calibri"/>
          <w:sz w:val="22"/>
          <w:szCs w:val="22"/>
          <w:lang w:bidi="ar-SA"/>
        </w:rPr>
      </w:pPr>
      <w:r>
        <w:rPr>
          <w:rFonts w:cs="Calibri"/>
          <w:sz w:val="22"/>
          <w:szCs w:val="22"/>
          <w:lang w:bidi="ar-SA"/>
        </w:rPr>
        <w:t>The record coming out of “group all” has the chararray literal “all” as a key.</w:t>
      </w:r>
      <w:r w:rsidR="0006085A">
        <w:rPr>
          <w:rFonts w:cs="Calibri"/>
          <w:sz w:val="22"/>
          <w:szCs w:val="22"/>
          <w:lang w:bidi="ar-SA"/>
        </w:rPr>
        <w:t xml:space="preserve"> Usually this doesn’t matter because you will pass the bag directly to an aggregate function such as COUNT.But if you plan to store the record or use it for another purpose, you might want to project out the artificial key first.</w:t>
      </w:r>
    </w:p>
    <w:p w:rsidR="0058526B" w:rsidRDefault="007D2193" w:rsidP="0058526B">
      <w:pPr>
        <w:spacing w:before="0" w:after="0"/>
        <w:rPr>
          <w:rFonts w:cs="Calibri"/>
          <w:sz w:val="22"/>
          <w:szCs w:val="22"/>
          <w:lang w:bidi="ar-SA"/>
        </w:rPr>
      </w:pPr>
      <w:r>
        <w:rPr>
          <w:rFonts w:cs="Calibri"/>
          <w:sz w:val="22"/>
          <w:szCs w:val="22"/>
          <w:lang w:bidi="ar-SA"/>
        </w:rPr>
        <w:t>“group” is the first operator we have looked at that usually will force a reduce phase.</w:t>
      </w:r>
      <w:r w:rsidR="00333DA2">
        <w:rPr>
          <w:rFonts w:cs="Calibri"/>
          <w:sz w:val="22"/>
          <w:szCs w:val="22"/>
          <w:lang w:bidi="ar-SA"/>
        </w:rPr>
        <w:t xml:space="preserve"> Grouping means collecting all records where the key has the same value. If the pipeline is in a map phase, thi will force it to pass through map, shuffle and reduce phases.</w:t>
      </w:r>
      <w:r w:rsidR="00A53D4F">
        <w:rPr>
          <w:rFonts w:cs="Calibri"/>
          <w:sz w:val="22"/>
          <w:szCs w:val="22"/>
          <w:lang w:bidi="ar-SA"/>
        </w:rPr>
        <w:t>Pig uses Combiner to remove some Skewness of data.</w:t>
      </w:r>
      <w:r w:rsidR="00AA39EA">
        <w:rPr>
          <w:rFonts w:cs="Calibri"/>
          <w:sz w:val="22"/>
          <w:szCs w:val="22"/>
          <w:lang w:bidi="ar-SA"/>
        </w:rPr>
        <w:t xml:space="preserve"> Unfortunately not all calculations can be done using the combiner.</w:t>
      </w:r>
    </w:p>
    <w:p w:rsidR="00AA39EA" w:rsidRDefault="00AA39EA" w:rsidP="0058526B">
      <w:pPr>
        <w:spacing w:before="0" w:after="0"/>
        <w:rPr>
          <w:rFonts w:cs="Calibri"/>
          <w:sz w:val="22"/>
          <w:szCs w:val="22"/>
          <w:lang w:bidi="ar-SA"/>
        </w:rPr>
      </w:pPr>
    </w:p>
    <w:p w:rsidR="00AA39EA" w:rsidRDefault="00AA39EA" w:rsidP="0058526B">
      <w:pPr>
        <w:spacing w:before="0" w:after="0"/>
        <w:rPr>
          <w:rFonts w:cs="Calibri"/>
          <w:sz w:val="22"/>
          <w:szCs w:val="22"/>
          <w:lang w:bidi="ar-SA"/>
        </w:rPr>
      </w:pPr>
      <w:r>
        <w:rPr>
          <w:rFonts w:cs="Calibri"/>
          <w:sz w:val="22"/>
          <w:szCs w:val="22"/>
          <w:lang w:bidi="ar-SA"/>
        </w:rPr>
        <w:t>Finally, group handles nulls in the same way that SQL handles them: by collecting all records with a null key into the same group. Note that this is in direct contradiction to the way expressions handle nulls and to the way join handles nulls.</w:t>
      </w:r>
    </w:p>
    <w:p w:rsidR="00C343CE" w:rsidRDefault="00C343CE" w:rsidP="0058526B">
      <w:pPr>
        <w:spacing w:before="0" w:after="0"/>
        <w:rPr>
          <w:rFonts w:cs="Calibri"/>
          <w:sz w:val="22"/>
          <w:szCs w:val="22"/>
          <w:lang w:bidi="ar-SA"/>
        </w:rPr>
      </w:pPr>
    </w:p>
    <w:p w:rsidR="00C343CE" w:rsidRDefault="00C343CE" w:rsidP="0058526B">
      <w:pPr>
        <w:spacing w:before="0" w:after="0"/>
        <w:rPr>
          <w:rFonts w:cs="Calibri"/>
          <w:sz w:val="22"/>
          <w:szCs w:val="22"/>
          <w:lang w:bidi="ar-SA"/>
        </w:rPr>
      </w:pPr>
      <w:r>
        <w:rPr>
          <w:rFonts w:cs="Calibri"/>
          <w:sz w:val="22"/>
          <w:szCs w:val="22"/>
          <w:lang w:bidi="ar-SA"/>
        </w:rPr>
        <w:t>Distinct:</w:t>
      </w:r>
    </w:p>
    <w:p w:rsidR="00C343CE" w:rsidRDefault="00C343CE" w:rsidP="0058526B">
      <w:pPr>
        <w:spacing w:before="0" w:after="0"/>
        <w:rPr>
          <w:rFonts w:cs="Calibri"/>
          <w:sz w:val="22"/>
          <w:szCs w:val="22"/>
          <w:lang w:bidi="ar-SA"/>
        </w:rPr>
      </w:pPr>
      <w:r>
        <w:rPr>
          <w:rFonts w:cs="Calibri"/>
          <w:sz w:val="22"/>
          <w:szCs w:val="22"/>
          <w:lang w:bidi="ar-SA"/>
        </w:rPr>
        <w:t>The “distinct” statement is very simple, it removes duplicate records. It works only on entire records not on individual fields</w:t>
      </w:r>
      <w:r w:rsidR="00B575C4">
        <w:rPr>
          <w:rFonts w:cs="Calibri"/>
          <w:sz w:val="22"/>
          <w:szCs w:val="22"/>
          <w:lang w:bidi="ar-SA"/>
        </w:rPr>
        <w:t>.</w:t>
      </w:r>
    </w:p>
    <w:p w:rsidR="00B575C4" w:rsidRDefault="00B575C4" w:rsidP="0058526B">
      <w:pPr>
        <w:spacing w:before="0" w:after="0"/>
        <w:rPr>
          <w:rFonts w:cs="Calibri"/>
          <w:sz w:val="22"/>
          <w:szCs w:val="22"/>
          <w:lang w:bidi="ar-SA"/>
        </w:rPr>
      </w:pPr>
    </w:p>
    <w:p w:rsidR="00B575C4" w:rsidRDefault="00B575C4" w:rsidP="0058526B">
      <w:pPr>
        <w:spacing w:before="0" w:after="0"/>
        <w:rPr>
          <w:rFonts w:cs="Calibri"/>
          <w:sz w:val="22"/>
          <w:szCs w:val="22"/>
          <w:lang w:bidi="ar-SA"/>
        </w:rPr>
      </w:pPr>
      <w:r>
        <w:rPr>
          <w:rFonts w:cs="Calibri"/>
          <w:sz w:val="22"/>
          <w:szCs w:val="22"/>
          <w:lang w:bidi="ar-SA"/>
        </w:rPr>
        <w:t>uniq = distinct df</w:t>
      </w:r>
    </w:p>
    <w:p w:rsidR="002F38D6" w:rsidRDefault="002F38D6" w:rsidP="0058526B">
      <w:pPr>
        <w:spacing w:before="0" w:after="0"/>
        <w:rPr>
          <w:rFonts w:cs="Calibri"/>
          <w:sz w:val="22"/>
          <w:szCs w:val="22"/>
          <w:lang w:bidi="ar-SA"/>
        </w:rPr>
      </w:pPr>
    </w:p>
    <w:p w:rsidR="002F38D6" w:rsidRDefault="002F38D6" w:rsidP="0058526B">
      <w:pPr>
        <w:spacing w:before="0" w:after="0"/>
        <w:rPr>
          <w:rFonts w:cs="Calibri"/>
          <w:sz w:val="22"/>
          <w:szCs w:val="22"/>
          <w:lang w:bidi="ar-SA"/>
        </w:rPr>
      </w:pPr>
      <w:r>
        <w:rPr>
          <w:rFonts w:cs="Calibri"/>
          <w:sz w:val="22"/>
          <w:szCs w:val="22"/>
          <w:lang w:bidi="ar-SA"/>
        </w:rPr>
        <w:t xml:space="preserve">Limit: sometimes you wanted to see only a limited number of results. Limit </w:t>
      </w:r>
      <w:r w:rsidR="00703FEA">
        <w:rPr>
          <w:rFonts w:cs="Calibri"/>
          <w:sz w:val="22"/>
          <w:szCs w:val="22"/>
          <w:lang w:bidi="ar-SA"/>
        </w:rPr>
        <w:t>allows you do this. Limit causes an additional reduce phase , since it needs to collect the records together to count how many it is returning. It does optimize this phase by limiting the output of each map and then applying the limit again in the reducer. In case where “limit” is combined with “order” the two are done together on the map and reduce.</w:t>
      </w:r>
      <w:r w:rsidR="00F87FB1">
        <w:rPr>
          <w:rFonts w:cs="Calibri"/>
          <w:sz w:val="22"/>
          <w:szCs w:val="22"/>
          <w:lang w:bidi="ar-SA"/>
        </w:rPr>
        <w:t xml:space="preserve"> That is, on the map side, the records are sorted by MapReduce and the limit </w:t>
      </w:r>
      <w:r w:rsidR="00F87FB1">
        <w:rPr>
          <w:rFonts w:cs="Calibri"/>
          <w:sz w:val="22"/>
          <w:szCs w:val="22"/>
          <w:lang w:bidi="ar-SA"/>
        </w:rPr>
        <w:lastRenderedPageBreak/>
        <w:t>applied in the combiner. They are sorted again by MapReduce as part of the shuffle, and pig applies the limit again in the reducer.</w:t>
      </w:r>
    </w:p>
    <w:p w:rsidR="00703FEA" w:rsidRDefault="00703FEA" w:rsidP="0058526B">
      <w:pPr>
        <w:spacing w:before="0" w:after="0"/>
        <w:rPr>
          <w:rFonts w:cs="Calibri"/>
          <w:sz w:val="22"/>
          <w:szCs w:val="22"/>
          <w:lang w:bidi="ar-SA"/>
        </w:rPr>
      </w:pPr>
    </w:p>
    <w:p w:rsidR="002F38D6" w:rsidRPr="005539ED" w:rsidRDefault="002F38D6" w:rsidP="0058526B">
      <w:pPr>
        <w:spacing w:before="0" w:after="0"/>
        <w:rPr>
          <w:rFonts w:cs="Calibri"/>
          <w:sz w:val="22"/>
          <w:szCs w:val="22"/>
          <w:lang w:bidi="ar-SA"/>
        </w:rPr>
      </w:pPr>
      <w:r>
        <w:rPr>
          <w:rFonts w:cs="Calibri"/>
          <w:sz w:val="22"/>
          <w:szCs w:val="22"/>
          <w:lang w:bidi="ar-SA"/>
        </w:rPr>
        <w:t>first10 = limit df 10;</w:t>
      </w:r>
    </w:p>
    <w:p w:rsidR="005539ED" w:rsidRDefault="005539ED" w:rsidP="001C55AF">
      <w:pPr>
        <w:pStyle w:val="ListParagraph"/>
        <w:spacing w:before="0" w:after="0"/>
        <w:rPr>
          <w:rFonts w:cs="Calibri"/>
          <w:sz w:val="22"/>
          <w:szCs w:val="22"/>
          <w:lang w:bidi="ar-SA"/>
        </w:rPr>
      </w:pPr>
    </w:p>
    <w:p w:rsidR="005539ED" w:rsidRPr="005539ED" w:rsidRDefault="005539ED" w:rsidP="005539ED">
      <w:pPr>
        <w:spacing w:before="0" w:after="0"/>
        <w:rPr>
          <w:rFonts w:cs="Calibri"/>
          <w:sz w:val="22"/>
          <w:szCs w:val="22"/>
          <w:lang w:bidi="ar-SA"/>
        </w:rPr>
      </w:pPr>
    </w:p>
    <w:p w:rsidR="004E47CA" w:rsidRPr="004E47CA" w:rsidRDefault="004E47CA" w:rsidP="004E47CA">
      <w:pPr>
        <w:spacing w:before="0" w:after="0"/>
        <w:ind w:left="709"/>
        <w:rPr>
          <w:rFonts w:cs="Calibri"/>
          <w:sz w:val="22"/>
          <w:szCs w:val="22"/>
          <w:lang w:bidi="ar-SA"/>
        </w:rPr>
      </w:pPr>
    </w:p>
    <w:p w:rsidR="002F72CC" w:rsidRPr="004E47CA" w:rsidRDefault="002F72CC" w:rsidP="004E47CA">
      <w:pPr>
        <w:spacing w:before="0" w:after="0"/>
        <w:rPr>
          <w:rFonts w:cs="Calibri"/>
          <w:sz w:val="22"/>
          <w:szCs w:val="22"/>
          <w:lang w:bidi="ar-SA"/>
        </w:rPr>
      </w:pPr>
    </w:p>
    <w:p w:rsidR="004E47CA" w:rsidRPr="002F72CC" w:rsidRDefault="004E47CA" w:rsidP="002F72CC">
      <w:pPr>
        <w:spacing w:before="0" w:after="0"/>
        <w:ind w:left="709"/>
        <w:rPr>
          <w:rFonts w:cs="Calibri"/>
          <w:sz w:val="22"/>
          <w:szCs w:val="22"/>
          <w:lang w:bidi="ar-SA"/>
        </w:rPr>
      </w:pPr>
      <w:r>
        <w:rPr>
          <w:rFonts w:cs="Calibri"/>
          <w:sz w:val="22"/>
          <w:szCs w:val="22"/>
          <w:lang w:bidi="ar-SA"/>
        </w:rPr>
        <w:tab/>
      </w:r>
    </w:p>
    <w:p w:rsidR="002F72CC" w:rsidRDefault="002F72CC" w:rsidP="002F72CC">
      <w:pPr>
        <w:spacing w:before="0" w:after="0"/>
        <w:ind w:left="709"/>
        <w:rPr>
          <w:rFonts w:cs="Calibri"/>
          <w:sz w:val="22"/>
          <w:szCs w:val="22"/>
          <w:lang w:bidi="ar-SA"/>
        </w:rPr>
      </w:pPr>
    </w:p>
    <w:p w:rsidR="002F72CC" w:rsidRPr="002F72CC" w:rsidRDefault="002F72CC" w:rsidP="002F72CC">
      <w:pPr>
        <w:spacing w:before="0" w:after="0"/>
        <w:rPr>
          <w:rFonts w:cs="Calibri"/>
          <w:sz w:val="22"/>
          <w:szCs w:val="22"/>
          <w:lang w:bidi="ar-SA"/>
        </w:rPr>
      </w:pPr>
      <w:r>
        <w:rPr>
          <w:rFonts w:cs="Calibri"/>
          <w:sz w:val="22"/>
          <w:szCs w:val="22"/>
          <w:lang w:bidi="ar-SA"/>
        </w:rPr>
        <w:tab/>
      </w:r>
    </w:p>
    <w:p w:rsidR="00340450" w:rsidRPr="00340450" w:rsidRDefault="00340450" w:rsidP="00340450">
      <w:pPr>
        <w:spacing w:before="0" w:after="0"/>
        <w:ind w:left="709"/>
        <w:rPr>
          <w:rFonts w:cs="Calibri"/>
          <w:sz w:val="22"/>
          <w:szCs w:val="22"/>
          <w:lang w:bidi="ar-SA"/>
        </w:rPr>
      </w:pPr>
    </w:p>
    <w:p w:rsidR="002F56BC" w:rsidRPr="00BF6E26" w:rsidRDefault="002F56BC" w:rsidP="002F56BC">
      <w:pPr>
        <w:pStyle w:val="ListParagraph"/>
        <w:spacing w:before="0" w:after="0"/>
        <w:ind w:left="1440"/>
        <w:rPr>
          <w:rFonts w:cs="Calibri"/>
          <w:sz w:val="22"/>
          <w:szCs w:val="22"/>
          <w:lang w:bidi="ar-SA"/>
        </w:rPr>
      </w:pPr>
    </w:p>
    <w:p w:rsidR="00E74FF4" w:rsidRPr="00E74FF4" w:rsidRDefault="00E74FF4" w:rsidP="00E74FF4">
      <w:pPr>
        <w:pStyle w:val="ListParagraph"/>
        <w:spacing w:before="0" w:after="0"/>
        <w:ind w:left="1440"/>
        <w:rPr>
          <w:rFonts w:cs="Calibri"/>
          <w:i/>
          <w:color w:val="00B0F0"/>
          <w:sz w:val="22"/>
          <w:szCs w:val="22"/>
          <w:lang w:bidi="ar-SA"/>
        </w:rPr>
      </w:pPr>
    </w:p>
    <w:p w:rsidR="009D14D5" w:rsidRPr="00A44B1B" w:rsidRDefault="009D14D5" w:rsidP="009D14D5">
      <w:pPr>
        <w:pStyle w:val="ListParagraph"/>
        <w:spacing w:before="0" w:after="0"/>
        <w:ind w:left="144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52266E" w:rsidRDefault="0052266E" w:rsidP="0052266E">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Default="00255F59" w:rsidP="00E92700">
      <w:pPr>
        <w:spacing w:before="0" w:after="0"/>
        <w:rPr>
          <w:rFonts w:cs="Calibri"/>
          <w:sz w:val="22"/>
          <w:szCs w:val="22"/>
          <w:lang w:bidi="ar-SA"/>
        </w:rPr>
      </w:pPr>
    </w:p>
    <w:p w:rsidR="00255F59" w:rsidRPr="00901439" w:rsidRDefault="00255F59" w:rsidP="00E92700">
      <w:pPr>
        <w:spacing w:before="0" w:after="0"/>
        <w:rPr>
          <w:rFonts w:cs="Calibri"/>
          <w:sz w:val="22"/>
          <w:szCs w:val="22"/>
          <w:lang w:bidi="ar-SA"/>
        </w:rPr>
      </w:pPr>
    </w:p>
    <w:p w:rsidR="0028337C" w:rsidRPr="00901439" w:rsidRDefault="0028337C" w:rsidP="00D459AB">
      <w:pPr>
        <w:spacing w:before="0" w:after="0"/>
      </w:pPr>
    </w:p>
    <w:p w:rsidR="00D932E9" w:rsidRPr="00901439" w:rsidRDefault="00D932E9" w:rsidP="00D459AB">
      <w:pPr>
        <w:spacing w:before="0" w:after="0"/>
      </w:pPr>
      <w:r w:rsidRPr="00901439">
        <w:t>#Register UDF</w:t>
      </w:r>
    </w:p>
    <w:p w:rsidR="00D932E9" w:rsidRPr="00901439" w:rsidRDefault="00D932E9" w:rsidP="00D932E9">
      <w:pPr>
        <w:spacing w:before="0" w:after="0"/>
      </w:pPr>
      <w:r w:rsidRPr="00901439">
        <w:t>&gt;REGISTER /home/hduser/pig/lib/pig-udf-0.5.jar;</w:t>
      </w:r>
    </w:p>
    <w:p w:rsidR="00D932E9" w:rsidRPr="00901439" w:rsidRDefault="00D932E9" w:rsidP="00D932E9">
      <w:pPr>
        <w:spacing w:before="0" w:after="0"/>
      </w:pPr>
      <w:r w:rsidRPr="00901439">
        <w:t>#Define</w:t>
      </w:r>
    </w:p>
    <w:p w:rsidR="00D932E9" w:rsidRPr="00901439" w:rsidRDefault="00D932E9" w:rsidP="00D932E9">
      <w:pPr>
        <w:spacing w:before="0" w:after="0"/>
      </w:pPr>
      <w:r w:rsidRPr="00901439">
        <w:t>&gt;DEFINE IntCheck com.ata.pig.IntCheck();</w:t>
      </w:r>
    </w:p>
    <w:p w:rsidR="00752B44" w:rsidRPr="00901439" w:rsidRDefault="00752B44" w:rsidP="00822D03">
      <w:pPr>
        <w:spacing w:before="0" w:after="0"/>
        <w:rPr>
          <w:rFonts w:cs="Calibri"/>
          <w:i/>
          <w:color w:val="0070C0"/>
          <w:sz w:val="22"/>
          <w:szCs w:val="22"/>
          <w:lang w:bidi="ar-SA"/>
        </w:rPr>
      </w:pPr>
    </w:p>
    <w:p w:rsidR="00822D03" w:rsidRPr="00901439" w:rsidRDefault="00822D03" w:rsidP="00822D03">
      <w:pPr>
        <w:spacing w:before="0" w:after="0"/>
        <w:rPr>
          <w:rFonts w:cs="Calibri"/>
          <w:i/>
          <w:color w:val="0070C0"/>
          <w:sz w:val="22"/>
          <w:szCs w:val="22"/>
          <w:lang w:bidi="ar-SA"/>
        </w:rPr>
      </w:pPr>
      <w:r w:rsidRPr="00901439">
        <w:rPr>
          <w:rFonts w:cs="Calibri"/>
          <w:i/>
          <w:color w:val="0070C0"/>
          <w:sz w:val="22"/>
          <w:szCs w:val="22"/>
          <w:lang w:bidi="ar-SA"/>
        </w:rPr>
        <w:tab/>
      </w:r>
    </w:p>
    <w:p w:rsidR="00822D03" w:rsidRPr="00901439" w:rsidRDefault="00822D03" w:rsidP="00822D03"/>
    <w:p w:rsidR="00822D03" w:rsidRPr="00901439" w:rsidRDefault="00822D03" w:rsidP="00822D03">
      <w:r w:rsidRPr="00901439">
        <w:tab/>
      </w:r>
    </w:p>
    <w:p w:rsidR="00F80EEF" w:rsidRPr="00901439" w:rsidRDefault="00F80EEF" w:rsidP="00F80EEF">
      <w:pPr>
        <w:spacing w:before="0" w:after="0"/>
        <w:ind w:firstLine="709"/>
        <w:rPr>
          <w:rFonts w:cs="Calibri"/>
          <w:i/>
          <w:color w:val="0070C0"/>
          <w:sz w:val="22"/>
          <w:szCs w:val="22"/>
          <w:lang w:bidi="ar-SA"/>
        </w:rPr>
      </w:pPr>
    </w:p>
    <w:p w:rsidR="00604F74" w:rsidRPr="00901439" w:rsidRDefault="000E09D2" w:rsidP="00604F74">
      <w:pPr>
        <w:pStyle w:val="Heading1"/>
        <w:rPr>
          <w:rFonts w:asciiTheme="minorHAnsi" w:hAnsiTheme="minorHAnsi" w:cstheme="minorHAnsi"/>
          <w:b w:val="0"/>
          <w:sz w:val="24"/>
          <w:szCs w:val="24"/>
        </w:rPr>
      </w:pPr>
      <w:bookmarkStart w:id="145" w:name="_Toc481554762"/>
      <w:r w:rsidRPr="00901439">
        <w:rPr>
          <w:rFonts w:asciiTheme="minorHAnsi" w:hAnsiTheme="minorHAnsi" w:cstheme="minorHAnsi"/>
          <w:b w:val="0"/>
          <w:sz w:val="24"/>
          <w:szCs w:val="24"/>
        </w:rPr>
        <w:lastRenderedPageBreak/>
        <w:t>SQOOP</w:t>
      </w:r>
      <w:bookmarkEnd w:id="145"/>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Apache Sqoop(TM) is a tool designed for efficiently transferring bulk data between Apache Hadoop and structured data stores such as relational databases and vice versa. This processing can be done with MapReduce programs or other higher-level tools such as Hive. (It’s even possible to use Sqoop to move data from a database into HBase.) When the final results of an analytic pipeline are available, Sqoop can export these results back to the data store for consumption by other clients.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Apache Sqoop is a tool designed for efficiently transferring bulk data between Apache Hadoop and structured datastores such as relational databases. Sqoop imports data from external structured datastores into HDFS or related systems like Hive and HBase.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Sqoop can also be used to export data from Hadoop and export it to external structured datastores such as relational databases and enterprise data warehouses.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Sqoop works with relational databases such as: Teradata, Netezza, Oracle, MySQL, Postgres, and HSQLDB. </w:t>
      </w:r>
    </w:p>
    <w:p w:rsidR="00FC3B03" w:rsidRPr="00901439" w:rsidRDefault="00FC3B03" w:rsidP="004F503E">
      <w:pPr>
        <w:autoSpaceDE w:val="0"/>
        <w:autoSpaceDN w:val="0"/>
        <w:adjustRightInd w:val="0"/>
        <w:spacing w:before="0" w:after="0" w:line="240" w:lineRule="auto"/>
        <w:rPr>
          <w:rFonts w:cs="Calibri"/>
          <w:sz w:val="22"/>
          <w:szCs w:val="22"/>
          <w:lang w:bidi="ar-SA"/>
        </w:rPr>
      </w:pPr>
    </w:p>
    <w:p w:rsidR="00FC3B03" w:rsidRDefault="00FC3B03"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SQOOP is an abbreviation for SQL on Hadoop.</w:t>
      </w:r>
    </w:p>
    <w:p w:rsidR="00255F59" w:rsidRDefault="00255F59" w:rsidP="004F503E">
      <w:pPr>
        <w:autoSpaceDE w:val="0"/>
        <w:autoSpaceDN w:val="0"/>
        <w:adjustRightInd w:val="0"/>
        <w:spacing w:before="0" w:after="0" w:line="240" w:lineRule="auto"/>
        <w:rPr>
          <w:rFonts w:cs="Calibri"/>
          <w:sz w:val="22"/>
          <w:szCs w:val="22"/>
          <w:lang w:bidi="ar-SA"/>
        </w:rPr>
      </w:pPr>
    </w:p>
    <w:p w:rsidR="00255F59" w:rsidRPr="0052266E"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spacing w:before="0" w:after="0"/>
        <w:rPr>
          <w:rFonts w:cs="Calibri"/>
          <w:sz w:val="22"/>
          <w:szCs w:val="22"/>
          <w:lang w:bidi="ar-SA"/>
        </w:rPr>
      </w:pPr>
    </w:p>
    <w:p w:rsidR="00255F59" w:rsidRDefault="00255F59" w:rsidP="00255F59">
      <w:pPr>
        <w:pStyle w:val="Heading3"/>
      </w:pPr>
      <w:bookmarkStart w:id="146" w:name="_Toc481554763"/>
      <w:r>
        <w:lastRenderedPageBreak/>
        <w:t>Pig Google Cloud Workouts</w:t>
      </w:r>
      <w:bookmarkEnd w:id="146"/>
    </w:p>
    <w:p w:rsidR="00255F59" w:rsidRDefault="00255F59" w:rsidP="00255F59">
      <w:pPr>
        <w:spacing w:before="0" w:after="0"/>
      </w:pPr>
    </w:p>
    <w:p w:rsidR="00255F59" w:rsidRPr="00714E57" w:rsidRDefault="00255F59" w:rsidP="00255F59">
      <w:pPr>
        <w:spacing w:before="0" w:after="0"/>
        <w:ind w:firstLine="709"/>
        <w:rPr>
          <w:rFonts w:cs="Calibri"/>
          <w:i/>
          <w:color w:val="0070C0"/>
          <w:sz w:val="22"/>
          <w:szCs w:val="22"/>
          <w:lang w:bidi="ar-SA"/>
        </w:rPr>
      </w:pPr>
      <w:r>
        <w:rPr>
          <w:rFonts w:cs="Calibri"/>
          <w:i/>
          <w:color w:val="0070C0"/>
          <w:sz w:val="22"/>
          <w:szCs w:val="22"/>
          <w:lang w:bidi="ar-SA"/>
        </w:rPr>
        <w:t>s</w:t>
      </w:r>
      <w:r w:rsidRPr="00714E57">
        <w:rPr>
          <w:rFonts w:cs="Calibri"/>
          <w:i/>
          <w:color w:val="0070C0"/>
          <w:sz w:val="22"/>
          <w:szCs w:val="22"/>
          <w:lang w:bidi="ar-SA"/>
        </w:rPr>
        <w:t>udo su –hdfs</w:t>
      </w:r>
    </w:p>
    <w:p w:rsidR="00255F59" w:rsidRPr="00714E57" w:rsidRDefault="00255F59" w:rsidP="00255F59">
      <w:pPr>
        <w:spacing w:before="0" w:after="0"/>
        <w:ind w:firstLine="709"/>
        <w:rPr>
          <w:rFonts w:cs="Calibri"/>
          <w:i/>
          <w:color w:val="0070C0"/>
          <w:sz w:val="22"/>
          <w:szCs w:val="22"/>
          <w:lang w:bidi="ar-SA"/>
        </w:rPr>
      </w:pPr>
      <w:r>
        <w:rPr>
          <w:rFonts w:cs="Calibri"/>
          <w:i/>
          <w:color w:val="0070C0"/>
          <w:sz w:val="22"/>
          <w:szCs w:val="22"/>
          <w:lang w:bidi="ar-SA"/>
        </w:rPr>
        <w:t>h</w:t>
      </w:r>
      <w:r w:rsidRPr="00714E57">
        <w:rPr>
          <w:rFonts w:cs="Calibri"/>
          <w:i/>
          <w:color w:val="0070C0"/>
          <w:sz w:val="22"/>
          <w:szCs w:val="22"/>
          <w:lang w:bidi="ar-SA"/>
        </w:rPr>
        <w:t>adoop fs –mkdir /user/hdfs</w:t>
      </w:r>
    </w:p>
    <w:p w:rsidR="00255F59" w:rsidRDefault="00255F59" w:rsidP="00255F59">
      <w:pPr>
        <w:spacing w:before="0" w:after="0"/>
      </w:pPr>
      <w:r>
        <w:t>/* move the file from local file system to hdfs</w:t>
      </w:r>
    </w:p>
    <w:p w:rsidR="00255F59" w:rsidRPr="00675070" w:rsidRDefault="00255F59" w:rsidP="00255F59">
      <w:pPr>
        <w:spacing w:before="0" w:after="0"/>
        <w:ind w:firstLine="709"/>
        <w:rPr>
          <w:rFonts w:cs="Calibri"/>
          <w:i/>
          <w:color w:val="0070C0"/>
          <w:sz w:val="22"/>
          <w:szCs w:val="22"/>
          <w:lang w:bidi="ar-SA"/>
        </w:rPr>
      </w:pPr>
      <w:r w:rsidRPr="00675070">
        <w:rPr>
          <w:rFonts w:cs="Calibri"/>
          <w:i/>
          <w:color w:val="0070C0"/>
          <w:sz w:val="22"/>
          <w:szCs w:val="22"/>
          <w:lang w:bidi="ar-SA"/>
        </w:rPr>
        <w:t>&gt;</w:t>
      </w:r>
      <w:r>
        <w:rPr>
          <w:rFonts w:cs="Calibri"/>
          <w:i/>
          <w:color w:val="0070C0"/>
          <w:sz w:val="22"/>
          <w:szCs w:val="22"/>
          <w:lang w:bidi="ar-SA"/>
        </w:rPr>
        <w:t>h</w:t>
      </w:r>
      <w:r w:rsidRPr="00675070">
        <w:rPr>
          <w:rFonts w:cs="Calibri"/>
          <w:i/>
          <w:color w:val="0070C0"/>
          <w:sz w:val="22"/>
          <w:szCs w:val="22"/>
          <w:lang w:bidi="ar-SA"/>
        </w:rPr>
        <w:t>adoop fs –put testing.txt /user/hdfs</w:t>
      </w:r>
    </w:p>
    <w:p w:rsidR="00255F59" w:rsidRDefault="00255F59" w:rsidP="00255F59">
      <w:pPr>
        <w:spacing w:before="0" w:after="0"/>
      </w:pPr>
      <w:r>
        <w:t>/* also move the file from Ambari UI</w:t>
      </w:r>
    </w:p>
    <w:p w:rsidR="00255F59" w:rsidRPr="00675070" w:rsidRDefault="00255F59" w:rsidP="00255F59">
      <w:pPr>
        <w:rPr>
          <w:b/>
        </w:rPr>
      </w:pPr>
      <w:r w:rsidRPr="00675070">
        <w:rPr>
          <w:b/>
        </w:rPr>
        <w:t>Setup retail_db Database</w:t>
      </w:r>
    </w:p>
    <w:p w:rsidR="00255F59" w:rsidRDefault="00255F59" w:rsidP="00255F59">
      <w:pPr>
        <w:pStyle w:val="ListParagraph"/>
        <w:numPr>
          <w:ilvl w:val="0"/>
          <w:numId w:val="103"/>
        </w:numPr>
      </w:pPr>
      <w:r>
        <w:t>Connect to putty with root/hadoop</w:t>
      </w:r>
    </w:p>
    <w:p w:rsidR="00255F59" w:rsidRDefault="00255F59" w:rsidP="00255F59">
      <w:pPr>
        <w:pStyle w:val="ListParagraph"/>
        <w:numPr>
          <w:ilvl w:val="0"/>
          <w:numId w:val="103"/>
        </w:numPr>
      </w:pPr>
      <w:r>
        <w:t>from the github download retail_db.sql</w:t>
      </w:r>
    </w:p>
    <w:p w:rsidR="00255F59" w:rsidRDefault="00255F59" w:rsidP="00255F59">
      <w:pPr>
        <w:pStyle w:val="ListParagraph"/>
        <w:numPr>
          <w:ilvl w:val="1"/>
          <w:numId w:val="103"/>
        </w:numPr>
      </w:pPr>
      <w:r>
        <w:t>move the file to /root/data/retail_db.sql</w:t>
      </w:r>
    </w:p>
    <w:p w:rsidR="00255F59" w:rsidRDefault="00255F59" w:rsidP="00255F59">
      <w:pPr>
        <w:pStyle w:val="ListParagraph"/>
        <w:numPr>
          <w:ilvl w:val="0"/>
          <w:numId w:val="103"/>
        </w:numPr>
        <w:spacing w:before="0" w:after="0"/>
      </w:pPr>
      <w:r>
        <w:t>Connect to mysql</w:t>
      </w:r>
    </w:p>
    <w:p w:rsidR="00255F59" w:rsidRPr="00675070" w:rsidRDefault="00255F59" w:rsidP="00255F59">
      <w:pPr>
        <w:spacing w:before="0" w:after="0"/>
        <w:ind w:left="720" w:firstLine="709"/>
        <w:rPr>
          <w:rFonts w:cs="Calibri"/>
          <w:i/>
          <w:color w:val="0070C0"/>
          <w:sz w:val="22"/>
          <w:szCs w:val="22"/>
          <w:lang w:bidi="ar-SA"/>
        </w:rPr>
      </w:pPr>
      <w:r w:rsidRPr="00675070">
        <w:rPr>
          <w:rFonts w:cs="Calibri"/>
          <w:i/>
          <w:color w:val="0070C0"/>
          <w:sz w:val="22"/>
          <w:szCs w:val="22"/>
          <w:lang w:bidi="ar-SA"/>
        </w:rPr>
        <w:t>mysql –u root</w:t>
      </w:r>
    </w:p>
    <w:p w:rsidR="00255F59" w:rsidRDefault="00255F59" w:rsidP="00255F59">
      <w:pPr>
        <w:pStyle w:val="ListParagraph"/>
        <w:numPr>
          <w:ilvl w:val="0"/>
          <w:numId w:val="103"/>
        </w:numPr>
        <w:spacing w:before="0" w:after="0"/>
      </w:pPr>
      <w:r>
        <w:t>show databases;</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create database retail_db;</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create user retail_dba identified by ‘hadoop’</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grant all on retail_db.* to retail_dba;</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flush privilages;</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show databases;</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mysql –u retail_dba –p</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use retail_db</w:t>
      </w:r>
    </w:p>
    <w:p w:rsidR="00255F59" w:rsidRPr="00675070"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source /root/data/retail_db.sql</w:t>
      </w:r>
    </w:p>
    <w:p w:rsidR="00255F59" w:rsidRDefault="00255F59" w:rsidP="00255F59">
      <w:pPr>
        <w:spacing w:before="0" w:after="0"/>
        <w:ind w:left="720" w:firstLine="709"/>
        <w:rPr>
          <w:rFonts w:cs="Calibri"/>
          <w:i/>
          <w:color w:val="0070C0"/>
          <w:sz w:val="22"/>
          <w:szCs w:val="22"/>
          <w:lang w:bidi="ar-SA"/>
        </w:rPr>
      </w:pPr>
      <w:r>
        <w:rPr>
          <w:rFonts w:cs="Calibri"/>
          <w:i/>
          <w:color w:val="0070C0"/>
          <w:sz w:val="22"/>
          <w:szCs w:val="22"/>
          <w:lang w:bidi="ar-SA"/>
        </w:rPr>
        <w:t>&gt;</w:t>
      </w:r>
      <w:r w:rsidRPr="00675070">
        <w:rPr>
          <w:rFonts w:cs="Calibri"/>
          <w:i/>
          <w:color w:val="0070C0"/>
          <w:sz w:val="22"/>
          <w:szCs w:val="22"/>
          <w:lang w:bidi="ar-SA"/>
        </w:rPr>
        <w:t>show tables;</w:t>
      </w:r>
    </w:p>
    <w:p w:rsidR="00255F59" w:rsidRPr="00675070" w:rsidRDefault="00255F59" w:rsidP="00255F59">
      <w:pPr>
        <w:spacing w:before="0" w:after="0"/>
        <w:ind w:left="720" w:firstLine="709"/>
        <w:rPr>
          <w:rFonts w:cs="Calibri"/>
          <w:i/>
          <w:color w:val="0070C0"/>
          <w:sz w:val="22"/>
          <w:szCs w:val="22"/>
          <w:lang w:bidi="ar-SA"/>
        </w:rPr>
      </w:pPr>
    </w:p>
    <w:p w:rsidR="00255F59" w:rsidRPr="00D048D7" w:rsidRDefault="00255F59" w:rsidP="00255F59">
      <w:pPr>
        <w:spacing w:before="0" w:after="0"/>
        <w:ind w:left="720" w:firstLine="709"/>
        <w:rPr>
          <w:rFonts w:cs="Calibri"/>
          <w:i/>
          <w:color w:val="0070C0"/>
          <w:sz w:val="22"/>
          <w:szCs w:val="22"/>
          <w:lang w:bidi="ar-SA"/>
        </w:rPr>
      </w:pPr>
      <w:r w:rsidRPr="00D048D7">
        <w:rPr>
          <w:rFonts w:cs="Calibri"/>
          <w:i/>
          <w:color w:val="0070C0"/>
          <w:sz w:val="22"/>
          <w:szCs w:val="22"/>
          <w:lang w:bidi="ar-SA"/>
        </w:rPr>
        <w:t>Create the new user space “root” under /user in Hadoop FS</w:t>
      </w:r>
    </w:p>
    <w:p w:rsidR="00255F59" w:rsidRPr="00D048D7" w:rsidRDefault="00255F59" w:rsidP="00255F59">
      <w:pPr>
        <w:spacing w:before="0" w:after="0"/>
        <w:ind w:left="720" w:firstLine="709"/>
        <w:rPr>
          <w:rFonts w:cs="Calibri"/>
          <w:i/>
          <w:color w:val="0070C0"/>
          <w:sz w:val="22"/>
          <w:szCs w:val="22"/>
          <w:lang w:bidi="ar-SA"/>
        </w:rPr>
      </w:pPr>
      <w:r w:rsidRPr="00D048D7">
        <w:rPr>
          <w:rFonts w:cs="Calibri"/>
          <w:i/>
          <w:color w:val="0070C0"/>
          <w:sz w:val="22"/>
          <w:szCs w:val="22"/>
          <w:lang w:bidi="ar-SA"/>
        </w:rPr>
        <w:t>&gt;sudo –u hdfs Hadoop fs –mkdir /user/root</w:t>
      </w:r>
    </w:p>
    <w:p w:rsidR="00255F59" w:rsidRDefault="00255F59" w:rsidP="00255F59">
      <w:pPr>
        <w:spacing w:before="0" w:after="0"/>
        <w:ind w:left="1069"/>
      </w:pPr>
      <w:r>
        <w:t>/* change the owner of root to root from hdfs</w:t>
      </w:r>
    </w:p>
    <w:p w:rsidR="00255F59" w:rsidRPr="00D048D7" w:rsidRDefault="00255F59" w:rsidP="00255F59">
      <w:pPr>
        <w:spacing w:before="0" w:after="0"/>
        <w:ind w:left="720" w:firstLine="709"/>
        <w:rPr>
          <w:rFonts w:cs="Calibri"/>
          <w:i/>
          <w:color w:val="0070C0"/>
          <w:sz w:val="22"/>
          <w:szCs w:val="22"/>
          <w:lang w:bidi="ar-SA"/>
        </w:rPr>
      </w:pPr>
      <w:r w:rsidRPr="00D048D7">
        <w:rPr>
          <w:rFonts w:cs="Calibri"/>
          <w:i/>
          <w:color w:val="0070C0"/>
          <w:sz w:val="22"/>
          <w:szCs w:val="22"/>
          <w:lang w:bidi="ar-SA"/>
        </w:rPr>
        <w:t>&gt;sudo –u hdfs Hadoop fs -chown root:hdfs /user/root</w:t>
      </w:r>
    </w:p>
    <w:p w:rsidR="00255F59" w:rsidRDefault="00255F59" w:rsidP="00255F59">
      <w:pPr>
        <w:spacing w:before="0" w:after="0"/>
        <w:ind w:left="1069"/>
      </w:pPr>
      <w:r>
        <w:t>/*Move the file*/</w:t>
      </w:r>
    </w:p>
    <w:p w:rsidR="00255F59" w:rsidRPr="00D048D7" w:rsidRDefault="00255F59" w:rsidP="00255F59">
      <w:pPr>
        <w:spacing w:before="0" w:after="0"/>
        <w:ind w:left="720" w:firstLine="709"/>
        <w:rPr>
          <w:rFonts w:cs="Calibri"/>
          <w:i/>
          <w:color w:val="0070C0"/>
          <w:sz w:val="22"/>
          <w:szCs w:val="22"/>
          <w:lang w:bidi="ar-SA"/>
        </w:rPr>
      </w:pPr>
      <w:r w:rsidRPr="00D048D7">
        <w:rPr>
          <w:rFonts w:cs="Calibri"/>
          <w:i/>
          <w:color w:val="0070C0"/>
          <w:sz w:val="22"/>
          <w:szCs w:val="22"/>
          <w:lang w:bidi="ar-SA"/>
        </w:rPr>
        <w:t>&gt;hadoop fs –copyFromLocal /root/test /user/root</w:t>
      </w:r>
    </w:p>
    <w:p w:rsidR="00255F59" w:rsidRDefault="00255F59" w:rsidP="00255F59">
      <w:pPr>
        <w:spacing w:before="0" w:after="0"/>
        <w:ind w:left="720" w:firstLine="709"/>
        <w:rPr>
          <w:rFonts w:cs="Calibri"/>
          <w:i/>
          <w:color w:val="0070C0"/>
          <w:sz w:val="22"/>
          <w:szCs w:val="22"/>
          <w:lang w:bidi="ar-SA"/>
        </w:rPr>
      </w:pPr>
      <w:r w:rsidRPr="00D048D7">
        <w:rPr>
          <w:rFonts w:cs="Calibri"/>
          <w:i/>
          <w:color w:val="0070C0"/>
          <w:sz w:val="22"/>
          <w:szCs w:val="22"/>
          <w:lang w:bidi="ar-SA"/>
        </w:rPr>
        <w:t>&gt;hadoop fs –cat /user/root/test</w:t>
      </w:r>
    </w:p>
    <w:p w:rsidR="00255F59" w:rsidRPr="00016557" w:rsidRDefault="00255F59" w:rsidP="00255F59">
      <w:pPr>
        <w:spacing w:before="0" w:after="0"/>
      </w:pPr>
      <w:r w:rsidRPr="00016557">
        <w:t>Site.xml</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&gt;/etc/Hadoop/conf</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&gt;view core-site.xml</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Has the default path of the “hadoop fs”</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&gt;hadoop fs –ls hdfs://sandox.hortonworks.com:8020/user/root/test</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Or</w:t>
      </w:r>
    </w:p>
    <w:p w:rsidR="00255F59" w:rsidRDefault="00255F59" w:rsidP="00255F59">
      <w:pPr>
        <w:spacing w:before="0" w:after="0"/>
        <w:rPr>
          <w:rFonts w:cs="Calibri"/>
          <w:i/>
          <w:color w:val="0070C0"/>
          <w:sz w:val="22"/>
          <w:szCs w:val="22"/>
          <w:lang w:bidi="ar-SA"/>
        </w:rPr>
      </w:pPr>
      <w:r>
        <w:rPr>
          <w:rFonts w:cs="Calibri"/>
          <w:i/>
          <w:color w:val="0070C0"/>
          <w:sz w:val="22"/>
          <w:szCs w:val="22"/>
          <w:lang w:bidi="ar-SA"/>
        </w:rPr>
        <w:t>&gt;hadoop fs –ls /user/root/test</w:t>
      </w:r>
    </w:p>
    <w:p w:rsidR="00255F59" w:rsidRDefault="00255F59" w:rsidP="00255F59">
      <w:pPr>
        <w:spacing w:before="0" w:after="0"/>
        <w:rPr>
          <w:rFonts w:cs="Calibri"/>
          <w:i/>
          <w:color w:val="0070C0"/>
          <w:sz w:val="22"/>
          <w:szCs w:val="22"/>
          <w:lang w:bidi="ar-SA"/>
        </w:rPr>
      </w:pPr>
    </w:p>
    <w:p w:rsidR="00255F59" w:rsidRDefault="00255F59" w:rsidP="00255F59">
      <w:pPr>
        <w:spacing w:before="0" w:after="0"/>
      </w:pPr>
      <w:r w:rsidRPr="00490048">
        <w:t xml:space="preserve">Task 2 Create new directory </w:t>
      </w:r>
    </w:p>
    <w:p w:rsidR="00255F59" w:rsidRDefault="00255F59" w:rsidP="00255F59">
      <w:pPr>
        <w:spacing w:before="0" w:after="0"/>
      </w:pPr>
      <w:r>
        <w:t>/* create multiple level directory</w:t>
      </w:r>
    </w:p>
    <w:p w:rsidR="00255F59" w:rsidRDefault="00255F59" w:rsidP="00255F59">
      <w:pPr>
        <w:spacing w:before="0" w:after="0"/>
      </w:pPr>
      <w:r>
        <w:t>/* create dir1,dir2,dir3</w:t>
      </w:r>
    </w:p>
    <w:p w:rsidR="00255F59" w:rsidRDefault="00255F59" w:rsidP="00255F59">
      <w:pPr>
        <w:spacing w:before="0" w:after="0"/>
      </w:pPr>
      <w:r>
        <w:t>hadoop fs –mkdir /user/root /dir1/dir2/dir3 /* throws error</w:t>
      </w:r>
    </w:p>
    <w:p w:rsidR="00255F59" w:rsidRDefault="00255F59" w:rsidP="00255F59">
      <w:pPr>
        <w:spacing w:before="0" w:after="0"/>
      </w:pPr>
      <w:r>
        <w:t>hadoop fs –mkdir –p /user/root/dir1/dir2/dir3</w:t>
      </w:r>
    </w:p>
    <w:p w:rsidR="00255F59" w:rsidRDefault="00255F59" w:rsidP="00255F59">
      <w:pPr>
        <w:spacing w:before="0" w:after="0"/>
      </w:pPr>
      <w:r>
        <w:t>hadoop fs –mkdir –ls –R /user/root</w:t>
      </w:r>
    </w:p>
    <w:p w:rsidR="00255F59" w:rsidRDefault="00255F59" w:rsidP="00255F59">
      <w:pPr>
        <w:spacing w:before="0" w:after="0"/>
      </w:pPr>
    </w:p>
    <w:p w:rsidR="00255F59" w:rsidRDefault="00255F59" w:rsidP="00255F59">
      <w:pPr>
        <w:spacing w:before="0" w:after="0"/>
      </w:pPr>
      <w:r>
        <w:t>Sqoop:</w:t>
      </w:r>
    </w:p>
    <w:p w:rsidR="00255F59" w:rsidRDefault="00255F59" w:rsidP="00255F59">
      <w:pPr>
        <w:spacing w:before="0" w:after="0"/>
      </w:pPr>
      <w:r>
        <w:t>Code base can be downloaded  from github,</w:t>
      </w:r>
    </w:p>
    <w:p w:rsidR="00255F59" w:rsidRDefault="00255F59" w:rsidP="00255F59">
      <w:pPr>
        <w:spacing w:before="0" w:after="0"/>
      </w:pPr>
      <w:r>
        <w:t>Code/Hadoop/edw/hdp/sqoop/sqoop_demo.txt</w:t>
      </w:r>
    </w:p>
    <w:p w:rsidR="00255F59" w:rsidRDefault="00255F59" w:rsidP="00255F59">
      <w:pPr>
        <w:spacing w:before="0" w:after="0"/>
      </w:pPr>
    </w:p>
    <w:p w:rsidR="00255F59" w:rsidRDefault="00255F59" w:rsidP="00255F59">
      <w:pPr>
        <w:spacing w:before="0" w:after="0"/>
      </w:pPr>
      <w:r>
        <w:t>Note: use</w:t>
      </w:r>
    </w:p>
    <w:p w:rsidR="00255F59" w:rsidRDefault="00255F59" w:rsidP="00255F59">
      <w:pPr>
        <w:pStyle w:val="ListParagraph"/>
        <w:numPr>
          <w:ilvl w:val="0"/>
          <w:numId w:val="117"/>
        </w:numPr>
        <w:spacing w:before="0" w:after="0"/>
      </w:pPr>
      <w:r>
        <w:t>–connect “jdbc:mysql://sanbox.hortonworks.com:3306/retail_db”</w:t>
      </w:r>
    </w:p>
    <w:p w:rsidR="00255F59" w:rsidRDefault="00255F59" w:rsidP="00255F59">
      <w:pPr>
        <w:pStyle w:val="ListParagraph"/>
        <w:numPr>
          <w:ilvl w:val="0"/>
          <w:numId w:val="117"/>
        </w:numPr>
        <w:spacing w:before="0" w:after="0"/>
      </w:pPr>
      <w:r>
        <w:t xml:space="preserve">Hive warehouse location, </w:t>
      </w:r>
    </w:p>
    <w:p w:rsidR="00255F59" w:rsidRDefault="00255F59" w:rsidP="00255F59">
      <w:pPr>
        <w:pStyle w:val="ListParagraph"/>
        <w:numPr>
          <w:ilvl w:val="1"/>
          <w:numId w:val="117"/>
        </w:numPr>
        <w:spacing w:before="0" w:after="0"/>
      </w:pPr>
      <w:r>
        <w:t>–warehouse-dir=/apps/hive/warehouse/retail_stage.db</w:t>
      </w:r>
    </w:p>
    <w:p w:rsidR="00255F59" w:rsidRDefault="00255F59" w:rsidP="00255F59">
      <w:pPr>
        <w:pStyle w:val="ListParagraph"/>
        <w:numPr>
          <w:ilvl w:val="0"/>
          <w:numId w:val="117"/>
        </w:numPr>
        <w:spacing w:before="0" w:after="0"/>
      </w:pPr>
      <w:r>
        <w:t>For mysql to work with sqoop, you need to have the mysql JDBC connector in sqoop as well.</w:t>
      </w:r>
    </w:p>
    <w:p w:rsidR="00255F59" w:rsidRDefault="00255F59" w:rsidP="00255F59">
      <w:pPr>
        <w:pStyle w:val="ListParagraph"/>
        <w:spacing w:before="0" w:after="0"/>
        <w:ind w:left="709"/>
      </w:pPr>
      <w:r>
        <w:t>/usr/share/java/my-connector-java*.jar</w:t>
      </w:r>
    </w:p>
    <w:p w:rsidR="00255F59" w:rsidRDefault="00255F59" w:rsidP="00255F59">
      <w:pPr>
        <w:pStyle w:val="ListParagraph"/>
        <w:spacing w:before="0" w:after="0"/>
        <w:ind w:left="709"/>
      </w:pPr>
      <w:r>
        <w:t>&gt;find / -name “mysql*.jar”</w:t>
      </w:r>
    </w:p>
    <w:p w:rsidR="00255F59" w:rsidRPr="00255F59" w:rsidRDefault="00255F59" w:rsidP="00255F59">
      <w:pPr>
        <w:pStyle w:val="ListParagraph"/>
        <w:spacing w:before="0" w:after="0"/>
        <w:ind w:left="709"/>
      </w:pPr>
      <w:r>
        <w:t>/* it should list sqoop here.</w:t>
      </w:r>
    </w:p>
    <w:p w:rsidR="00255F59" w:rsidRDefault="00255F59" w:rsidP="00255F59">
      <w:r>
        <w:t>Setup:</w:t>
      </w:r>
    </w:p>
    <w:p w:rsidR="00255F59" w:rsidRDefault="00255F59" w:rsidP="00255F59">
      <w:pPr>
        <w:spacing w:before="0" w:after="0"/>
      </w:pPr>
      <w:r w:rsidRPr="009E2C18">
        <w:t>&gt;</w:t>
      </w:r>
      <w:r>
        <w:t xml:space="preserve"> pwd</w:t>
      </w:r>
    </w:p>
    <w:p w:rsidR="00255F59" w:rsidRDefault="00255F59" w:rsidP="00255F59">
      <w:pPr>
        <w:spacing w:before="0" w:after="0"/>
      </w:pPr>
      <w:r>
        <w:t>// /home/hdplearning1984/sample_data_kum/IZ DataSet/pigdata</w:t>
      </w:r>
    </w:p>
    <w:p w:rsidR="00255F59" w:rsidRDefault="00255F59" w:rsidP="00255F59">
      <w:pPr>
        <w:spacing w:before="0" w:after="0"/>
      </w:pPr>
      <w:r>
        <w:t>hadoop fs -copyFromLocal testdata.txt /user/hdplearning1984</w:t>
      </w:r>
    </w:p>
    <w:p w:rsidR="00255F59" w:rsidRDefault="00255F59" w:rsidP="00255F59">
      <w:pPr>
        <w:spacing w:before="0" w:after="0"/>
      </w:pPr>
      <w:r>
        <w:t>hadoop fs -copyFromLocal tuple.txt /user/hdplearning1984</w:t>
      </w:r>
    </w:p>
    <w:p w:rsidR="00255F59" w:rsidRDefault="00255F59" w:rsidP="00255F59">
      <w:pPr>
        <w:spacing w:before="0" w:after="0"/>
      </w:pPr>
      <w:r>
        <w:t>hadoop fs -copyFromLocal bag.txt /user/hdplearning1984</w:t>
      </w:r>
    </w:p>
    <w:p w:rsidR="00255F59" w:rsidRDefault="00255F59" w:rsidP="00255F59">
      <w:pPr>
        <w:spacing w:before="0" w:after="0"/>
      </w:pPr>
      <w:r>
        <w:t>hadoop fs -copyFromLocal coursedetails.txt /user/hdplearning1984</w:t>
      </w:r>
    </w:p>
    <w:p w:rsidR="00255F59" w:rsidRDefault="00255F59" w:rsidP="00255F59">
      <w:pPr>
        <w:spacing w:before="0" w:after="0"/>
      </w:pPr>
      <w:r>
        <w:t>hadoop fs -copyFromLocal custs /user/hdplearning1984</w:t>
      </w:r>
    </w:p>
    <w:p w:rsidR="00255F59" w:rsidRDefault="00255F59" w:rsidP="00255F59">
      <w:pPr>
        <w:spacing w:before="0" w:after="0"/>
      </w:pPr>
      <w:r>
        <w:t>hadoop fs -copyFromLocal txns /user/hdplearning1984</w:t>
      </w:r>
    </w:p>
    <w:p w:rsidR="00255F59" w:rsidRDefault="00255F59" w:rsidP="00255F59">
      <w:pPr>
        <w:spacing w:before="0" w:after="0"/>
      </w:pPr>
      <w:r>
        <w:t>hadoop fs -copyFromLocal weblogs_parse.txt /user/hdplearning1984</w:t>
      </w:r>
    </w:p>
    <w:p w:rsidR="00255F59" w:rsidRDefault="00255F59" w:rsidP="00255F59">
      <w:pPr>
        <w:spacing w:before="0" w:after="0"/>
      </w:pP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shadoop fs -ls /user/hdplearning1984</w:t>
      </w: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-mkdir /user/hdplearning1984/inputdataset</w:t>
      </w: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-mkdir /user/hdplearning1984/outputdataset</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-copyFromLocal ~/pig/touch.txt /user/hdplearning1984</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-cat /user/hdplearning1984/inputdataset/touch.txt</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raw = LOAD 'touch.txt' USING PigStore(':');</w:t>
      </w:r>
    </w:p>
    <w:p w:rsidR="00255F59" w:rsidRPr="00E92700" w:rsidRDefault="00255F59" w:rsidP="00255F59">
      <w:pPr>
        <w:spacing w:before="0" w:after="0"/>
        <w:rPr>
          <w:rFonts w:cs="Calibri"/>
          <w:sz w:val="22"/>
          <w:szCs w:val="22"/>
          <w:lang w:bidi="ar-SA"/>
        </w:rPr>
      </w:pPr>
      <w:r w:rsidRPr="00E92700">
        <w:rPr>
          <w:rFonts w:cs="Calibri"/>
          <w:sz w:val="22"/>
          <w:szCs w:val="22"/>
          <w:lang w:bidi="ar-SA"/>
        </w:rPr>
        <w:t>raw = LOAD '/user/hdplearning1984/inputdataset/touch.txt' USING PigStore(':');</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-copyFromLocal /etc/passwd /user/hdplearning1984</w:t>
      </w: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-cat /user/hdplearning1984/inputdataset/passwd</w:t>
      </w:r>
    </w:p>
    <w:p w:rsidR="00255F59" w:rsidRPr="00E92700" w:rsidRDefault="00255F59" w:rsidP="00255F59">
      <w:pPr>
        <w:spacing w:before="0" w:after="0"/>
        <w:rPr>
          <w:rFonts w:cs="Calibri"/>
          <w:sz w:val="22"/>
          <w:szCs w:val="22"/>
          <w:lang w:bidi="ar-SA"/>
        </w:rPr>
      </w:pPr>
      <w:r w:rsidRPr="00E92700">
        <w:rPr>
          <w:rFonts w:cs="Calibri"/>
          <w:sz w:val="22"/>
          <w:szCs w:val="22"/>
          <w:lang w:bidi="ar-SA"/>
        </w:rPr>
        <w:t>B = load 'passwd' using PigStorage(':');</w:t>
      </w:r>
    </w:p>
    <w:p w:rsidR="00255F59" w:rsidRPr="00E92700" w:rsidRDefault="00255F59" w:rsidP="00255F59">
      <w:pPr>
        <w:spacing w:before="0" w:after="0"/>
        <w:rPr>
          <w:rFonts w:cs="Calibri"/>
          <w:sz w:val="22"/>
          <w:szCs w:val="22"/>
          <w:lang w:bidi="ar-SA"/>
        </w:rPr>
      </w:pPr>
      <w:r w:rsidRPr="00E92700">
        <w:rPr>
          <w:rFonts w:cs="Calibri"/>
          <w:sz w:val="22"/>
          <w:szCs w:val="22"/>
          <w:lang w:bidi="ar-SA"/>
        </w:rPr>
        <w:t>DUMP B;</w:t>
      </w:r>
    </w:p>
    <w:p w:rsidR="00255F59" w:rsidRPr="00E92700" w:rsidRDefault="00255F59" w:rsidP="00255F59">
      <w:pPr>
        <w:spacing w:before="0" w:after="0"/>
        <w:rPr>
          <w:rFonts w:cs="Calibri"/>
          <w:sz w:val="22"/>
          <w:szCs w:val="22"/>
          <w:lang w:bidi="ar-SA"/>
        </w:rPr>
      </w:pPr>
      <w:r w:rsidRPr="00E92700">
        <w:rPr>
          <w:rFonts w:cs="Calibri"/>
          <w:sz w:val="22"/>
          <w:szCs w:val="22"/>
          <w:lang w:bidi="ar-SA"/>
        </w:rPr>
        <w:t>STORE B INTO '/user/hdplearning1984/outputdataset/pig1';</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-ls /user/hdplearning1984/outputdataset/pig1</w:t>
      </w:r>
    </w:p>
    <w:p w:rsidR="00255F59" w:rsidRDefault="00255F59" w:rsidP="00255F59">
      <w:pPr>
        <w:spacing w:before="0" w:after="0"/>
        <w:rPr>
          <w:rFonts w:cs="Calibri"/>
          <w:sz w:val="22"/>
          <w:szCs w:val="22"/>
          <w:lang w:bidi="ar-SA"/>
        </w:rPr>
      </w:pPr>
      <w:r w:rsidRPr="00E92700">
        <w:rPr>
          <w:rFonts w:cs="Calibri"/>
          <w:sz w:val="22"/>
          <w:szCs w:val="22"/>
          <w:lang w:bidi="ar-SA"/>
        </w:rPr>
        <w:t>hadoop fs -cat /user/hdplearning1984/outputdataset/pig1/part-m-00000</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create table txnrecords(userid STRING,Permission STRING,some_number INT,rest STRING) row</w:t>
      </w:r>
    </w:p>
    <w:p w:rsidR="00255F59" w:rsidRPr="00E92700" w:rsidRDefault="00255F59" w:rsidP="00255F59">
      <w:pPr>
        <w:spacing w:before="0" w:after="0"/>
        <w:rPr>
          <w:rFonts w:cs="Calibri"/>
          <w:sz w:val="22"/>
          <w:szCs w:val="22"/>
          <w:lang w:bidi="ar-SA"/>
        </w:rPr>
      </w:pPr>
      <w:r w:rsidRPr="00E92700">
        <w:rPr>
          <w:rFonts w:cs="Calibri"/>
          <w:sz w:val="22"/>
          <w:szCs w:val="22"/>
          <w:lang w:bidi="ar-SA"/>
        </w:rPr>
        <w:lastRenderedPageBreak/>
        <w:t>format delimited</w:t>
      </w:r>
    </w:p>
    <w:p w:rsidR="00255F59" w:rsidRPr="00E92700" w:rsidRDefault="00255F59" w:rsidP="00255F59">
      <w:pPr>
        <w:spacing w:before="0" w:after="0"/>
        <w:rPr>
          <w:rFonts w:cs="Calibri"/>
          <w:sz w:val="22"/>
          <w:szCs w:val="22"/>
          <w:lang w:bidi="ar-SA"/>
        </w:rPr>
      </w:pPr>
      <w:r w:rsidRPr="00E92700">
        <w:rPr>
          <w:rFonts w:cs="Calibri"/>
          <w:sz w:val="22"/>
          <w:szCs w:val="22"/>
          <w:lang w:bidi="ar-SA"/>
        </w:rPr>
        <w:t>fields terminated by ':'</w:t>
      </w:r>
    </w:p>
    <w:p w:rsidR="00255F59" w:rsidRPr="00E92700" w:rsidRDefault="00255F59" w:rsidP="00255F59">
      <w:pPr>
        <w:spacing w:before="0" w:after="0"/>
        <w:rPr>
          <w:rFonts w:cs="Calibri"/>
          <w:sz w:val="22"/>
          <w:szCs w:val="22"/>
          <w:lang w:bidi="ar-SA"/>
        </w:rPr>
      </w:pPr>
      <w:r w:rsidRPr="00E92700">
        <w:rPr>
          <w:rFonts w:cs="Calibri"/>
          <w:sz w:val="22"/>
          <w:szCs w:val="22"/>
          <w:lang w:bidi="ar-SA"/>
        </w:rPr>
        <w:t>lines terminated by '\n'</w:t>
      </w:r>
    </w:p>
    <w:p w:rsidR="00255F59" w:rsidRPr="00E92700" w:rsidRDefault="00255F59" w:rsidP="00255F59">
      <w:pPr>
        <w:spacing w:before="0" w:after="0"/>
        <w:rPr>
          <w:rFonts w:cs="Calibri"/>
          <w:sz w:val="22"/>
          <w:szCs w:val="22"/>
          <w:lang w:bidi="ar-SA"/>
        </w:rPr>
      </w:pPr>
      <w:r w:rsidRPr="00E92700">
        <w:rPr>
          <w:rFonts w:cs="Calibri"/>
          <w:sz w:val="22"/>
          <w:szCs w:val="22"/>
          <w:lang w:bidi="ar-SA"/>
        </w:rPr>
        <w:t>stored as textfile;</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LOAD DATA LOCAL INPATH '/etc/passwd' INTO TABLE txnrecords;</w:t>
      </w:r>
    </w:p>
    <w:p w:rsidR="00255F59" w:rsidRPr="00E92700" w:rsidRDefault="00255F59" w:rsidP="00255F59">
      <w:pPr>
        <w:spacing w:before="0" w:after="0"/>
        <w:rPr>
          <w:rFonts w:cs="Calibri"/>
          <w:sz w:val="22"/>
          <w:szCs w:val="22"/>
          <w:lang w:bidi="ar-SA"/>
        </w:rPr>
      </w:pPr>
      <w:r w:rsidRPr="00E92700">
        <w:rPr>
          <w:rFonts w:cs="Calibri"/>
          <w:sz w:val="22"/>
          <w:szCs w:val="22"/>
          <w:lang w:bidi="ar-SA"/>
        </w:rPr>
        <w:t>describe txnrecords;</w:t>
      </w:r>
    </w:p>
    <w:p w:rsidR="00255F59" w:rsidRPr="00E92700" w:rsidRDefault="00255F59" w:rsidP="00255F59">
      <w:pPr>
        <w:spacing w:before="0" w:after="0"/>
        <w:rPr>
          <w:rFonts w:cs="Calibri"/>
          <w:sz w:val="22"/>
          <w:szCs w:val="22"/>
          <w:lang w:bidi="ar-SA"/>
        </w:rPr>
      </w:pPr>
      <w:r w:rsidRPr="00E92700">
        <w:rPr>
          <w:rFonts w:cs="Calibri"/>
          <w:sz w:val="22"/>
          <w:szCs w:val="22"/>
          <w:lang w:bidi="ar-SA"/>
        </w:rPr>
        <w:t>describe formatted txnrecords;</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Warehouse folder:</w:t>
      </w:r>
    </w:p>
    <w:p w:rsidR="00255F59" w:rsidRPr="00E92700" w:rsidRDefault="00255F59" w:rsidP="00255F59">
      <w:pPr>
        <w:spacing w:before="0" w:after="0"/>
        <w:rPr>
          <w:rFonts w:cs="Calibri"/>
          <w:sz w:val="22"/>
          <w:szCs w:val="22"/>
          <w:lang w:bidi="ar-SA"/>
        </w:rPr>
      </w:pPr>
      <w:r w:rsidRPr="00E92700">
        <w:rPr>
          <w:rFonts w:cs="Calibri"/>
          <w:sz w:val="22"/>
          <w:szCs w:val="22"/>
          <w:lang w:bidi="ar-SA"/>
        </w:rPr>
        <w:t>/apps/hive/warehouse</w:t>
      </w:r>
    </w:p>
    <w:p w:rsidR="00255F59" w:rsidRPr="00E92700" w:rsidRDefault="00255F59" w:rsidP="00255F59">
      <w:pPr>
        <w:spacing w:before="0" w:after="0"/>
        <w:rPr>
          <w:rFonts w:cs="Calibri"/>
          <w:sz w:val="22"/>
          <w:szCs w:val="22"/>
          <w:lang w:bidi="ar-SA"/>
        </w:rPr>
      </w:pPr>
      <w:r w:rsidRPr="00E92700">
        <w:rPr>
          <w:rFonts w:cs="Calibri"/>
          <w:sz w:val="22"/>
          <w:szCs w:val="22"/>
          <w:lang w:bidi="ar-SA"/>
        </w:rPr>
        <w:t>/apps/hive/warehouse/retail.db</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-ls /user/hive</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sqoop export </w:t>
      </w: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--connect 'jdbc:mysql://hdcentos/CRMDB' </w:t>
      </w: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--username uname --password pword </w:t>
      </w: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--table salesforce </w:t>
      </w: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--export-dir salesteam </w:t>
      </w:r>
    </w:p>
    <w:p w:rsidR="00255F59" w:rsidRPr="00E92700" w:rsidRDefault="00255F59" w:rsidP="00255F59">
      <w:pPr>
        <w:spacing w:before="0" w:after="0"/>
        <w:rPr>
          <w:rFonts w:cs="Calibri"/>
          <w:sz w:val="22"/>
          <w:szCs w:val="22"/>
          <w:lang w:bidi="ar-SA"/>
        </w:rPr>
      </w:pPr>
      <w:r w:rsidRPr="00E92700">
        <w:rPr>
          <w:rFonts w:cs="Calibri"/>
          <w:sz w:val="22"/>
          <w:szCs w:val="22"/>
          <w:lang w:bidi="ar-SA"/>
        </w:rPr>
        <w:t>--input-field-terminated-by  ‘\t’</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Hive;</w:t>
      </w:r>
    </w:p>
    <w:p w:rsidR="00255F59" w:rsidRPr="00E92700" w:rsidRDefault="00255F59" w:rsidP="00255F59">
      <w:pPr>
        <w:spacing w:before="0" w:after="0"/>
        <w:rPr>
          <w:rFonts w:cs="Calibri"/>
          <w:sz w:val="22"/>
          <w:szCs w:val="22"/>
          <w:lang w:bidi="ar-SA"/>
        </w:rPr>
      </w:pPr>
      <w:r w:rsidRPr="00E92700">
        <w:rPr>
          <w:rFonts w:cs="Calibri"/>
          <w:sz w:val="22"/>
          <w:szCs w:val="22"/>
          <w:lang w:bidi="ar-SA"/>
        </w:rPr>
        <w:t>create table tab_kuma (</w:t>
      </w:r>
    </w:p>
    <w:p w:rsidR="00255F59" w:rsidRPr="00E92700" w:rsidRDefault="00255F59" w:rsidP="00255F59">
      <w:pPr>
        <w:spacing w:before="0" w:after="0"/>
        <w:rPr>
          <w:rFonts w:cs="Calibri"/>
          <w:sz w:val="22"/>
          <w:szCs w:val="22"/>
          <w:lang w:bidi="ar-SA"/>
        </w:rPr>
      </w:pPr>
      <w:r w:rsidRPr="00E92700">
        <w:rPr>
          <w:rFonts w:cs="Calibri"/>
          <w:sz w:val="22"/>
          <w:szCs w:val="22"/>
          <w:lang w:bidi="ar-SA"/>
        </w:rPr>
        <w:t>name string,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address string,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empid int)</w:t>
      </w:r>
    </w:p>
    <w:p w:rsidR="00255F59" w:rsidRPr="00E92700" w:rsidRDefault="00255F59" w:rsidP="00255F59">
      <w:pPr>
        <w:spacing w:before="0" w:after="0"/>
        <w:rPr>
          <w:rFonts w:cs="Calibri"/>
          <w:sz w:val="22"/>
          <w:szCs w:val="22"/>
          <w:lang w:bidi="ar-SA"/>
        </w:rPr>
      </w:pPr>
      <w:r w:rsidRPr="00E92700">
        <w:rPr>
          <w:rFonts w:cs="Calibri"/>
          <w:sz w:val="22"/>
          <w:szCs w:val="22"/>
          <w:lang w:bidi="ar-SA"/>
        </w:rPr>
        <w:t>row format delimited</w:t>
      </w:r>
    </w:p>
    <w:p w:rsidR="00255F59" w:rsidRPr="00E92700" w:rsidRDefault="00255F59" w:rsidP="00255F59">
      <w:pPr>
        <w:spacing w:before="0" w:after="0"/>
        <w:rPr>
          <w:rFonts w:cs="Calibri"/>
          <w:sz w:val="22"/>
          <w:szCs w:val="22"/>
          <w:lang w:bidi="ar-SA"/>
        </w:rPr>
      </w:pPr>
      <w:r w:rsidRPr="00E92700">
        <w:rPr>
          <w:rFonts w:cs="Calibri"/>
          <w:sz w:val="22"/>
          <w:szCs w:val="22"/>
          <w:lang w:bidi="ar-SA"/>
        </w:rPr>
        <w:t>fields terminated by '\t'</w:t>
      </w:r>
    </w:p>
    <w:p w:rsidR="00255F59" w:rsidRPr="00E92700" w:rsidRDefault="00255F59" w:rsidP="00255F59">
      <w:pPr>
        <w:spacing w:before="0" w:after="0"/>
        <w:rPr>
          <w:rFonts w:cs="Calibri"/>
          <w:sz w:val="22"/>
          <w:szCs w:val="22"/>
          <w:lang w:bidi="ar-SA"/>
        </w:rPr>
      </w:pPr>
      <w:r w:rsidRPr="00E92700">
        <w:rPr>
          <w:rFonts w:cs="Calibri"/>
          <w:sz w:val="22"/>
          <w:szCs w:val="22"/>
          <w:lang w:bidi="ar-SA"/>
        </w:rPr>
        <w:t>stored as textfile;</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create table tab_kumar2 (</w:t>
      </w:r>
    </w:p>
    <w:p w:rsidR="00255F59" w:rsidRPr="00E92700" w:rsidRDefault="00255F59" w:rsidP="00255F59">
      <w:pPr>
        <w:spacing w:before="0" w:after="0"/>
        <w:rPr>
          <w:rFonts w:cs="Calibri"/>
          <w:sz w:val="22"/>
          <w:szCs w:val="22"/>
          <w:lang w:bidi="ar-SA"/>
        </w:rPr>
      </w:pPr>
      <w:r w:rsidRPr="00E92700">
        <w:rPr>
          <w:rFonts w:cs="Calibri"/>
          <w:sz w:val="22"/>
          <w:szCs w:val="22"/>
          <w:lang w:bidi="ar-SA"/>
        </w:rPr>
        <w:t>name string,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address string,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empid int</w:t>
      </w:r>
    </w:p>
    <w:p w:rsidR="00255F59" w:rsidRPr="00E92700" w:rsidRDefault="00255F59" w:rsidP="00255F59">
      <w:pPr>
        <w:spacing w:before="0" w:after="0"/>
        <w:rPr>
          <w:rFonts w:cs="Calibri"/>
          <w:sz w:val="22"/>
          <w:szCs w:val="22"/>
          <w:lang w:bidi="ar-SA"/>
        </w:rPr>
      </w:pPr>
      <w:r w:rsidRPr="00E92700">
        <w:rPr>
          <w:rFonts w:cs="Calibri"/>
          <w:sz w:val="22"/>
          <w:szCs w:val="22"/>
          <w:lang w:bidi="ar-SA"/>
        </w:rPr>
        <w:t>)</w:t>
      </w:r>
    </w:p>
    <w:p w:rsidR="00255F59" w:rsidRPr="00E92700" w:rsidRDefault="00255F59" w:rsidP="00255F59">
      <w:pPr>
        <w:spacing w:before="0" w:after="0"/>
        <w:rPr>
          <w:rFonts w:cs="Calibri"/>
          <w:sz w:val="22"/>
          <w:szCs w:val="22"/>
          <w:lang w:bidi="ar-SA"/>
        </w:rPr>
      </w:pPr>
      <w:r w:rsidRPr="00E92700">
        <w:rPr>
          <w:rFonts w:cs="Calibri"/>
          <w:sz w:val="22"/>
          <w:szCs w:val="22"/>
          <w:lang w:bidi="ar-SA"/>
        </w:rPr>
        <w:t>row format delimited</w:t>
      </w:r>
    </w:p>
    <w:p w:rsidR="00255F59" w:rsidRPr="00E92700" w:rsidRDefault="00255F59" w:rsidP="00255F59">
      <w:pPr>
        <w:spacing w:before="0" w:after="0"/>
        <w:rPr>
          <w:rFonts w:cs="Calibri"/>
          <w:sz w:val="22"/>
          <w:szCs w:val="22"/>
          <w:lang w:bidi="ar-SA"/>
        </w:rPr>
      </w:pPr>
      <w:r w:rsidRPr="00E92700">
        <w:rPr>
          <w:rFonts w:cs="Calibri"/>
          <w:sz w:val="22"/>
          <w:szCs w:val="22"/>
          <w:lang w:bidi="ar-SA"/>
        </w:rPr>
        <w:t>field terminated by','</w:t>
      </w:r>
    </w:p>
    <w:p w:rsidR="00255F59" w:rsidRPr="00E92700" w:rsidRDefault="00255F59" w:rsidP="00255F59">
      <w:pPr>
        <w:spacing w:before="0" w:after="0"/>
        <w:rPr>
          <w:rFonts w:cs="Calibri"/>
          <w:sz w:val="22"/>
          <w:szCs w:val="22"/>
          <w:lang w:bidi="ar-SA"/>
        </w:rPr>
      </w:pPr>
      <w:r w:rsidRPr="00E92700">
        <w:rPr>
          <w:rFonts w:cs="Calibri"/>
          <w:sz w:val="22"/>
          <w:szCs w:val="22"/>
          <w:lang w:bidi="ar-SA"/>
        </w:rPr>
        <w:t>stored as textfile;</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alter table tab_kumar2 rename table_kumar2;</w:t>
      </w:r>
    </w:p>
    <w:p w:rsidR="00255F59" w:rsidRPr="00E92700" w:rsidRDefault="00255F59" w:rsidP="00255F59">
      <w:pPr>
        <w:spacing w:before="0" w:after="0"/>
        <w:rPr>
          <w:rFonts w:cs="Calibri"/>
          <w:sz w:val="22"/>
          <w:szCs w:val="22"/>
          <w:lang w:bidi="ar-SA"/>
        </w:rPr>
      </w:pPr>
      <w:r w:rsidRPr="00E92700">
        <w:rPr>
          <w:rFonts w:cs="Calibri"/>
          <w:sz w:val="22"/>
          <w:szCs w:val="22"/>
          <w:lang w:bidi="ar-SA"/>
        </w:rPr>
        <w:t>alter table tab_kumar2 change coulmn name full_name string before address;</w:t>
      </w:r>
    </w:p>
    <w:p w:rsidR="00255F59" w:rsidRPr="00E92700" w:rsidRDefault="00255F59" w:rsidP="00255F59">
      <w:pPr>
        <w:spacing w:before="0" w:after="0"/>
        <w:rPr>
          <w:rFonts w:cs="Calibri"/>
          <w:sz w:val="22"/>
          <w:szCs w:val="22"/>
          <w:lang w:bidi="ar-SA"/>
        </w:rPr>
      </w:pPr>
      <w:r w:rsidRPr="00E92700">
        <w:rPr>
          <w:rFonts w:cs="Calibri"/>
          <w:sz w:val="22"/>
          <w:szCs w:val="22"/>
          <w:lang w:bidi="ar-SA"/>
        </w:rPr>
        <w:t>load data local inpath 'file path' overwrite into table table_kumar2;</w:t>
      </w:r>
    </w:p>
    <w:p w:rsidR="00255F59" w:rsidRPr="00E92700" w:rsidRDefault="00255F59" w:rsidP="00255F59">
      <w:pPr>
        <w:spacing w:before="0" w:after="0"/>
        <w:rPr>
          <w:rFonts w:cs="Calibri"/>
          <w:sz w:val="22"/>
          <w:szCs w:val="22"/>
          <w:lang w:bidi="ar-SA"/>
        </w:rPr>
      </w:pPr>
      <w:r w:rsidRPr="00E92700">
        <w:rPr>
          <w:rFonts w:cs="Calibri"/>
          <w:sz w:val="22"/>
          <w:szCs w:val="22"/>
          <w:lang w:bidi="ar-SA"/>
        </w:rPr>
        <w:t>load data local inpath 'file path' into table table_kumar2;</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 export the data into tmp directory</w:t>
      </w:r>
    </w:p>
    <w:p w:rsidR="00255F59" w:rsidRPr="00E92700" w:rsidRDefault="00255F59" w:rsidP="00255F59">
      <w:pPr>
        <w:spacing w:before="0" w:after="0"/>
        <w:rPr>
          <w:rFonts w:cs="Calibri"/>
          <w:sz w:val="22"/>
          <w:szCs w:val="22"/>
          <w:lang w:bidi="ar-SA"/>
        </w:rPr>
      </w:pPr>
      <w:r w:rsidRPr="00E92700">
        <w:rPr>
          <w:rFonts w:cs="Calibri"/>
          <w:sz w:val="22"/>
          <w:szCs w:val="22"/>
          <w:lang w:bidi="ar-SA"/>
        </w:rPr>
        <w:t>inster overwrite directory "file_name1"</w:t>
      </w:r>
    </w:p>
    <w:p w:rsidR="00255F59" w:rsidRPr="00E92700" w:rsidRDefault="00255F59" w:rsidP="00255F59">
      <w:pPr>
        <w:spacing w:before="0" w:after="0"/>
        <w:rPr>
          <w:rFonts w:cs="Calibri"/>
          <w:sz w:val="22"/>
          <w:szCs w:val="22"/>
          <w:lang w:bidi="ar-SA"/>
        </w:rPr>
      </w:pPr>
      <w:r w:rsidRPr="00E92700">
        <w:rPr>
          <w:rFonts w:cs="Calibri"/>
          <w:sz w:val="22"/>
          <w:szCs w:val="22"/>
          <w:lang w:bidi="ar-SA"/>
        </w:rPr>
        <w:t>select concat(col1,","col2,",",) from customer where col3="something";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hadoop fs -ls /tmp</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 Lets execuet the script </w:t>
      </w:r>
    </w:p>
    <w:p w:rsidR="00255F59" w:rsidRPr="00E92700" w:rsidRDefault="00255F59" w:rsidP="00255F59">
      <w:pPr>
        <w:spacing w:before="0" w:after="0"/>
        <w:rPr>
          <w:rFonts w:cs="Calibri"/>
          <w:sz w:val="22"/>
          <w:szCs w:val="22"/>
          <w:lang w:bidi="ar-SA"/>
        </w:rPr>
      </w:pPr>
      <w:r w:rsidRPr="00E92700">
        <w:rPr>
          <w:rFonts w:cs="Calibri"/>
          <w:sz w:val="22"/>
          <w:szCs w:val="22"/>
          <w:lang w:bidi="ar-SA"/>
        </w:rPr>
        <w:t xml:space="preserve"> hive -f ./scriptname.hql</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 Partitioned table</w:t>
      </w:r>
    </w:p>
    <w:p w:rsidR="00255F59" w:rsidRPr="00E92700" w:rsidRDefault="00255F59" w:rsidP="00255F59">
      <w:pPr>
        <w:spacing w:before="0" w:after="0"/>
        <w:rPr>
          <w:rFonts w:cs="Calibri"/>
          <w:sz w:val="22"/>
          <w:szCs w:val="22"/>
          <w:lang w:bidi="ar-SA"/>
        </w:rPr>
      </w:pPr>
      <w:r w:rsidRPr="00E92700">
        <w:rPr>
          <w:rFonts w:cs="Calibri"/>
          <w:sz w:val="22"/>
          <w:szCs w:val="22"/>
          <w:lang w:bidi="ar-SA"/>
        </w:rPr>
        <w:t>create table logs(ts BIGINT, line STRING)</w:t>
      </w:r>
    </w:p>
    <w:p w:rsidR="00255F59" w:rsidRPr="00E92700" w:rsidRDefault="00255F59" w:rsidP="00255F59">
      <w:pPr>
        <w:spacing w:before="0" w:after="0"/>
        <w:rPr>
          <w:rFonts w:cs="Calibri"/>
          <w:sz w:val="22"/>
          <w:szCs w:val="22"/>
          <w:lang w:bidi="ar-SA"/>
        </w:rPr>
      </w:pPr>
      <w:r w:rsidRPr="00E92700">
        <w:rPr>
          <w:rFonts w:cs="Calibri"/>
          <w:sz w:val="22"/>
          <w:szCs w:val="22"/>
          <w:lang w:bidi="ar-SA"/>
        </w:rPr>
        <w:t>partitioned by (dt STRING, country STRING);</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 Load data into partitioned data</w:t>
      </w:r>
    </w:p>
    <w:p w:rsidR="00255F59" w:rsidRPr="00E92700" w:rsidRDefault="00255F59" w:rsidP="00255F59">
      <w:pPr>
        <w:spacing w:before="0" w:after="0"/>
        <w:rPr>
          <w:rFonts w:cs="Calibri"/>
          <w:sz w:val="22"/>
          <w:szCs w:val="22"/>
          <w:lang w:bidi="ar-SA"/>
        </w:rPr>
      </w:pPr>
      <w:r w:rsidRPr="00E92700">
        <w:rPr>
          <w:rFonts w:cs="Calibri"/>
          <w:sz w:val="22"/>
          <w:szCs w:val="22"/>
          <w:lang w:bidi="ar-SA"/>
        </w:rPr>
        <w:t>load data local inpath 'path'</w:t>
      </w:r>
    </w:p>
    <w:p w:rsidR="00255F59" w:rsidRPr="00E92700" w:rsidRDefault="00255F59" w:rsidP="00255F59">
      <w:pPr>
        <w:spacing w:before="0" w:after="0"/>
        <w:rPr>
          <w:rFonts w:cs="Calibri"/>
          <w:sz w:val="22"/>
          <w:szCs w:val="22"/>
          <w:lang w:bidi="ar-SA"/>
        </w:rPr>
      </w:pPr>
      <w:r w:rsidRPr="00E92700">
        <w:rPr>
          <w:rFonts w:cs="Calibri"/>
          <w:sz w:val="22"/>
          <w:szCs w:val="22"/>
          <w:lang w:bidi="ar-SA"/>
        </w:rPr>
        <w:t>into table logs</w:t>
      </w:r>
    </w:p>
    <w:p w:rsidR="00255F59" w:rsidRPr="00E92700" w:rsidRDefault="00255F59" w:rsidP="00255F59">
      <w:pPr>
        <w:spacing w:before="0" w:after="0"/>
        <w:rPr>
          <w:rFonts w:cs="Calibri"/>
          <w:sz w:val="22"/>
          <w:szCs w:val="22"/>
          <w:lang w:bidi="ar-SA"/>
        </w:rPr>
      </w:pPr>
      <w:r w:rsidRPr="00E92700">
        <w:rPr>
          <w:rFonts w:cs="Calibri"/>
          <w:sz w:val="22"/>
          <w:szCs w:val="22"/>
          <w:lang w:bidi="ar-SA"/>
        </w:rPr>
        <w:t>partition (df STRING, country STRING)</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Pig:</w:t>
      </w:r>
    </w:p>
    <w:p w:rsidR="00255F59" w:rsidRPr="00E92700" w:rsidRDefault="00255F59" w:rsidP="00255F59">
      <w:pPr>
        <w:spacing w:before="0" w:after="0"/>
        <w:rPr>
          <w:rFonts w:cs="Calibri"/>
          <w:sz w:val="22"/>
          <w:szCs w:val="22"/>
          <w:lang w:bidi="ar-SA"/>
        </w:rPr>
      </w:pPr>
      <w:r w:rsidRPr="00E92700">
        <w:rPr>
          <w:rFonts w:cs="Calibri"/>
          <w:sz w:val="22"/>
          <w:szCs w:val="22"/>
          <w:lang w:bidi="ar-SA"/>
        </w:rPr>
        <w:t>sales = LOAD 'sales/sales2014.csv' using PigStorage(',') as (custid:INT, ...);</w:t>
      </w:r>
    </w:p>
    <w:p w:rsidR="00255F59" w:rsidRPr="00E92700" w:rsidRDefault="00255F59" w:rsidP="00255F59">
      <w:pPr>
        <w:spacing w:before="0" w:after="0"/>
        <w:rPr>
          <w:rFonts w:cs="Calibri"/>
          <w:sz w:val="22"/>
          <w:szCs w:val="22"/>
          <w:lang w:bidi="ar-SA"/>
        </w:rPr>
      </w:pPr>
      <w:r w:rsidRPr="00E92700">
        <w:rPr>
          <w:rFonts w:cs="Calibri"/>
          <w:sz w:val="22"/>
          <w:szCs w:val="22"/>
          <w:lang w:bidi="ar-SA"/>
        </w:rPr>
        <w:t>DESCRIBE sales;</w:t>
      </w:r>
    </w:p>
    <w:p w:rsidR="00255F59" w:rsidRPr="00E92700" w:rsidRDefault="00255F59" w:rsidP="00255F59">
      <w:pPr>
        <w:spacing w:before="0" w:after="0"/>
        <w:rPr>
          <w:rFonts w:cs="Calibri"/>
          <w:sz w:val="22"/>
          <w:szCs w:val="22"/>
          <w:lang w:bidi="ar-SA"/>
        </w:rPr>
      </w:pPr>
      <w:r w:rsidRPr="00E92700">
        <w:rPr>
          <w:rFonts w:cs="Calibri"/>
          <w:sz w:val="22"/>
          <w:szCs w:val="22"/>
          <w:lang w:bidi="ar-SA"/>
        </w:rPr>
        <w:t>salesLimit = LIMIT sales 10;</w:t>
      </w:r>
    </w:p>
    <w:p w:rsidR="00255F59" w:rsidRPr="00E92700" w:rsidRDefault="00255F59" w:rsidP="00255F59">
      <w:pPr>
        <w:spacing w:before="0" w:after="0"/>
        <w:rPr>
          <w:rFonts w:cs="Calibri"/>
          <w:sz w:val="22"/>
          <w:szCs w:val="22"/>
          <w:lang w:bidi="ar-SA"/>
        </w:rPr>
      </w:pPr>
      <w:r w:rsidRPr="00E92700">
        <w:rPr>
          <w:rFonts w:cs="Calibri"/>
          <w:sz w:val="22"/>
          <w:szCs w:val="22"/>
          <w:lang w:bidi="ar-SA"/>
        </w:rPr>
        <w:t>DUMP sales</w:t>
      </w:r>
    </w:p>
    <w:p w:rsidR="00255F59" w:rsidRPr="00E92700" w:rsidRDefault="00255F59" w:rsidP="00255F59">
      <w:pPr>
        <w:spacing w:before="0" w:after="0"/>
        <w:rPr>
          <w:rFonts w:cs="Calibri"/>
          <w:sz w:val="22"/>
          <w:szCs w:val="22"/>
          <w:lang w:bidi="ar-SA"/>
        </w:rPr>
      </w:pPr>
      <w:r w:rsidRPr="00E92700">
        <w:rPr>
          <w:rFonts w:cs="Calibri"/>
          <w:sz w:val="22"/>
          <w:szCs w:val="22"/>
          <w:lang w:bidi="ar-SA"/>
        </w:rPr>
        <w:t>DUMP salesLimit</w:t>
      </w:r>
    </w:p>
    <w:p w:rsidR="00255F59" w:rsidRPr="00E92700" w:rsidRDefault="00255F59" w:rsidP="00255F59">
      <w:pPr>
        <w:spacing w:before="0" w:after="0"/>
        <w:rPr>
          <w:rFonts w:cs="Calibri"/>
          <w:sz w:val="22"/>
          <w:szCs w:val="22"/>
          <w:lang w:bidi="ar-SA"/>
        </w:rPr>
      </w:pPr>
      <w:r w:rsidRPr="00E92700">
        <w:rPr>
          <w:rFonts w:cs="Calibri"/>
          <w:sz w:val="22"/>
          <w:szCs w:val="22"/>
          <w:lang w:bidi="ar-SA"/>
        </w:rPr>
        <w:t>#filter</w:t>
      </w:r>
    </w:p>
    <w:p w:rsidR="00255F59" w:rsidRPr="00E92700" w:rsidRDefault="00255F59" w:rsidP="00255F59">
      <w:pPr>
        <w:spacing w:before="0" w:after="0"/>
        <w:rPr>
          <w:rFonts w:cs="Calibri"/>
          <w:sz w:val="22"/>
          <w:szCs w:val="22"/>
          <w:lang w:bidi="ar-SA"/>
        </w:rPr>
      </w:pPr>
      <w:r w:rsidRPr="00E92700">
        <w:rPr>
          <w:rFonts w:cs="Calibri"/>
          <w:sz w:val="22"/>
          <w:szCs w:val="22"/>
          <w:lang w:bidi="ar-SA"/>
        </w:rPr>
        <w:t>saleOH = FILTER sales by state='OH';</w:t>
      </w:r>
    </w:p>
    <w:p w:rsidR="00255F59" w:rsidRPr="00E92700" w:rsidRDefault="00255F59" w:rsidP="00255F59">
      <w:pPr>
        <w:spacing w:before="0" w:after="0"/>
        <w:rPr>
          <w:rFonts w:cs="Calibri"/>
          <w:sz w:val="22"/>
          <w:szCs w:val="22"/>
          <w:lang w:bidi="ar-SA"/>
        </w:rPr>
      </w:pPr>
      <w:r w:rsidRPr="00E92700">
        <w:rPr>
          <w:rFonts w:cs="Calibri"/>
          <w:sz w:val="22"/>
          <w:szCs w:val="22"/>
          <w:lang w:bidi="ar-SA"/>
        </w:rPr>
        <w:t>giftsalesNW = FILTER sales BY (state=='ID' or state=='OR' or state == 'WA');</w:t>
      </w:r>
    </w:p>
    <w:p w:rsidR="00255F59" w:rsidRPr="00E92700" w:rsidRDefault="00255F59" w:rsidP="00255F59">
      <w:pPr>
        <w:spacing w:before="0" w:after="0"/>
        <w:rPr>
          <w:rFonts w:cs="Calibri"/>
          <w:sz w:val="22"/>
          <w:szCs w:val="22"/>
          <w:lang w:bidi="ar-SA"/>
        </w:rPr>
      </w:pPr>
      <w:r w:rsidRPr="00E92700">
        <w:rPr>
          <w:rFonts w:cs="Calibri"/>
          <w:sz w:val="22"/>
          <w:szCs w:val="22"/>
          <w:lang w:bidi="ar-SA"/>
        </w:rPr>
        <w:t>bigCustomer = FILTER sales BY (sales&gt;30000);</w:t>
      </w:r>
    </w:p>
    <w:p w:rsidR="00255F59" w:rsidRPr="00E92700" w:rsidRDefault="00255F59" w:rsidP="00255F59">
      <w:pPr>
        <w:spacing w:before="0" w:after="0"/>
        <w:rPr>
          <w:rFonts w:cs="Calibri"/>
          <w:sz w:val="22"/>
          <w:szCs w:val="22"/>
          <w:lang w:bidi="ar-SA"/>
        </w:rPr>
      </w:pPr>
    </w:p>
    <w:p w:rsidR="00255F59" w:rsidRPr="00E92700" w:rsidRDefault="00255F59" w:rsidP="00255F59">
      <w:pPr>
        <w:spacing w:before="0" w:after="0"/>
        <w:rPr>
          <w:rFonts w:cs="Calibri"/>
          <w:sz w:val="22"/>
          <w:szCs w:val="22"/>
          <w:lang w:bidi="ar-SA"/>
        </w:rPr>
      </w:pPr>
      <w:r w:rsidRPr="00E92700">
        <w:rPr>
          <w:rFonts w:cs="Calibri"/>
          <w:sz w:val="22"/>
          <w:szCs w:val="22"/>
          <w:lang w:bidi="ar-SA"/>
        </w:rPr>
        <w:t>#Select</w:t>
      </w:r>
    </w:p>
    <w:p w:rsidR="00255F59" w:rsidRPr="00E92700" w:rsidRDefault="00255F59" w:rsidP="00255F59">
      <w:pPr>
        <w:spacing w:before="0" w:after="0"/>
        <w:rPr>
          <w:rFonts w:cs="Calibri"/>
          <w:sz w:val="22"/>
          <w:szCs w:val="22"/>
          <w:lang w:bidi="ar-SA"/>
        </w:rPr>
      </w:pPr>
      <w:r w:rsidRPr="00E92700">
        <w:rPr>
          <w:rFonts w:cs="Calibri"/>
          <w:sz w:val="22"/>
          <w:szCs w:val="22"/>
          <w:lang w:bidi="ar-SA"/>
        </w:rPr>
        <w:t>subset1 = FOREACH sales GENERATE custid,customer,city,sales/1000 as salesK;</w:t>
      </w:r>
    </w:p>
    <w:p w:rsidR="00255F59" w:rsidRPr="00E92700" w:rsidRDefault="00255F59" w:rsidP="00255F59">
      <w:pPr>
        <w:spacing w:before="0" w:after="0"/>
        <w:rPr>
          <w:rFonts w:cs="Calibri"/>
          <w:sz w:val="22"/>
          <w:szCs w:val="22"/>
          <w:lang w:bidi="ar-SA"/>
        </w:rPr>
      </w:pPr>
      <w:r w:rsidRPr="00E92700">
        <w:rPr>
          <w:rFonts w:cs="Calibri"/>
          <w:sz w:val="22"/>
          <w:szCs w:val="22"/>
          <w:lang w:bidi="ar-SA"/>
        </w:rPr>
        <w:t>#Join</w:t>
      </w:r>
    </w:p>
    <w:p w:rsidR="00255F59" w:rsidRPr="00E92700" w:rsidRDefault="00255F59" w:rsidP="00255F59">
      <w:pPr>
        <w:spacing w:before="0" w:after="0"/>
        <w:rPr>
          <w:rFonts w:cs="Calibri"/>
          <w:sz w:val="22"/>
          <w:szCs w:val="22"/>
          <w:lang w:bidi="ar-SA"/>
        </w:rPr>
      </w:pPr>
      <w:r w:rsidRPr="00E92700">
        <w:rPr>
          <w:rFonts w:cs="Calibri"/>
          <w:sz w:val="22"/>
          <w:szCs w:val="22"/>
          <w:lang w:bidi="ar-SA"/>
        </w:rPr>
        <w:t>cityJoin = Join sales BY zip, zipcity BY zipcode;</w:t>
      </w:r>
    </w:p>
    <w:p w:rsidR="00255F59" w:rsidRPr="00E92700" w:rsidRDefault="00255F59" w:rsidP="00255F59">
      <w:pPr>
        <w:spacing w:before="0" w:after="0"/>
        <w:rPr>
          <w:rFonts w:cs="Calibri"/>
          <w:sz w:val="22"/>
          <w:szCs w:val="22"/>
          <w:lang w:bidi="ar-SA"/>
        </w:rPr>
      </w:pPr>
      <w:r w:rsidRPr="00E92700">
        <w:rPr>
          <w:rFonts w:cs="Calibri"/>
          <w:sz w:val="22"/>
          <w:szCs w:val="22"/>
          <w:lang w:bidi="ar-SA"/>
        </w:rPr>
        <w:t>#GROUP</w:t>
      </w:r>
    </w:p>
    <w:p w:rsidR="00255F59" w:rsidRPr="00E92700" w:rsidRDefault="00255F59" w:rsidP="00255F59">
      <w:pPr>
        <w:spacing w:before="0" w:after="0"/>
        <w:rPr>
          <w:rFonts w:cs="Calibri"/>
          <w:sz w:val="22"/>
          <w:szCs w:val="22"/>
          <w:lang w:bidi="ar-SA"/>
        </w:rPr>
      </w:pPr>
      <w:r w:rsidRPr="00E92700">
        <w:rPr>
          <w:rFonts w:cs="Calibri"/>
          <w:sz w:val="22"/>
          <w:szCs w:val="22"/>
          <w:lang w:bidi="ar-SA"/>
        </w:rPr>
        <w:t>salesGRoup = Group sales ALL;</w:t>
      </w:r>
    </w:p>
    <w:p w:rsidR="00255F59" w:rsidRPr="00E92700" w:rsidRDefault="00255F59" w:rsidP="00255F59">
      <w:pPr>
        <w:spacing w:before="0" w:after="0"/>
        <w:rPr>
          <w:rFonts w:cs="Calibri"/>
          <w:sz w:val="22"/>
          <w:szCs w:val="22"/>
          <w:lang w:bidi="ar-SA"/>
        </w:rPr>
      </w:pPr>
      <w:r w:rsidRPr="00E92700">
        <w:rPr>
          <w:rFonts w:cs="Calibri"/>
          <w:sz w:val="22"/>
          <w:szCs w:val="22"/>
          <w:lang w:bidi="ar-SA"/>
        </w:rPr>
        <w:t>salesCount = FOREACH salesGroup GENERATE group, COUNT(sales);</w:t>
      </w:r>
    </w:p>
    <w:p w:rsidR="00255F59" w:rsidRDefault="00255F59" w:rsidP="00255F59">
      <w:pPr>
        <w:spacing w:before="0" w:after="0"/>
        <w:rPr>
          <w:rFonts w:cs="Calibri"/>
          <w:sz w:val="22"/>
          <w:szCs w:val="22"/>
          <w:lang w:bidi="ar-SA"/>
        </w:rPr>
      </w:pPr>
      <w:r w:rsidRPr="00E92700">
        <w:rPr>
          <w:rFonts w:cs="Calibri"/>
          <w:sz w:val="22"/>
          <w:szCs w:val="22"/>
          <w:lang w:bidi="ar-SA"/>
        </w:rPr>
        <w:t>salesGRoup = Group sales BY state;</w:t>
      </w:r>
    </w:p>
    <w:p w:rsidR="00255F59" w:rsidRPr="00901439" w:rsidRDefault="00255F59" w:rsidP="004F503E">
      <w:pPr>
        <w:autoSpaceDE w:val="0"/>
        <w:autoSpaceDN w:val="0"/>
        <w:adjustRightInd w:val="0"/>
        <w:spacing w:before="0" w:after="0" w:line="240" w:lineRule="auto"/>
        <w:rPr>
          <w:rFonts w:cs="Calibri"/>
          <w:sz w:val="22"/>
          <w:szCs w:val="22"/>
          <w:lang w:bidi="ar-SA"/>
        </w:rPr>
      </w:pPr>
    </w:p>
    <w:p w:rsidR="00FC3B03" w:rsidRDefault="00FC3B03" w:rsidP="004F503E">
      <w:pPr>
        <w:autoSpaceDE w:val="0"/>
        <w:autoSpaceDN w:val="0"/>
        <w:adjustRightInd w:val="0"/>
        <w:spacing w:before="0" w:after="0" w:line="240" w:lineRule="auto"/>
        <w:rPr>
          <w:rFonts w:cs="Calibri"/>
          <w:sz w:val="22"/>
          <w:szCs w:val="22"/>
          <w:lang w:bidi="ar-SA"/>
        </w:rPr>
      </w:pPr>
    </w:p>
    <w:p w:rsidR="00886BE3" w:rsidRDefault="00886BE3" w:rsidP="004F503E">
      <w:pPr>
        <w:autoSpaceDE w:val="0"/>
        <w:autoSpaceDN w:val="0"/>
        <w:adjustRightInd w:val="0"/>
        <w:spacing w:before="0" w:after="0" w:line="240" w:lineRule="auto"/>
        <w:rPr>
          <w:rFonts w:cs="Calibri"/>
          <w:sz w:val="22"/>
          <w:szCs w:val="22"/>
          <w:lang w:bidi="ar-SA"/>
        </w:rPr>
      </w:pPr>
    </w:p>
    <w:p w:rsidR="00886BE3" w:rsidRDefault="00886BE3" w:rsidP="004F503E">
      <w:pPr>
        <w:autoSpaceDE w:val="0"/>
        <w:autoSpaceDN w:val="0"/>
        <w:adjustRightInd w:val="0"/>
        <w:spacing w:before="0" w:after="0" w:line="240" w:lineRule="auto"/>
        <w:rPr>
          <w:rFonts w:cs="Calibri"/>
          <w:sz w:val="22"/>
          <w:szCs w:val="22"/>
          <w:lang w:bidi="ar-SA"/>
        </w:rPr>
      </w:pPr>
    </w:p>
    <w:p w:rsidR="00886BE3" w:rsidRDefault="00886BE3" w:rsidP="004F503E">
      <w:pPr>
        <w:autoSpaceDE w:val="0"/>
        <w:autoSpaceDN w:val="0"/>
        <w:adjustRightInd w:val="0"/>
        <w:spacing w:before="0" w:after="0" w:line="240" w:lineRule="auto"/>
        <w:rPr>
          <w:rFonts w:cs="Calibri"/>
          <w:sz w:val="22"/>
          <w:szCs w:val="22"/>
          <w:lang w:bidi="ar-SA"/>
        </w:rPr>
      </w:pPr>
    </w:p>
    <w:p w:rsidR="00886BE3" w:rsidRDefault="00886BE3" w:rsidP="004F503E">
      <w:pPr>
        <w:autoSpaceDE w:val="0"/>
        <w:autoSpaceDN w:val="0"/>
        <w:adjustRightInd w:val="0"/>
        <w:spacing w:before="0" w:after="0" w:line="240" w:lineRule="auto"/>
        <w:rPr>
          <w:rFonts w:cs="Calibri"/>
          <w:sz w:val="22"/>
          <w:szCs w:val="22"/>
          <w:lang w:bidi="ar-SA"/>
        </w:rPr>
      </w:pPr>
    </w:p>
    <w:p w:rsidR="00886BE3" w:rsidRDefault="00886BE3" w:rsidP="004F503E">
      <w:pPr>
        <w:autoSpaceDE w:val="0"/>
        <w:autoSpaceDN w:val="0"/>
        <w:adjustRightInd w:val="0"/>
        <w:spacing w:before="0" w:after="0" w:line="240" w:lineRule="auto"/>
        <w:rPr>
          <w:rFonts w:cs="Calibri"/>
          <w:sz w:val="22"/>
          <w:szCs w:val="22"/>
          <w:lang w:bidi="ar-SA"/>
        </w:rPr>
      </w:pPr>
    </w:p>
    <w:p w:rsidR="00886BE3" w:rsidRPr="00901439" w:rsidRDefault="00886BE3" w:rsidP="004F503E">
      <w:pPr>
        <w:autoSpaceDE w:val="0"/>
        <w:autoSpaceDN w:val="0"/>
        <w:adjustRightInd w:val="0"/>
        <w:spacing w:before="0" w:after="0" w:line="240" w:lineRule="auto"/>
        <w:rPr>
          <w:rFonts w:cs="Calibri"/>
          <w:sz w:val="22"/>
          <w:szCs w:val="22"/>
          <w:lang w:bidi="ar-SA"/>
        </w:rPr>
      </w:pPr>
    </w:p>
    <w:p w:rsidR="00167EEA" w:rsidRPr="00901439" w:rsidRDefault="00167EEA" w:rsidP="004F503E">
      <w:pPr>
        <w:autoSpaceDE w:val="0"/>
        <w:autoSpaceDN w:val="0"/>
        <w:adjustRightInd w:val="0"/>
        <w:spacing w:before="0" w:after="0" w:line="240" w:lineRule="auto"/>
        <w:rPr>
          <w:rFonts w:cs="Calibri"/>
          <w:sz w:val="22"/>
          <w:szCs w:val="22"/>
          <w:lang w:bidi="ar-SA"/>
        </w:rPr>
      </w:pPr>
    </w:p>
    <w:p w:rsidR="00167EEA" w:rsidRPr="00901439" w:rsidRDefault="00167EEA" w:rsidP="00167EEA">
      <w:pPr>
        <w:pStyle w:val="Heading2"/>
        <w:shd w:val="clear" w:color="auto" w:fill="FFFFFF"/>
        <w:autoSpaceDE w:val="0"/>
        <w:autoSpaceDN w:val="0"/>
        <w:adjustRightInd w:val="0"/>
        <w:spacing w:before="0" w:line="240" w:lineRule="auto"/>
        <w:textAlignment w:val="baseline"/>
        <w:rPr>
          <w:rFonts w:cs="Calibri"/>
          <w:lang w:bidi="ar-SA"/>
        </w:rPr>
      </w:pPr>
      <w:bookmarkStart w:id="147" w:name="_Toc481554764"/>
      <w:r w:rsidRPr="00901439">
        <w:rPr>
          <w:rFonts w:ascii="Calibri,Bold" w:hAnsi="Calibri,Bold" w:cs="Calibri,Bold"/>
          <w:bCs/>
          <w:lang w:bidi="ar-SA"/>
        </w:rPr>
        <w:lastRenderedPageBreak/>
        <w:t>Sqoop Concepts</w:t>
      </w:r>
      <w:bookmarkEnd w:id="147"/>
    </w:p>
    <w:p w:rsidR="00167EEA" w:rsidRPr="00901439" w:rsidRDefault="00167EEA" w:rsidP="00167EEA">
      <w:pPr>
        <w:shd w:val="clear" w:color="auto" w:fill="FFFFFF"/>
        <w:spacing w:before="0" w:after="158" w:line="240" w:lineRule="auto"/>
        <w:jc w:val="both"/>
        <w:rPr>
          <w:rFonts w:ascii="Helvetica" w:hAnsi="Helvetica" w:cs="Helvetica"/>
          <w:color w:val="2C3E50"/>
          <w:sz w:val="24"/>
          <w:szCs w:val="24"/>
          <w:lang w:bidi="ar-SA"/>
        </w:rPr>
      </w:pPr>
    </w:p>
    <w:p w:rsidR="009D6FAB" w:rsidRPr="00901439" w:rsidRDefault="009D6FAB" w:rsidP="009D6FAB">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Relation between Hadoop and RDBMS:</w:t>
      </w:r>
    </w:p>
    <w:p w:rsidR="009D6FAB" w:rsidRPr="00901439" w:rsidRDefault="009D6FAB" w:rsidP="003D5DEF">
      <w:pPr>
        <w:pStyle w:val="ListParagraph"/>
        <w:numPr>
          <w:ilvl w:val="0"/>
          <w:numId w:val="10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Hadoop can be an archive server for RDBM’s</w:t>
      </w:r>
    </w:p>
    <w:p w:rsidR="009D6FAB" w:rsidRPr="00901439" w:rsidRDefault="009D6FAB" w:rsidP="003D5DEF">
      <w:pPr>
        <w:pStyle w:val="ListParagraph"/>
        <w:numPr>
          <w:ilvl w:val="0"/>
          <w:numId w:val="10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Hadoop can be a preprocessing step, cleaning and normalizing data for the RDBMS</w:t>
      </w:r>
    </w:p>
    <w:p w:rsidR="009D6FAB" w:rsidRDefault="009D6FAB" w:rsidP="003D5DEF">
      <w:pPr>
        <w:pStyle w:val="ListParagraph"/>
        <w:numPr>
          <w:ilvl w:val="0"/>
          <w:numId w:val="104"/>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Hadoop can be data creation tool to populate data for RDBMs from various sources.</w:t>
      </w: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Default="004C3C62" w:rsidP="004C3C62">
      <w:pPr>
        <w:autoSpaceDE w:val="0"/>
        <w:autoSpaceDN w:val="0"/>
        <w:adjustRightInd w:val="0"/>
        <w:spacing w:before="0" w:after="0" w:line="240" w:lineRule="auto"/>
        <w:rPr>
          <w:rFonts w:cs="Calibri"/>
          <w:sz w:val="22"/>
          <w:szCs w:val="22"/>
          <w:lang w:bidi="ar-SA"/>
        </w:rPr>
      </w:pPr>
    </w:p>
    <w:p w:rsidR="004C3C62" w:rsidRPr="004C3C62" w:rsidRDefault="004C3C62" w:rsidP="004C3C62">
      <w:pPr>
        <w:autoSpaceDE w:val="0"/>
        <w:autoSpaceDN w:val="0"/>
        <w:adjustRightInd w:val="0"/>
        <w:spacing w:before="0" w:after="0" w:line="240" w:lineRule="auto"/>
        <w:rPr>
          <w:rFonts w:cs="Calibri"/>
          <w:sz w:val="22"/>
          <w:szCs w:val="22"/>
          <w:lang w:bidi="ar-SA"/>
        </w:rPr>
      </w:pPr>
    </w:p>
    <w:p w:rsidR="006D413B" w:rsidRPr="00901439" w:rsidRDefault="006D413B" w:rsidP="006D413B">
      <w:pPr>
        <w:pStyle w:val="Heading3"/>
      </w:pPr>
      <w:bookmarkStart w:id="148" w:name="_Toc481554765"/>
      <w:r>
        <w:t>Tidbits</w:t>
      </w:r>
      <w:bookmarkEnd w:id="148"/>
    </w:p>
    <w:p w:rsidR="009D6FAB" w:rsidRPr="00901439" w:rsidRDefault="009D6FAB" w:rsidP="006D413B">
      <w:pPr>
        <w:autoSpaceDE w:val="0"/>
        <w:autoSpaceDN w:val="0"/>
        <w:adjustRightInd w:val="0"/>
        <w:spacing w:before="0" w:after="0" w:line="240" w:lineRule="auto"/>
        <w:ind w:firstLine="709"/>
        <w:rPr>
          <w:rFonts w:cs="Calibri"/>
          <w:sz w:val="22"/>
          <w:szCs w:val="22"/>
          <w:lang w:bidi="ar-SA"/>
        </w:rPr>
      </w:pPr>
    </w:p>
    <w:p w:rsidR="009D6FAB" w:rsidRDefault="0072132A" w:rsidP="0072132A">
      <w:pPr>
        <w:autoSpaceDE w:val="0"/>
        <w:autoSpaceDN w:val="0"/>
        <w:adjustRightInd w:val="0"/>
        <w:spacing w:before="0" w:after="0" w:line="240" w:lineRule="auto"/>
        <w:rPr>
          <w:rFonts w:cs="Calibri"/>
          <w:sz w:val="22"/>
          <w:szCs w:val="22"/>
          <w:lang w:bidi="ar-SA"/>
        </w:rPr>
      </w:pPr>
      <w:r>
        <w:rPr>
          <w:rFonts w:cs="Calibri"/>
          <w:sz w:val="22"/>
          <w:szCs w:val="22"/>
          <w:lang w:bidi="ar-SA"/>
        </w:rPr>
        <w:t>Direct Mode:-</w:t>
      </w:r>
      <w:r w:rsidRPr="0072132A">
        <w:rPr>
          <w:rFonts w:cs="Calibri"/>
          <w:sz w:val="22"/>
          <w:szCs w:val="22"/>
          <w:lang w:bidi="ar-SA"/>
        </w:rPr>
        <w:t xml:space="preserve"> means different things for different databases.</w:t>
      </w:r>
      <w:r w:rsidRPr="0072132A">
        <w:rPr>
          <w:rFonts w:cs="Calibri"/>
          <w:sz w:val="22"/>
          <w:szCs w:val="22"/>
          <w:lang w:bidi="ar-SA"/>
        </w:rPr>
        <w:br/>
        <w:t>For MySQL or PostgreSQL it relates to bulk loader/unloader utilities (i.e. completetely bypassing JDBC); while for Oracle it relates to "direct path INSERT" i.e. with JDBC but in a non-transactional mode (so you'd better use a temp table, or you might end up with duplicates in a PK and a corrupt table).</w:t>
      </w:r>
    </w:p>
    <w:p w:rsidR="006D413B" w:rsidRDefault="006D413B" w:rsidP="0072132A">
      <w:pPr>
        <w:autoSpaceDE w:val="0"/>
        <w:autoSpaceDN w:val="0"/>
        <w:adjustRightInd w:val="0"/>
        <w:spacing w:before="0" w:after="0" w:line="240" w:lineRule="auto"/>
        <w:rPr>
          <w:rFonts w:cs="Calibri"/>
          <w:sz w:val="22"/>
          <w:szCs w:val="22"/>
          <w:lang w:bidi="ar-SA"/>
        </w:rPr>
      </w:pPr>
    </w:p>
    <w:p w:rsidR="004C3C62" w:rsidRDefault="004C3C62" w:rsidP="0072132A">
      <w:pPr>
        <w:autoSpaceDE w:val="0"/>
        <w:autoSpaceDN w:val="0"/>
        <w:adjustRightInd w:val="0"/>
        <w:spacing w:before="0" w:after="0" w:line="240" w:lineRule="auto"/>
        <w:rPr>
          <w:rFonts w:cs="Calibri"/>
          <w:sz w:val="22"/>
          <w:szCs w:val="22"/>
          <w:lang w:bidi="ar-SA"/>
        </w:rPr>
      </w:pPr>
    </w:p>
    <w:p w:rsidR="004C3C62" w:rsidRDefault="004C3C62" w:rsidP="0072132A">
      <w:pPr>
        <w:autoSpaceDE w:val="0"/>
        <w:autoSpaceDN w:val="0"/>
        <w:adjustRightInd w:val="0"/>
        <w:spacing w:before="0" w:after="0" w:line="240" w:lineRule="auto"/>
        <w:rPr>
          <w:rFonts w:cs="Calibri"/>
          <w:sz w:val="22"/>
          <w:szCs w:val="22"/>
          <w:lang w:bidi="ar-SA"/>
        </w:rPr>
      </w:pPr>
    </w:p>
    <w:tbl>
      <w:tblPr>
        <w:tblW w:w="5000" w:type="pct"/>
        <w:tblLook w:val="04A0"/>
      </w:tblPr>
      <w:tblGrid>
        <w:gridCol w:w="3488"/>
        <w:gridCol w:w="5754"/>
      </w:tblGrid>
      <w:tr w:rsidR="004C3C62" w:rsidRPr="004C3C62" w:rsidTr="004C3C62">
        <w:trPr>
          <w:trHeight w:val="402"/>
        </w:trPr>
        <w:tc>
          <w:tcPr>
            <w:tcW w:w="188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jc w:val="center"/>
              <w:rPr>
                <w:rFonts w:ascii="Verdana" w:hAnsi="Verdana"/>
                <w:b/>
                <w:bCs/>
                <w:color w:val="000000"/>
                <w:sz w:val="22"/>
                <w:szCs w:val="22"/>
                <w:lang w:bidi="ar-SA"/>
              </w:rPr>
            </w:pPr>
            <w:r w:rsidRPr="004C3C62">
              <w:rPr>
                <w:rFonts w:ascii="Verdana" w:hAnsi="Verdana"/>
                <w:b/>
                <w:bCs/>
                <w:color w:val="000000"/>
                <w:sz w:val="22"/>
                <w:szCs w:val="22"/>
                <w:lang w:bidi="ar-SA"/>
              </w:rPr>
              <w:t>Argument</w:t>
            </w:r>
          </w:p>
        </w:tc>
        <w:tc>
          <w:tcPr>
            <w:tcW w:w="3113" w:type="pct"/>
            <w:tcBorders>
              <w:top w:val="single" w:sz="4" w:space="0" w:color="auto"/>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jc w:val="center"/>
              <w:rPr>
                <w:rFonts w:ascii="Verdana" w:hAnsi="Verdana"/>
                <w:b/>
                <w:bCs/>
                <w:color w:val="000000"/>
                <w:sz w:val="22"/>
                <w:szCs w:val="22"/>
                <w:lang w:bidi="ar-SA"/>
              </w:rPr>
            </w:pPr>
            <w:r w:rsidRPr="004C3C62">
              <w:rPr>
                <w:rFonts w:ascii="Verdana" w:hAnsi="Verdana"/>
                <w:b/>
                <w:bCs/>
                <w:color w:val="000000"/>
                <w:sz w:val="22"/>
                <w:szCs w:val="22"/>
                <w:lang w:bidi="ar-SA"/>
              </w:rPr>
              <w:t>Description</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--append</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Append data to an existing dataset in HDFS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--as-avrodatafile</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Imports data to Avro Data Files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--as-sequencefile</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Imports data to SequenceFiles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--as-textfile</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Imports data as plain text (default)</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--boundary-query &lt;statement&gt;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Boundary query to use for creating splits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--columns &lt;col,col,col…&gt;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Columns to import from table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--direct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Use direct import fast path</w:t>
            </w:r>
          </w:p>
        </w:tc>
      </w:tr>
      <w:tr w:rsidR="004C3C62" w:rsidRPr="004C3C62" w:rsidTr="004C3C62">
        <w:trPr>
          <w:trHeight w:val="570"/>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--direct-split-size &lt;n&gt;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Split the input stream every </w:t>
            </w:r>
            <w:r w:rsidRPr="004C3C62">
              <w:rPr>
                <w:rFonts w:ascii="Verdana" w:hAnsi="Verdana"/>
                <w:i/>
                <w:iCs/>
                <w:color w:val="000000"/>
                <w:sz w:val="22"/>
                <w:szCs w:val="22"/>
                <w:lang w:bidi="ar-SA"/>
              </w:rPr>
              <w:t>n</w:t>
            </w:r>
            <w:r w:rsidRPr="004C3C62">
              <w:rPr>
                <w:rFonts w:ascii="Verdana" w:hAnsi="Verdana"/>
                <w:color w:val="000000"/>
                <w:sz w:val="22"/>
                <w:szCs w:val="22"/>
                <w:lang w:bidi="ar-SA"/>
              </w:rPr>
              <w:t> bytes when importing in direct mode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--inline-lob-limit &lt;n&gt;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Set the maximum size for an inline LOB</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-m,--num-mappers &lt;n&gt;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Use </w:t>
            </w:r>
            <w:r w:rsidRPr="004C3C62">
              <w:rPr>
                <w:rFonts w:ascii="Verdana" w:hAnsi="Verdana"/>
                <w:i/>
                <w:iCs/>
                <w:color w:val="000000"/>
                <w:sz w:val="22"/>
                <w:szCs w:val="22"/>
                <w:lang w:bidi="ar-SA"/>
              </w:rPr>
              <w:t>n</w:t>
            </w:r>
            <w:r w:rsidRPr="004C3C62">
              <w:rPr>
                <w:rFonts w:ascii="Verdana" w:hAnsi="Verdana"/>
                <w:color w:val="000000"/>
                <w:sz w:val="22"/>
                <w:szCs w:val="22"/>
                <w:lang w:bidi="ar-SA"/>
              </w:rPr>
              <w:t> map tasks to import in parallel</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-e,--query &lt;statement&gt;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Import the results of </w:t>
            </w:r>
            <w:r w:rsidRPr="004C3C62">
              <w:rPr>
                <w:rFonts w:ascii="Courier New" w:hAnsi="Courier New" w:cs="Courier New"/>
                <w:i/>
                <w:iCs/>
                <w:color w:val="007A00"/>
                <w:lang w:bidi="ar-SA"/>
              </w:rPr>
              <w:t>statement</w:t>
            </w:r>
            <w:r w:rsidRPr="004C3C62">
              <w:rPr>
                <w:rFonts w:ascii="Verdana" w:hAnsi="Verdana"/>
                <w:color w:val="000000"/>
                <w:sz w:val="22"/>
                <w:szCs w:val="22"/>
                <w:lang w:bidi="ar-SA"/>
              </w:rPr>
              <w:t>.</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--split-by &lt;column-name&gt;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Column of the table used to split work units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--table &lt;table-name&gt;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Table to read</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--target-dir &lt;dir&gt;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HDFS destination dir</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--warehouse-dir &lt;dir&gt;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HDFS parent for table destination</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--where &lt;where clause&gt;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WHERE clause to use during import</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-z,--compress</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Enable compression</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--compression-codec &lt;c&gt;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Use Hadoop codec (default gzip)</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--null-string &lt;null-string&gt;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The string to be written for a null value for string columns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--null-non-string &lt;null-string&gt;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The string to be written for a null value for non-string columns</w:t>
            </w:r>
          </w:p>
        </w:tc>
      </w:tr>
    </w:tbl>
    <w:p w:rsidR="004C3C62" w:rsidRDefault="004C3C62" w:rsidP="0072132A">
      <w:pPr>
        <w:autoSpaceDE w:val="0"/>
        <w:autoSpaceDN w:val="0"/>
        <w:adjustRightInd w:val="0"/>
        <w:spacing w:before="0" w:after="0" w:line="240" w:lineRule="auto"/>
        <w:rPr>
          <w:rFonts w:cs="Calibri"/>
          <w:sz w:val="22"/>
          <w:szCs w:val="22"/>
          <w:lang w:bidi="ar-SA"/>
        </w:rPr>
      </w:pPr>
    </w:p>
    <w:tbl>
      <w:tblPr>
        <w:tblW w:w="5000" w:type="pct"/>
        <w:tblLook w:val="04A0"/>
      </w:tblPr>
      <w:tblGrid>
        <w:gridCol w:w="3488"/>
        <w:gridCol w:w="5754"/>
      </w:tblGrid>
      <w:tr w:rsidR="004C3C62" w:rsidRPr="004C3C62" w:rsidTr="004C3C62">
        <w:trPr>
          <w:trHeight w:val="402"/>
        </w:trPr>
        <w:tc>
          <w:tcPr>
            <w:tcW w:w="188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b/>
                <w:bCs/>
                <w:color w:val="000000"/>
                <w:sz w:val="22"/>
                <w:szCs w:val="22"/>
                <w:lang w:bidi="ar-SA"/>
              </w:rPr>
            </w:pPr>
            <w:r w:rsidRPr="004C3C62">
              <w:rPr>
                <w:rFonts w:ascii="Verdana" w:hAnsi="Verdana"/>
                <w:b/>
                <w:bCs/>
                <w:color w:val="000000"/>
                <w:sz w:val="22"/>
                <w:szCs w:val="22"/>
                <w:lang w:bidi="ar-SA"/>
              </w:rPr>
              <w:t>Argument</w:t>
            </w:r>
          </w:p>
        </w:tc>
        <w:tc>
          <w:tcPr>
            <w:tcW w:w="3113" w:type="pct"/>
            <w:tcBorders>
              <w:top w:val="single" w:sz="4" w:space="0" w:color="auto"/>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b/>
                <w:bCs/>
                <w:color w:val="000000"/>
                <w:sz w:val="22"/>
                <w:szCs w:val="22"/>
                <w:lang w:bidi="ar-SA"/>
              </w:rPr>
            </w:pPr>
            <w:r w:rsidRPr="004C3C62">
              <w:rPr>
                <w:rFonts w:ascii="Verdana" w:hAnsi="Verdana"/>
                <w:b/>
                <w:bCs/>
                <w:color w:val="000000"/>
                <w:sz w:val="22"/>
                <w:szCs w:val="22"/>
                <w:lang w:bidi="ar-SA"/>
              </w:rPr>
              <w:t>Description</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lastRenderedPageBreak/>
              <w:t>--connect &lt;jdbc-uri&gt;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Specify JDBC connect string</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--connection-manager &lt;class-name&gt;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Specify connection manager class to use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--driver &lt;class-name&gt;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Manually specify JDBC driver class to use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--hadoop-home &lt;dir&gt;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Override $HADOOP_HOME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--help</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Print usage instructions</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-P</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Read password from console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--password &lt;password&gt;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Set authentication password</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--username &lt;username&gt;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Set authentication username</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--verbose</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Print more information while working</w:t>
            </w:r>
          </w:p>
        </w:tc>
      </w:tr>
      <w:tr w:rsidR="004C3C62" w:rsidRPr="004C3C62" w:rsidTr="004C3C62">
        <w:trPr>
          <w:trHeight w:val="402"/>
        </w:trPr>
        <w:tc>
          <w:tcPr>
            <w:tcW w:w="1887" w:type="pct"/>
            <w:tcBorders>
              <w:top w:val="nil"/>
              <w:left w:val="single" w:sz="4" w:space="0" w:color="auto"/>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Courier New" w:hAnsi="Courier New" w:cs="Courier New"/>
                <w:color w:val="007A00"/>
                <w:lang w:bidi="ar-SA"/>
              </w:rPr>
            </w:pPr>
            <w:r w:rsidRPr="004C3C62">
              <w:rPr>
                <w:rFonts w:ascii="Courier New" w:hAnsi="Courier New" w:cs="Courier New"/>
                <w:color w:val="007A00"/>
                <w:lang w:bidi="ar-SA"/>
              </w:rPr>
              <w:t>--connection-param-file &lt;filename&gt;</w:t>
            </w:r>
          </w:p>
        </w:tc>
        <w:tc>
          <w:tcPr>
            <w:tcW w:w="3113" w:type="pct"/>
            <w:tcBorders>
              <w:top w:val="nil"/>
              <w:left w:val="nil"/>
              <w:bottom w:val="single" w:sz="4" w:space="0" w:color="auto"/>
              <w:right w:val="single" w:sz="4" w:space="0" w:color="auto"/>
            </w:tcBorders>
            <w:shd w:val="clear" w:color="auto" w:fill="auto"/>
            <w:vAlign w:val="center"/>
            <w:hideMark/>
          </w:tcPr>
          <w:p w:rsidR="004C3C62" w:rsidRPr="004C3C62" w:rsidRDefault="004C3C62" w:rsidP="004C3C62">
            <w:pPr>
              <w:spacing w:before="0" w:after="0" w:line="240" w:lineRule="auto"/>
              <w:rPr>
                <w:rFonts w:ascii="Verdana" w:hAnsi="Verdana"/>
                <w:color w:val="000000"/>
                <w:sz w:val="22"/>
                <w:szCs w:val="22"/>
                <w:lang w:bidi="ar-SA"/>
              </w:rPr>
            </w:pPr>
            <w:r w:rsidRPr="004C3C62">
              <w:rPr>
                <w:rFonts w:ascii="Verdana" w:hAnsi="Verdana"/>
                <w:color w:val="000000"/>
                <w:sz w:val="22"/>
                <w:szCs w:val="22"/>
                <w:lang w:bidi="ar-SA"/>
              </w:rPr>
              <w:t>Optional properties file that provides connection parameters</w:t>
            </w:r>
          </w:p>
        </w:tc>
      </w:tr>
    </w:tbl>
    <w:p w:rsidR="004C3C62" w:rsidRDefault="004C3C62" w:rsidP="0072132A">
      <w:pPr>
        <w:autoSpaceDE w:val="0"/>
        <w:autoSpaceDN w:val="0"/>
        <w:adjustRightInd w:val="0"/>
        <w:spacing w:before="0" w:after="0" w:line="240" w:lineRule="auto"/>
        <w:rPr>
          <w:rFonts w:cs="Calibri"/>
          <w:sz w:val="22"/>
          <w:szCs w:val="22"/>
          <w:lang w:bidi="ar-SA"/>
        </w:rPr>
      </w:pPr>
    </w:p>
    <w:p w:rsidR="00182908" w:rsidRDefault="00182908" w:rsidP="0072132A">
      <w:pPr>
        <w:autoSpaceDE w:val="0"/>
        <w:autoSpaceDN w:val="0"/>
        <w:adjustRightInd w:val="0"/>
        <w:spacing w:before="0" w:after="0" w:line="240" w:lineRule="auto"/>
        <w:rPr>
          <w:rFonts w:cs="Calibri"/>
          <w:sz w:val="22"/>
          <w:szCs w:val="22"/>
          <w:lang w:bidi="ar-SA"/>
        </w:rPr>
      </w:pP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b/>
          <w:sz w:val="22"/>
          <w:szCs w:val="22"/>
          <w:lang w:bidi="ar-SA"/>
        </w:rPr>
        <w:t>$CONDITIONS</w:t>
      </w:r>
      <w:r>
        <w:rPr>
          <w:rFonts w:cs="Calibri"/>
          <w:sz w:val="22"/>
          <w:szCs w:val="22"/>
          <w:lang w:bidi="ar-SA"/>
        </w:rPr>
        <w:t xml:space="preserve"> :</w:t>
      </w:r>
      <w:r w:rsidRPr="00182908">
        <w:rPr>
          <w:rFonts w:cs="Calibri"/>
          <w:sz w:val="22"/>
          <w:szCs w:val="22"/>
          <w:lang w:bidi="ar-SA"/>
        </w:rPr>
        <w:t xml:space="preserve"> is used by Sqoop process, it will replace with a unique condition expression internally to get the data-set. If you run a parallel import, the map tasks will execute your query with different values substituted in for $CONDITIONS. e.g., one mapper may execute "select bla from foo WHERE (id &gt;=0 AND id &lt; 10000)", and the next mapper may execute "select bla from foo WHERE (id &gt;= 10000 AND id &lt; 20000)" and so on.</w:t>
      </w:r>
    </w:p>
    <w:p w:rsidR="00182908" w:rsidRPr="00182908" w:rsidRDefault="00182908" w:rsidP="00182908">
      <w:pPr>
        <w:autoSpaceDE w:val="0"/>
        <w:autoSpaceDN w:val="0"/>
        <w:adjustRightInd w:val="0"/>
        <w:spacing w:before="0" w:after="0" w:line="240" w:lineRule="auto"/>
        <w:rPr>
          <w:rFonts w:cs="Calibri"/>
          <w:sz w:val="22"/>
          <w:szCs w:val="22"/>
          <w:lang w:bidi="ar-SA"/>
        </w:rPr>
      </w:pP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b/>
          <w:sz w:val="22"/>
          <w:szCs w:val="22"/>
          <w:lang w:bidi="ar-SA"/>
        </w:rPr>
        <w:t>--boundary-query :</w:t>
      </w:r>
      <w:r w:rsidRPr="00182908">
        <w:rPr>
          <w:rFonts w:cs="Calibri"/>
          <w:sz w:val="22"/>
          <w:szCs w:val="22"/>
          <w:lang w:bidi="ar-SA"/>
        </w:rPr>
        <w:t xml:space="preserve"> By default sqoop will use query select min(), max() from to find out boundaries for creating splits. In some cases this query is not the most optimal so you can specify any arbitrary query returning two numeric columns using --boundary-query argument.</w:t>
      </w:r>
    </w:p>
    <w:p w:rsidR="00182908" w:rsidRPr="00182908" w:rsidRDefault="00182908" w:rsidP="00182908">
      <w:pPr>
        <w:autoSpaceDE w:val="0"/>
        <w:autoSpaceDN w:val="0"/>
        <w:adjustRightInd w:val="0"/>
        <w:spacing w:before="0" w:after="0" w:line="240" w:lineRule="auto"/>
        <w:rPr>
          <w:rFonts w:cs="Calibri"/>
          <w:sz w:val="22"/>
          <w:szCs w:val="22"/>
          <w:lang w:bidi="ar-SA"/>
        </w:rPr>
      </w:pP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Reason to use : If --split-by is not giving you the optimal performance you can use this to improve the performance further.</w:t>
      </w:r>
    </w:p>
    <w:p w:rsidR="00182908" w:rsidRPr="00182908" w:rsidRDefault="00182908" w:rsidP="00182908">
      <w:pPr>
        <w:autoSpaceDE w:val="0"/>
        <w:autoSpaceDN w:val="0"/>
        <w:adjustRightInd w:val="0"/>
        <w:spacing w:before="0" w:after="0" w:line="240" w:lineRule="auto"/>
        <w:rPr>
          <w:rFonts w:cs="Calibri"/>
          <w:sz w:val="22"/>
          <w:szCs w:val="22"/>
          <w:lang w:bidi="ar-SA"/>
        </w:rPr>
      </w:pPr>
    </w:p>
    <w:p w:rsidR="00182908" w:rsidRDefault="00182908" w:rsidP="00182908">
      <w:pPr>
        <w:autoSpaceDE w:val="0"/>
        <w:autoSpaceDN w:val="0"/>
        <w:adjustRightInd w:val="0"/>
        <w:spacing w:before="0" w:after="0" w:line="240" w:lineRule="auto"/>
        <w:rPr>
          <w:rFonts w:cs="Calibri"/>
          <w:sz w:val="22"/>
          <w:szCs w:val="22"/>
          <w:lang w:bidi="ar-SA"/>
        </w:rPr>
      </w:pPr>
      <w:r>
        <w:rPr>
          <w:rFonts w:cs="Calibri"/>
          <w:sz w:val="22"/>
          <w:szCs w:val="22"/>
          <w:lang w:bidi="ar-SA"/>
        </w:rPr>
        <w:t>Example 1:</w:t>
      </w:r>
    </w:p>
    <w:p w:rsidR="00182908" w:rsidRPr="00182908" w:rsidRDefault="00182908" w:rsidP="00182908">
      <w:pPr>
        <w:autoSpaceDE w:val="0"/>
        <w:autoSpaceDN w:val="0"/>
        <w:adjustRightInd w:val="0"/>
        <w:spacing w:before="0" w:after="0" w:line="240" w:lineRule="auto"/>
        <w:rPr>
          <w:rFonts w:cs="Calibri"/>
          <w:sz w:val="22"/>
          <w:szCs w:val="22"/>
          <w:lang w:bidi="ar-SA"/>
        </w:rPr>
      </w:pP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Sqoop allows you to import data in parallel and --split-by and --boundary-query allow you more control. If you're just importing a table then it'll use the PRIMARY KEY however if you're doing a more advanced query, you'll need to specify the column to do the parallel split.</w:t>
      </w:r>
    </w:p>
    <w:p w:rsidR="00182908" w:rsidRPr="00182908" w:rsidRDefault="00182908" w:rsidP="00182908">
      <w:pPr>
        <w:autoSpaceDE w:val="0"/>
        <w:autoSpaceDN w:val="0"/>
        <w:adjustRightInd w:val="0"/>
        <w:spacing w:before="0" w:after="0" w:line="240" w:lineRule="auto"/>
        <w:rPr>
          <w:rFonts w:cs="Calibri"/>
          <w:sz w:val="22"/>
          <w:szCs w:val="22"/>
          <w:lang w:bidi="ar-SA"/>
        </w:rPr>
      </w:pP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sqoop import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--connect 'jdbc:mysql://.../...'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--direct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--username uname --password pword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--hive-import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--hive-table query_import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--boundary-query 'SELECT 0, MAX(id) FROM a'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--query 'SELECT a.id, a.name, b.id, b.name FROM a, b WHERE a.id = b.id AND $CONDITIONS'\</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--num-mappers 3</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--split-by a.id \</w:t>
      </w:r>
    </w:p>
    <w:p w:rsidR="00182908" w:rsidRPr="00182908"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--target-dir /data/import \</w:t>
      </w:r>
    </w:p>
    <w:p w:rsidR="00182908" w:rsidRPr="0072132A" w:rsidRDefault="00182908" w:rsidP="00182908">
      <w:pPr>
        <w:autoSpaceDE w:val="0"/>
        <w:autoSpaceDN w:val="0"/>
        <w:adjustRightInd w:val="0"/>
        <w:spacing w:before="0" w:after="0" w:line="240" w:lineRule="auto"/>
        <w:rPr>
          <w:rFonts w:cs="Calibri"/>
          <w:sz w:val="22"/>
          <w:szCs w:val="22"/>
          <w:lang w:bidi="ar-SA"/>
        </w:rPr>
      </w:pPr>
      <w:r w:rsidRPr="00182908">
        <w:rPr>
          <w:rFonts w:cs="Calibri"/>
          <w:sz w:val="22"/>
          <w:szCs w:val="22"/>
          <w:lang w:bidi="ar-SA"/>
        </w:rPr>
        <w:t xml:space="preserve">    --verbose</w:t>
      </w:r>
    </w:p>
    <w:p w:rsidR="00167EEA" w:rsidRPr="00901439" w:rsidRDefault="00167EEA" w:rsidP="00167EEA">
      <w:pPr>
        <w:pStyle w:val="Heading3"/>
      </w:pPr>
      <w:bookmarkStart w:id="149" w:name="_Toc481554766"/>
      <w:r w:rsidRPr="00901439">
        <w:t>Advantages</w:t>
      </w:r>
      <w:bookmarkEnd w:id="149"/>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As more organizations deploy Hadoop to analyse vast streams of information, they may find they need to transfer large amount of data between Hadoop and their existing databases, data warehouses and other data sources.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167EEA"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Loading bulk data into Hadoop from production systems or accessing it from map-reduce applications running on a large cluster is a challenging task since transferring data using scripts is an inefficient and time-consuming task</w:t>
      </w:r>
    </w:p>
    <w:p w:rsidR="004F503E" w:rsidRPr="00901439" w:rsidRDefault="004F503E" w:rsidP="004F503E">
      <w:pPr>
        <w:autoSpaceDE w:val="0"/>
        <w:autoSpaceDN w:val="0"/>
        <w:adjustRightInd w:val="0"/>
        <w:spacing w:before="0" w:after="0" w:line="240" w:lineRule="auto"/>
        <w:rPr>
          <w:rFonts w:cs="Calibri"/>
          <w:sz w:val="22"/>
          <w:szCs w:val="22"/>
          <w:lang w:bidi="ar-SA"/>
        </w:rPr>
      </w:pPr>
    </w:p>
    <w:p w:rsidR="004F503E" w:rsidRPr="00901439" w:rsidRDefault="004F503E" w:rsidP="00167EEA">
      <w:pPr>
        <w:pStyle w:val="ListParagraph"/>
        <w:numPr>
          <w:ilvl w:val="0"/>
          <w:numId w:val="6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Sqoop is basically an ETL Tool used to copy data between HDFS and SQL databases </w:t>
      </w:r>
    </w:p>
    <w:p w:rsidR="004F503E" w:rsidRPr="00901439" w:rsidRDefault="004F503E" w:rsidP="00167EEA">
      <w:pPr>
        <w:pStyle w:val="ListParagraph"/>
        <w:numPr>
          <w:ilvl w:val="0"/>
          <w:numId w:val="6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Import SQL data to HDFS for archival or analysis </w:t>
      </w:r>
    </w:p>
    <w:p w:rsidR="004F503E" w:rsidRPr="00901439" w:rsidRDefault="004F503E" w:rsidP="00167EEA">
      <w:pPr>
        <w:pStyle w:val="ListParagraph"/>
        <w:numPr>
          <w:ilvl w:val="0"/>
          <w:numId w:val="69"/>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Export HDFS to SQL ( e.g : summarized data used in a DW fact table )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Sqoop Import </w:t>
      </w: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The import tool imports individual tables from RDBMS to HDFS. Each row in a table is treated as a record in HDFS. All records are stored as text data in text files or as binary data in Avro and Sequence files. </w:t>
      </w:r>
    </w:p>
    <w:p w:rsidR="00167EEA" w:rsidRPr="00901439" w:rsidRDefault="00167EEA" w:rsidP="004F503E">
      <w:pPr>
        <w:autoSpaceDE w:val="0"/>
        <w:autoSpaceDN w:val="0"/>
        <w:adjustRightInd w:val="0"/>
        <w:spacing w:before="0" w:after="0" w:line="240" w:lineRule="auto"/>
        <w:rPr>
          <w:rFonts w:cs="Calibri"/>
          <w:sz w:val="22"/>
          <w:szCs w:val="22"/>
          <w:lang w:bidi="ar-SA"/>
        </w:rPr>
      </w:pPr>
    </w:p>
    <w:p w:rsidR="004F503E" w:rsidRPr="00901439" w:rsidRDefault="004F503E" w:rsidP="004F503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Sqoop Export </w:t>
      </w:r>
    </w:p>
    <w:p w:rsidR="00167EEA" w:rsidRPr="00901439" w:rsidRDefault="004F503E" w:rsidP="00CE6752">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export tool exports a set of files from HDFS back to an RDBMS. The files given as input to Sqoop contain records, which are called as rows in table. Those are read and parsed into a set of records and delimited with user-specified delimiter.</w:t>
      </w:r>
    </w:p>
    <w:p w:rsidR="00167EEA" w:rsidRPr="00901439" w:rsidRDefault="00167EEA" w:rsidP="00167EEA">
      <w:pPr>
        <w:pStyle w:val="Heading3"/>
      </w:pPr>
      <w:bookmarkStart w:id="150" w:name="_Toc481554767"/>
      <w:r w:rsidRPr="00901439">
        <w:t>Features of Sqoop</w:t>
      </w:r>
      <w:bookmarkEnd w:id="150"/>
    </w:p>
    <w:p w:rsidR="007342C5" w:rsidRPr="00901439" w:rsidRDefault="007342C5" w:rsidP="00167EEA">
      <w:pPr>
        <w:pStyle w:val="Default"/>
        <w:rPr>
          <w:rFonts w:ascii="Calibri" w:hAnsi="Calibri" w:cs="Calibri"/>
          <w:color w:val="auto"/>
          <w:sz w:val="22"/>
          <w:szCs w:val="22"/>
          <w:lang w:eastAsia="en-US"/>
        </w:rPr>
      </w:pPr>
    </w:p>
    <w:p w:rsidR="00167EEA" w:rsidRPr="00901439" w:rsidRDefault="00167EEA" w:rsidP="00167EEA">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Designed to efficiently transfer bulk data between Apache Hadoop and structured datastores such as relational databases, Apache Sqoop: </w:t>
      </w:r>
    </w:p>
    <w:p w:rsidR="007342C5" w:rsidRPr="00901439" w:rsidRDefault="007342C5" w:rsidP="00167EEA">
      <w:pPr>
        <w:pStyle w:val="Default"/>
        <w:rPr>
          <w:sz w:val="20"/>
          <w:szCs w:val="20"/>
        </w:rPr>
      </w:pPr>
    </w:p>
    <w:p w:rsidR="00167EEA" w:rsidRPr="00901439" w:rsidRDefault="00167EEA"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Allows data imports from external datastores and enterprise data warehouses into Hadoop </w:t>
      </w:r>
    </w:p>
    <w:p w:rsidR="00167EEA" w:rsidRPr="00901439" w:rsidRDefault="00167EEA"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Parallelizes data transfer for fast performance and optimal system utilization </w:t>
      </w:r>
    </w:p>
    <w:p w:rsidR="00167EEA" w:rsidRPr="00901439" w:rsidRDefault="00167EEA"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Copies data quickly from external systems to Hadoop </w:t>
      </w:r>
    </w:p>
    <w:p w:rsidR="00167EEA" w:rsidRPr="00901439" w:rsidRDefault="00167EEA"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Makes data analysis more efficient, Mitigates excessive loads to external systems. </w:t>
      </w:r>
    </w:p>
    <w:p w:rsidR="00FC3B03" w:rsidRPr="00901439" w:rsidRDefault="00FC3B0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Sqoop was designed to connect to MapReduce and launch MapReduce jobs.</w:t>
      </w:r>
    </w:p>
    <w:p w:rsidR="00FC3B03" w:rsidRPr="00901439" w:rsidRDefault="00FC3B03" w:rsidP="00FC3B0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Can control which columns and/or rows are imported, also support incremental imports.</w:t>
      </w:r>
    </w:p>
    <w:p w:rsidR="00FE5882" w:rsidRPr="00901439" w:rsidRDefault="00FE5882" w:rsidP="00FC3B0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It can interact with Hadoop, HBase, Hive, ZooKeper. Environmental file of the Sqoop needs to be configured</w:t>
      </w:r>
      <w:r w:rsidR="007116E3" w:rsidRPr="00901439">
        <w:rPr>
          <w:rFonts w:cs="Calibri"/>
          <w:sz w:val="22"/>
          <w:szCs w:val="22"/>
          <w:lang w:bidi="ar-SA"/>
        </w:rPr>
        <w:t xml:space="preserve"> (sqoop-env.sh)</w:t>
      </w:r>
      <w:r w:rsidRPr="00901439">
        <w:rPr>
          <w:rFonts w:cs="Calibri"/>
          <w:sz w:val="22"/>
          <w:szCs w:val="22"/>
          <w:lang w:bidi="ar-SA"/>
        </w:rPr>
        <w:t>.</w:t>
      </w:r>
    </w:p>
    <w:p w:rsidR="00FC5981" w:rsidRPr="00901439" w:rsidRDefault="00FC5981" w:rsidP="00CE6752">
      <w:pPr>
        <w:pStyle w:val="Default"/>
        <w:rPr>
          <w:noProof/>
        </w:rPr>
      </w:pPr>
    </w:p>
    <w:p w:rsidR="00FC5981" w:rsidRPr="00901439" w:rsidRDefault="00FC5981" w:rsidP="00CE6752">
      <w:pPr>
        <w:pStyle w:val="Default"/>
        <w:rPr>
          <w:noProof/>
        </w:rPr>
      </w:pPr>
    </w:p>
    <w:p w:rsidR="00FC5981" w:rsidRPr="00901439" w:rsidRDefault="00FC5981" w:rsidP="00CE6752">
      <w:pPr>
        <w:pStyle w:val="Default"/>
        <w:rPr>
          <w:noProof/>
        </w:rPr>
      </w:pPr>
    </w:p>
    <w:p w:rsidR="00CE6752" w:rsidRPr="00901439" w:rsidRDefault="00CE6752" w:rsidP="00CE6752">
      <w:pPr>
        <w:pStyle w:val="Default"/>
        <w:rPr>
          <w:sz w:val="20"/>
          <w:szCs w:val="20"/>
        </w:rPr>
      </w:pPr>
    </w:p>
    <w:p w:rsidR="007D5333" w:rsidRPr="00901439" w:rsidRDefault="007D5333" w:rsidP="00CE6752">
      <w:pPr>
        <w:pStyle w:val="Default"/>
        <w:rPr>
          <w:sz w:val="20"/>
          <w:szCs w:val="20"/>
        </w:rPr>
      </w:pPr>
    </w:p>
    <w:p w:rsidR="007D5333" w:rsidRPr="00901439" w:rsidRDefault="007D5333" w:rsidP="00CE6752">
      <w:pPr>
        <w:pStyle w:val="Default"/>
        <w:rPr>
          <w:sz w:val="20"/>
          <w:szCs w:val="20"/>
        </w:rPr>
      </w:pPr>
    </w:p>
    <w:p w:rsidR="007D5333" w:rsidRPr="00901439" w:rsidRDefault="007D5333" w:rsidP="00CE6752">
      <w:pPr>
        <w:pStyle w:val="Default"/>
        <w:rPr>
          <w:sz w:val="20"/>
          <w:szCs w:val="20"/>
        </w:rPr>
      </w:pPr>
    </w:p>
    <w:p w:rsidR="007D5333" w:rsidRPr="00901439" w:rsidRDefault="007D5333" w:rsidP="007D5333">
      <w:pPr>
        <w:pStyle w:val="Default"/>
        <w:rPr>
          <w:noProof/>
        </w:rPr>
      </w:pPr>
    </w:p>
    <w:p w:rsidR="007D5333" w:rsidRPr="00901439" w:rsidRDefault="007D5333" w:rsidP="007D5333">
      <w:pPr>
        <w:pStyle w:val="Default"/>
        <w:rPr>
          <w:noProof/>
        </w:rPr>
      </w:pPr>
    </w:p>
    <w:p w:rsidR="007D5333" w:rsidRPr="00901439" w:rsidRDefault="007D5333" w:rsidP="007D5333">
      <w:pPr>
        <w:pStyle w:val="Default"/>
        <w:rPr>
          <w:noProof/>
        </w:rPr>
      </w:pPr>
    </w:p>
    <w:p w:rsidR="007D5333" w:rsidRPr="00901439" w:rsidRDefault="007D5333" w:rsidP="007D5333">
      <w:pPr>
        <w:autoSpaceDE w:val="0"/>
        <w:autoSpaceDN w:val="0"/>
        <w:adjustRightInd w:val="0"/>
        <w:spacing w:before="0" w:after="0" w:line="240" w:lineRule="auto"/>
        <w:rPr>
          <w:rFonts w:cs="Calibri"/>
          <w:sz w:val="22"/>
          <w:szCs w:val="22"/>
          <w:lang w:bidi="ar-SA"/>
        </w:rPr>
      </w:pPr>
    </w:p>
    <w:p w:rsidR="007D5333" w:rsidRPr="00901439" w:rsidRDefault="007D5333" w:rsidP="00F96AE2">
      <w:pPr>
        <w:pStyle w:val="Heading3"/>
        <w:numPr>
          <w:ilvl w:val="2"/>
          <w:numId w:val="70"/>
        </w:numPr>
      </w:pPr>
      <w:bookmarkStart w:id="151" w:name="_Toc481554768"/>
      <w:r w:rsidRPr="00901439">
        <w:t>Sqoop Properties</w:t>
      </w:r>
      <w:bookmarkEnd w:id="151"/>
    </w:p>
    <w:p w:rsidR="007D5333" w:rsidRPr="00901439" w:rsidRDefault="007D5333" w:rsidP="00CE6752">
      <w:pPr>
        <w:pStyle w:val="Default"/>
        <w:rPr>
          <w:sz w:val="20"/>
          <w:szCs w:val="20"/>
        </w:rPr>
      </w:pP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Supports only mappers.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lastRenderedPageBreak/>
        <w:t xml:space="preserve">Default 4 mappers.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We can define number of mappers with – splitby columns or m 1 or if we have primary key in the table.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Does not support composite key columns.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DatadrivenDBInputformat is the input format.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Imports and Consistency Performs only committed read. (READ COMMITED).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Incremental Imports can be done.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Direct-Mode Imports supported by databases such as MySQL, PostgreSQL, Oracle, and Netezza.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Imports Large Objects as lobfile.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Export works with combinedfileinputformat. </w:t>
      </w:r>
    </w:p>
    <w:p w:rsidR="007D5333" w:rsidRPr="00901439" w:rsidRDefault="007D5333" w:rsidP="007D5333">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Performs merge operation at export. </w:t>
      </w:r>
    </w:p>
    <w:p w:rsidR="00FC3B03" w:rsidRPr="00901439" w:rsidRDefault="00FC3B03" w:rsidP="00FC3B03">
      <w:pPr>
        <w:shd w:val="clear" w:color="auto" w:fill="FFFFFF"/>
        <w:spacing w:before="0" w:after="0" w:line="240" w:lineRule="auto"/>
        <w:jc w:val="both"/>
        <w:rPr>
          <w:rFonts w:cs="Calibri"/>
          <w:sz w:val="22"/>
          <w:szCs w:val="22"/>
          <w:lang w:bidi="ar-SA"/>
        </w:rPr>
      </w:pPr>
    </w:p>
    <w:p w:rsidR="00FC3B03" w:rsidRPr="00901439" w:rsidRDefault="00FC3B03" w:rsidP="003D5DEF">
      <w:pPr>
        <w:pStyle w:val="ListParagraph"/>
        <w:numPr>
          <w:ilvl w:val="0"/>
          <w:numId w:val="105"/>
        </w:numPr>
        <w:shd w:val="clear" w:color="auto" w:fill="FFFFFF"/>
        <w:spacing w:before="0" w:after="0" w:line="240" w:lineRule="auto"/>
        <w:jc w:val="both"/>
        <w:rPr>
          <w:rFonts w:cs="Calibri"/>
          <w:sz w:val="22"/>
          <w:szCs w:val="22"/>
          <w:lang w:bidi="ar-SA"/>
        </w:rPr>
      </w:pPr>
      <w:r w:rsidRPr="00901439">
        <w:rPr>
          <w:rFonts w:cs="Calibri"/>
          <w:sz w:val="22"/>
          <w:szCs w:val="22"/>
          <w:lang w:bidi="ar-SA"/>
        </w:rPr>
        <w:t>Sqoop is a single client progam.</w:t>
      </w:r>
    </w:p>
    <w:p w:rsidR="00FC3B03" w:rsidRPr="00901439" w:rsidRDefault="00FC3B03" w:rsidP="003D5DEF">
      <w:pPr>
        <w:pStyle w:val="ListParagraph"/>
        <w:numPr>
          <w:ilvl w:val="0"/>
          <w:numId w:val="105"/>
        </w:numPr>
        <w:shd w:val="clear" w:color="auto" w:fill="FFFFFF"/>
        <w:spacing w:before="0" w:after="0" w:line="240" w:lineRule="auto"/>
        <w:jc w:val="both"/>
        <w:rPr>
          <w:rFonts w:cs="Calibri"/>
          <w:sz w:val="22"/>
          <w:szCs w:val="22"/>
          <w:lang w:bidi="ar-SA"/>
        </w:rPr>
      </w:pPr>
      <w:r w:rsidRPr="00901439">
        <w:rPr>
          <w:rFonts w:cs="Calibri"/>
          <w:sz w:val="22"/>
          <w:szCs w:val="22"/>
          <w:lang w:bidi="ar-SA"/>
        </w:rPr>
        <w:t>Sqoop creates on to many MapReduce jobs to perform tasks.</w:t>
      </w:r>
    </w:p>
    <w:p w:rsidR="00FC3B03" w:rsidRPr="00901439" w:rsidRDefault="00FC3B03" w:rsidP="003D5DEF">
      <w:pPr>
        <w:pStyle w:val="ListParagraph"/>
        <w:numPr>
          <w:ilvl w:val="0"/>
          <w:numId w:val="105"/>
        </w:numPr>
        <w:shd w:val="clear" w:color="auto" w:fill="FFFFFF"/>
        <w:spacing w:before="0" w:after="0" w:line="240" w:lineRule="auto"/>
        <w:jc w:val="both"/>
        <w:rPr>
          <w:rFonts w:cs="Calibri"/>
          <w:sz w:val="22"/>
          <w:szCs w:val="22"/>
          <w:lang w:bidi="ar-SA"/>
        </w:rPr>
      </w:pPr>
      <w:r w:rsidRPr="00901439">
        <w:rPr>
          <w:rFonts w:cs="Calibri"/>
          <w:sz w:val="22"/>
          <w:szCs w:val="22"/>
          <w:lang w:bidi="ar-SA"/>
        </w:rPr>
        <w:t>Sqoop doesn’t have any server processes, it is only a CLI.</w:t>
      </w:r>
    </w:p>
    <w:p w:rsidR="00FC3B03" w:rsidRPr="00901439" w:rsidRDefault="00FC3B03" w:rsidP="003D5DEF">
      <w:pPr>
        <w:pStyle w:val="ListParagraph"/>
        <w:numPr>
          <w:ilvl w:val="0"/>
          <w:numId w:val="105"/>
        </w:numPr>
        <w:shd w:val="clear" w:color="auto" w:fill="FFFFFF"/>
        <w:spacing w:before="0" w:after="0" w:line="240" w:lineRule="auto"/>
        <w:jc w:val="both"/>
        <w:rPr>
          <w:rFonts w:cs="Calibri"/>
          <w:sz w:val="22"/>
          <w:szCs w:val="22"/>
          <w:lang w:bidi="ar-SA"/>
        </w:rPr>
      </w:pPr>
      <w:r w:rsidRPr="00901439">
        <w:rPr>
          <w:rFonts w:cs="Calibri"/>
          <w:sz w:val="22"/>
          <w:szCs w:val="22"/>
          <w:lang w:bidi="ar-SA"/>
        </w:rPr>
        <w:t>Sqoop is efficient and effective at determining the number of mappers required to import the data</w:t>
      </w:r>
      <w:r w:rsidR="00E57183" w:rsidRPr="00901439">
        <w:rPr>
          <w:rFonts w:cs="Calibri"/>
          <w:sz w:val="22"/>
          <w:szCs w:val="22"/>
          <w:lang w:bidi="ar-SA"/>
        </w:rPr>
        <w:t>.</w:t>
      </w:r>
    </w:p>
    <w:p w:rsidR="00E57183" w:rsidRPr="00901439" w:rsidRDefault="00E57183" w:rsidP="00E57183">
      <w:pPr>
        <w:pStyle w:val="ListParagraph"/>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Note: it doesn’t have any long running </w:t>
      </w:r>
      <w:r w:rsidR="003B6101" w:rsidRPr="00901439">
        <w:rPr>
          <w:rFonts w:cs="Calibri"/>
          <w:sz w:val="22"/>
          <w:szCs w:val="22"/>
          <w:lang w:bidi="ar-SA"/>
        </w:rPr>
        <w:t>daemons, SQOOP is coming and it is another architectural change. It will have a daemon and will run as a service.</w:t>
      </w:r>
    </w:p>
    <w:p w:rsidR="004B2B02" w:rsidRPr="00901439" w:rsidRDefault="004B2B02" w:rsidP="00E57183">
      <w:pPr>
        <w:pStyle w:val="ListParagraph"/>
        <w:shd w:val="clear" w:color="auto" w:fill="FFFFFF"/>
        <w:spacing w:before="0" w:after="0" w:line="240" w:lineRule="auto"/>
        <w:jc w:val="both"/>
        <w:rPr>
          <w:rFonts w:cs="Calibri"/>
          <w:sz w:val="22"/>
          <w:szCs w:val="22"/>
          <w:lang w:bidi="ar-SA"/>
        </w:rPr>
      </w:pPr>
    </w:p>
    <w:p w:rsidR="004B2B02" w:rsidRPr="00901439" w:rsidRDefault="004B2B02" w:rsidP="004B2B02">
      <w:pPr>
        <w:pStyle w:val="ListParagraph"/>
        <w:shd w:val="clear" w:color="auto" w:fill="FFFFFF"/>
        <w:spacing w:before="0" w:after="0" w:line="240" w:lineRule="auto"/>
        <w:jc w:val="both"/>
        <w:rPr>
          <w:rFonts w:cs="Calibri"/>
          <w:sz w:val="22"/>
          <w:szCs w:val="22"/>
          <w:lang w:bidi="ar-SA"/>
        </w:rPr>
      </w:pPr>
      <w:r w:rsidRPr="00901439">
        <w:rPr>
          <w:rFonts w:cs="Calibri"/>
          <w:sz w:val="22"/>
          <w:szCs w:val="22"/>
          <w:lang w:bidi="ar-SA"/>
        </w:rPr>
        <w:t xml:space="preserve">Example, </w:t>
      </w:r>
    </w:p>
    <w:p w:rsidR="004B2B02" w:rsidRPr="00901439" w:rsidRDefault="004B2B02" w:rsidP="003D5DEF">
      <w:pPr>
        <w:pStyle w:val="ListParagraph"/>
        <w:numPr>
          <w:ilvl w:val="0"/>
          <w:numId w:val="106"/>
        </w:numPr>
        <w:shd w:val="clear" w:color="auto" w:fill="FFFFFF"/>
        <w:spacing w:before="0" w:after="0" w:line="240" w:lineRule="auto"/>
        <w:jc w:val="both"/>
        <w:rPr>
          <w:rFonts w:cs="Calibri"/>
          <w:sz w:val="22"/>
          <w:szCs w:val="22"/>
          <w:lang w:bidi="ar-SA"/>
        </w:rPr>
      </w:pPr>
      <w:r w:rsidRPr="00901439">
        <w:rPr>
          <w:rFonts w:cs="Calibri"/>
          <w:sz w:val="22"/>
          <w:szCs w:val="22"/>
          <w:lang w:bidi="ar-SA"/>
        </w:rPr>
        <w:t>If you were to import 10 million records Sqoop will create 20 mappers.</w:t>
      </w:r>
    </w:p>
    <w:p w:rsidR="004B2B02" w:rsidRPr="00901439" w:rsidRDefault="004B2B02" w:rsidP="003D5DEF">
      <w:pPr>
        <w:pStyle w:val="ListParagraph"/>
        <w:numPr>
          <w:ilvl w:val="0"/>
          <w:numId w:val="106"/>
        </w:numPr>
        <w:shd w:val="clear" w:color="auto" w:fill="FFFFFF"/>
        <w:spacing w:before="0" w:after="0" w:line="240" w:lineRule="auto"/>
        <w:jc w:val="both"/>
        <w:rPr>
          <w:rFonts w:cs="Calibri"/>
          <w:sz w:val="22"/>
          <w:szCs w:val="22"/>
          <w:lang w:bidi="ar-SA"/>
        </w:rPr>
      </w:pPr>
      <w:r w:rsidRPr="00901439">
        <w:rPr>
          <w:rFonts w:cs="Calibri"/>
          <w:sz w:val="22"/>
          <w:szCs w:val="22"/>
          <w:lang w:bidi="ar-SA"/>
        </w:rPr>
        <w:t>Each Mapper will process about 500000 records.</w:t>
      </w:r>
    </w:p>
    <w:p w:rsidR="004B2B02" w:rsidRPr="00901439" w:rsidRDefault="004B2B02" w:rsidP="003D5DEF">
      <w:pPr>
        <w:pStyle w:val="ListParagraph"/>
        <w:numPr>
          <w:ilvl w:val="0"/>
          <w:numId w:val="106"/>
        </w:numPr>
        <w:shd w:val="clear" w:color="auto" w:fill="FFFFFF"/>
        <w:spacing w:before="0" w:after="0" w:line="240" w:lineRule="auto"/>
        <w:jc w:val="both"/>
        <w:rPr>
          <w:rFonts w:cs="Calibri"/>
          <w:sz w:val="22"/>
          <w:szCs w:val="22"/>
          <w:lang w:bidi="ar-SA"/>
        </w:rPr>
      </w:pPr>
      <w:r w:rsidRPr="00901439">
        <w:rPr>
          <w:rFonts w:cs="Calibri"/>
          <w:sz w:val="22"/>
          <w:szCs w:val="22"/>
          <w:lang w:bidi="ar-SA"/>
        </w:rPr>
        <w:t>Create 20 SQL statements for each mapper and all will connect to the RDBMS.</w:t>
      </w:r>
    </w:p>
    <w:p w:rsidR="004B2B02" w:rsidRPr="00901439" w:rsidRDefault="004B2B02" w:rsidP="003D5DEF">
      <w:pPr>
        <w:pStyle w:val="ListParagraph"/>
        <w:numPr>
          <w:ilvl w:val="0"/>
          <w:numId w:val="106"/>
        </w:numPr>
        <w:shd w:val="clear" w:color="auto" w:fill="FFFFFF"/>
        <w:spacing w:before="0" w:after="0" w:line="240" w:lineRule="auto"/>
        <w:jc w:val="both"/>
        <w:rPr>
          <w:rFonts w:cs="Calibri"/>
          <w:sz w:val="22"/>
          <w:szCs w:val="22"/>
          <w:lang w:bidi="ar-SA"/>
        </w:rPr>
      </w:pPr>
      <w:r w:rsidRPr="00901439">
        <w:rPr>
          <w:rFonts w:cs="Calibri"/>
          <w:sz w:val="22"/>
          <w:szCs w:val="22"/>
          <w:lang w:bidi="ar-SA"/>
        </w:rPr>
        <w:t>Each mapper is using the primary key column to pull the data.</w:t>
      </w:r>
    </w:p>
    <w:p w:rsidR="004B2B02" w:rsidRPr="00901439" w:rsidRDefault="004B2B02" w:rsidP="004B2B02">
      <w:pPr>
        <w:shd w:val="clear" w:color="auto" w:fill="FFFFFF"/>
        <w:spacing w:before="0" w:after="0" w:line="240" w:lineRule="auto"/>
        <w:jc w:val="both"/>
        <w:rPr>
          <w:rFonts w:cs="Calibri"/>
          <w:sz w:val="22"/>
          <w:szCs w:val="22"/>
          <w:lang w:bidi="ar-SA"/>
        </w:rPr>
      </w:pPr>
      <w:r w:rsidRPr="00901439">
        <w:rPr>
          <w:rFonts w:cs="Calibri"/>
          <w:sz w:val="22"/>
          <w:szCs w:val="22"/>
          <w:lang w:bidi="ar-SA"/>
        </w:rPr>
        <w:t>Number of mappers is configurable when writing the Sqoop statement, by default its 4 mappers.</w:t>
      </w:r>
    </w:p>
    <w:p w:rsidR="003B6101" w:rsidRPr="00901439" w:rsidRDefault="003B6101" w:rsidP="004B2B02">
      <w:pPr>
        <w:shd w:val="clear" w:color="auto" w:fill="FFFFFF"/>
        <w:spacing w:before="0" w:after="0" w:line="240" w:lineRule="auto"/>
        <w:jc w:val="both"/>
        <w:rPr>
          <w:rFonts w:cs="Calibri"/>
          <w:sz w:val="22"/>
          <w:szCs w:val="22"/>
          <w:lang w:bidi="ar-SA"/>
        </w:rPr>
      </w:pPr>
    </w:p>
    <w:p w:rsidR="007D5333" w:rsidRPr="00901439" w:rsidRDefault="007D5333" w:rsidP="007D5333">
      <w:pPr>
        <w:pStyle w:val="Default"/>
        <w:rPr>
          <w:rFonts w:ascii="Calibri" w:hAnsi="Calibri" w:cs="Calibri"/>
          <w:color w:val="auto"/>
          <w:sz w:val="22"/>
          <w:szCs w:val="22"/>
          <w:lang w:eastAsia="en-US"/>
        </w:rPr>
      </w:pPr>
    </w:p>
    <w:p w:rsidR="00E7243E" w:rsidRPr="00901439" w:rsidRDefault="00E7243E" w:rsidP="00E7243E">
      <w:pPr>
        <w:autoSpaceDE w:val="0"/>
        <w:autoSpaceDN w:val="0"/>
        <w:adjustRightInd w:val="0"/>
        <w:spacing w:before="0" w:after="0" w:line="240" w:lineRule="auto"/>
        <w:rPr>
          <w:rFonts w:cs="Calibri"/>
          <w:sz w:val="22"/>
          <w:szCs w:val="22"/>
          <w:lang w:bidi="ar-SA"/>
        </w:rPr>
      </w:pPr>
    </w:p>
    <w:p w:rsidR="00E7243E" w:rsidRPr="00901439" w:rsidRDefault="00E7243E" w:rsidP="00E7243E">
      <w:pPr>
        <w:pStyle w:val="Heading2"/>
        <w:shd w:val="clear" w:color="auto" w:fill="FFFFFF"/>
        <w:autoSpaceDE w:val="0"/>
        <w:autoSpaceDN w:val="0"/>
        <w:adjustRightInd w:val="0"/>
        <w:spacing w:before="0" w:line="240" w:lineRule="auto"/>
        <w:textAlignment w:val="baseline"/>
        <w:rPr>
          <w:rFonts w:cs="Calibri"/>
          <w:lang w:bidi="ar-SA"/>
        </w:rPr>
      </w:pPr>
      <w:bookmarkStart w:id="152" w:name="_Toc481554769"/>
      <w:r w:rsidRPr="00901439">
        <w:rPr>
          <w:rFonts w:ascii="Calibri,Bold" w:hAnsi="Calibri,Bold" w:cs="Calibri,Bold"/>
          <w:bCs/>
          <w:lang w:bidi="ar-SA"/>
        </w:rPr>
        <w:t>Sqoop Import Architecture</w:t>
      </w:r>
      <w:bookmarkEnd w:id="152"/>
    </w:p>
    <w:p w:rsidR="00E7243E" w:rsidRPr="00901439" w:rsidRDefault="00E7243E" w:rsidP="007D5333">
      <w:pPr>
        <w:pStyle w:val="Default"/>
        <w:rPr>
          <w:sz w:val="20"/>
          <w:szCs w:val="20"/>
        </w:rPr>
      </w:pPr>
    </w:p>
    <w:p w:rsidR="007F0A13" w:rsidRPr="00901439" w:rsidRDefault="007F0A13" w:rsidP="007F0A13">
      <w:pPr>
        <w:pStyle w:val="Heading3"/>
        <w:numPr>
          <w:ilvl w:val="2"/>
          <w:numId w:val="70"/>
        </w:numPr>
      </w:pPr>
      <w:bookmarkStart w:id="153" w:name="_Toc481554770"/>
      <w:r w:rsidRPr="00901439">
        <w:t>Sqoop Import – Vz Learn</w:t>
      </w:r>
      <w:bookmarkEnd w:id="153"/>
    </w:p>
    <w:p w:rsidR="003A2B1B" w:rsidRPr="00901439" w:rsidRDefault="003A2B1B" w:rsidP="003A2B1B">
      <w:pPr>
        <w:pStyle w:val="Default"/>
      </w:pPr>
    </w:p>
    <w:p w:rsidR="003A2B1B" w:rsidRPr="00901439" w:rsidRDefault="001672EE" w:rsidP="003A2B1B">
      <w:pPr>
        <w:pStyle w:val="Default"/>
        <w:ind w:firstLine="709"/>
        <w:rPr>
          <w:rFonts w:ascii="Calibri" w:hAnsi="Calibri" w:cs="Calibri"/>
          <w:i/>
          <w:color w:val="0070C0"/>
          <w:sz w:val="22"/>
          <w:szCs w:val="22"/>
          <w:lang w:eastAsia="en-US"/>
        </w:rPr>
      </w:pPr>
      <w:r w:rsidRPr="00901439">
        <w:rPr>
          <w:rFonts w:ascii="Calibri" w:hAnsi="Calibri" w:cs="Calibri"/>
          <w:i/>
          <w:color w:val="0070C0"/>
          <w:sz w:val="22"/>
          <w:szCs w:val="22"/>
          <w:lang w:eastAsia="en-US"/>
        </w:rPr>
        <w:t>s</w:t>
      </w:r>
      <w:r w:rsidR="003A2B1B" w:rsidRPr="00901439">
        <w:rPr>
          <w:rFonts w:ascii="Calibri" w:hAnsi="Calibri" w:cs="Calibri"/>
          <w:i/>
          <w:color w:val="0070C0"/>
          <w:sz w:val="22"/>
          <w:szCs w:val="22"/>
          <w:lang w:eastAsia="en-US"/>
        </w:rPr>
        <w:t>qoop import –connect jdbc:mysql://10.0.0.100/CRMDB –username mysqluser –password Mayyam%123 –table salesforce</w:t>
      </w:r>
    </w:p>
    <w:p w:rsidR="001672EE" w:rsidRPr="00901439" w:rsidRDefault="001672EE" w:rsidP="003A2B1B">
      <w:pPr>
        <w:pStyle w:val="Default"/>
        <w:ind w:firstLine="709"/>
        <w:rPr>
          <w:rFonts w:ascii="Calibri" w:hAnsi="Calibri" w:cs="Calibri"/>
          <w:i/>
          <w:color w:val="0070C0"/>
          <w:sz w:val="22"/>
          <w:szCs w:val="22"/>
          <w:lang w:eastAsia="en-US"/>
        </w:rPr>
      </w:pPr>
    </w:p>
    <w:p w:rsidR="001672EE" w:rsidRPr="00901439" w:rsidRDefault="001672EE" w:rsidP="001672EE">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By default, Sqoop places the output files into the home directory of the user running the command.</w:t>
      </w:r>
    </w:p>
    <w:p w:rsidR="001672EE" w:rsidRPr="00901439" w:rsidRDefault="001672EE" w:rsidP="001672EE">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By default, Sqoop writes to a comma delimited text file, binary data can be imported using Avro data files(or sequence file).</w:t>
      </w:r>
    </w:p>
    <w:p w:rsidR="001672EE" w:rsidRPr="00901439" w:rsidRDefault="001672EE" w:rsidP="001672EE">
      <w:pPr>
        <w:pStyle w:val="ListParagraph"/>
        <w:numPr>
          <w:ilvl w:val="0"/>
          <w:numId w:val="68"/>
        </w:numPr>
        <w:shd w:val="clear" w:color="auto" w:fill="FFFFFF"/>
        <w:spacing w:before="0" w:after="0" w:line="240" w:lineRule="auto"/>
        <w:jc w:val="both"/>
        <w:rPr>
          <w:rFonts w:cs="Calibri"/>
          <w:sz w:val="22"/>
          <w:szCs w:val="22"/>
          <w:lang w:bidi="ar-SA"/>
        </w:rPr>
      </w:pPr>
      <w:r w:rsidRPr="00901439">
        <w:rPr>
          <w:rFonts w:cs="Calibri"/>
          <w:sz w:val="22"/>
          <w:szCs w:val="22"/>
          <w:lang w:bidi="ar-SA"/>
        </w:rPr>
        <w:t>By default, Sqoop uses four mappers.</w:t>
      </w:r>
    </w:p>
    <w:p w:rsidR="001672EE" w:rsidRPr="00901439" w:rsidRDefault="001672EE" w:rsidP="001672EE">
      <w:pPr>
        <w:shd w:val="clear" w:color="auto" w:fill="FFFFFF"/>
        <w:spacing w:before="0" w:after="0" w:line="240" w:lineRule="auto"/>
        <w:jc w:val="both"/>
        <w:rPr>
          <w:rFonts w:cs="Calibri"/>
          <w:sz w:val="22"/>
          <w:szCs w:val="22"/>
          <w:lang w:bidi="ar-SA"/>
        </w:rPr>
      </w:pPr>
    </w:p>
    <w:p w:rsidR="001672EE" w:rsidRPr="00901439" w:rsidRDefault="001672EE" w:rsidP="001672EE">
      <w:pPr>
        <w:shd w:val="clear" w:color="auto" w:fill="FFFFFF"/>
        <w:spacing w:before="0" w:after="0" w:line="240" w:lineRule="auto"/>
        <w:jc w:val="both"/>
        <w:rPr>
          <w:rFonts w:cs="Calibri"/>
          <w:sz w:val="22"/>
          <w:szCs w:val="22"/>
          <w:lang w:bidi="ar-SA"/>
        </w:rPr>
      </w:pPr>
      <w:r w:rsidRPr="00901439">
        <w:rPr>
          <w:rFonts w:cs="Calibri"/>
          <w:sz w:val="22"/>
          <w:szCs w:val="22"/>
          <w:lang w:bidi="ar-SA"/>
        </w:rPr>
        <w:t>Steps involved in Sqoop</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Uses the JDBC connector to query the table.</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Retrieves columns and data types.</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Map sql data types and java data types.</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Conducts column splitting.(by algorithm)</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Generate the code for import.</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Launches the determined number of mappers.</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lastRenderedPageBreak/>
        <w:t>Each mapper attaches to the RDBMS and extract data rows.</w:t>
      </w:r>
    </w:p>
    <w:p w:rsidR="001672EE" w:rsidRPr="00901439" w:rsidRDefault="001672EE" w:rsidP="003D5DEF">
      <w:pPr>
        <w:pStyle w:val="ListParagraph"/>
        <w:numPr>
          <w:ilvl w:val="0"/>
          <w:numId w:val="107"/>
        </w:numPr>
        <w:shd w:val="clear" w:color="auto" w:fill="FFFFFF"/>
        <w:spacing w:before="0" w:after="0" w:line="240" w:lineRule="auto"/>
        <w:jc w:val="both"/>
        <w:rPr>
          <w:rFonts w:cs="Calibri"/>
          <w:sz w:val="22"/>
          <w:szCs w:val="22"/>
          <w:lang w:bidi="ar-SA"/>
        </w:rPr>
      </w:pPr>
      <w:r w:rsidRPr="00901439">
        <w:rPr>
          <w:rFonts w:cs="Calibri"/>
          <w:sz w:val="22"/>
          <w:szCs w:val="22"/>
          <w:lang w:bidi="ar-SA"/>
        </w:rPr>
        <w:t>Imports into HDFS.</w:t>
      </w:r>
    </w:p>
    <w:p w:rsidR="001672EE" w:rsidRPr="00901439" w:rsidRDefault="001672EE" w:rsidP="001672EE">
      <w:pPr>
        <w:shd w:val="clear" w:color="auto" w:fill="FFFFFF"/>
        <w:spacing w:before="0" w:after="0" w:line="240" w:lineRule="auto"/>
        <w:jc w:val="both"/>
        <w:rPr>
          <w:rFonts w:cs="Calibri"/>
          <w:sz w:val="22"/>
          <w:szCs w:val="22"/>
          <w:lang w:bidi="ar-SA"/>
        </w:rPr>
      </w:pPr>
    </w:p>
    <w:p w:rsidR="001672EE" w:rsidRPr="00901439" w:rsidRDefault="001672EE" w:rsidP="001672EE">
      <w:pPr>
        <w:shd w:val="clear" w:color="auto" w:fill="FFFFFF"/>
        <w:spacing w:before="0" w:after="0" w:line="240" w:lineRule="auto"/>
        <w:jc w:val="both"/>
        <w:rPr>
          <w:rFonts w:cs="Calibri"/>
          <w:sz w:val="22"/>
          <w:szCs w:val="22"/>
          <w:lang w:bidi="ar-SA"/>
        </w:rPr>
      </w:pPr>
      <w:r w:rsidRPr="00901439">
        <w:rPr>
          <w:rFonts w:cs="Calibri"/>
          <w:sz w:val="22"/>
          <w:szCs w:val="22"/>
          <w:lang w:bidi="ar-SA"/>
        </w:rPr>
        <w:t>Parallel Access to the Database</w:t>
      </w:r>
      <w:r w:rsidR="003D5DEF" w:rsidRPr="00901439">
        <w:rPr>
          <w:rFonts w:cs="Calibri"/>
          <w:sz w:val="22"/>
          <w:szCs w:val="22"/>
          <w:lang w:bidi="ar-SA"/>
        </w:rPr>
        <w:t xml:space="preserve"> (even small cluster can initiate multiple mapper and choke DB)</w:t>
      </w:r>
    </w:p>
    <w:p w:rsidR="001672EE" w:rsidRPr="00901439" w:rsidRDefault="003D5DEF" w:rsidP="003D5DEF">
      <w:pPr>
        <w:pStyle w:val="ListParagraph"/>
        <w:numPr>
          <w:ilvl w:val="0"/>
          <w:numId w:val="108"/>
        </w:numPr>
        <w:shd w:val="clear" w:color="auto" w:fill="FFFFFF"/>
        <w:spacing w:before="0" w:after="0" w:line="240" w:lineRule="auto"/>
        <w:jc w:val="both"/>
        <w:rPr>
          <w:rFonts w:cs="Calibri"/>
          <w:sz w:val="22"/>
          <w:szCs w:val="22"/>
          <w:lang w:bidi="ar-SA"/>
        </w:rPr>
      </w:pPr>
      <w:r w:rsidRPr="00901439">
        <w:rPr>
          <w:rFonts w:cs="Calibri"/>
          <w:sz w:val="22"/>
          <w:szCs w:val="22"/>
          <w:lang w:bidi="ar-SA"/>
        </w:rPr>
        <w:t>To Scale requires sophisticated management of the RDBMS.</w:t>
      </w:r>
    </w:p>
    <w:p w:rsidR="003D5DEF" w:rsidRPr="00901439" w:rsidRDefault="003D5DEF" w:rsidP="003D5DEF">
      <w:pPr>
        <w:pStyle w:val="ListParagraph"/>
        <w:numPr>
          <w:ilvl w:val="0"/>
          <w:numId w:val="108"/>
        </w:numPr>
        <w:shd w:val="clear" w:color="auto" w:fill="FFFFFF"/>
        <w:spacing w:before="0" w:after="0" w:line="240" w:lineRule="auto"/>
        <w:jc w:val="both"/>
        <w:rPr>
          <w:rFonts w:cs="Calibri"/>
          <w:sz w:val="22"/>
          <w:szCs w:val="22"/>
          <w:lang w:bidi="ar-SA"/>
        </w:rPr>
      </w:pPr>
      <w:r w:rsidRPr="00901439">
        <w:rPr>
          <w:rFonts w:cs="Calibri"/>
          <w:sz w:val="22"/>
          <w:szCs w:val="22"/>
          <w:lang w:bidi="ar-SA"/>
        </w:rPr>
        <w:t>Requires a complex portioning of the tables into segments and assigning each mapper to its own segment.</w:t>
      </w:r>
    </w:p>
    <w:p w:rsidR="003D5DEF" w:rsidRPr="00901439" w:rsidRDefault="003D5DEF" w:rsidP="003D5DEF">
      <w:pPr>
        <w:pStyle w:val="ListParagraph"/>
        <w:numPr>
          <w:ilvl w:val="0"/>
          <w:numId w:val="108"/>
        </w:numPr>
        <w:shd w:val="clear" w:color="auto" w:fill="FFFFFF"/>
        <w:spacing w:before="0" w:after="0" w:line="240" w:lineRule="auto"/>
        <w:jc w:val="both"/>
        <w:rPr>
          <w:rFonts w:cs="Calibri"/>
          <w:sz w:val="22"/>
          <w:szCs w:val="22"/>
          <w:lang w:bidi="ar-SA"/>
        </w:rPr>
      </w:pPr>
      <w:r w:rsidRPr="00901439">
        <w:rPr>
          <w:rFonts w:cs="Calibri"/>
          <w:sz w:val="22"/>
          <w:szCs w:val="22"/>
          <w:lang w:bidi="ar-SA"/>
        </w:rPr>
        <w:t>Large segment will result in long run times, this could result in relaunch of mappers by the application master.</w:t>
      </w:r>
    </w:p>
    <w:p w:rsidR="003D5DEF" w:rsidRPr="00901439" w:rsidRDefault="003D5DEF" w:rsidP="003D5DEF">
      <w:pPr>
        <w:shd w:val="clear" w:color="auto" w:fill="FFFFFF"/>
        <w:spacing w:before="0" w:after="0" w:line="240" w:lineRule="auto"/>
        <w:jc w:val="both"/>
        <w:rPr>
          <w:rFonts w:cs="Calibri"/>
          <w:sz w:val="22"/>
          <w:szCs w:val="22"/>
          <w:lang w:bidi="ar-SA"/>
        </w:rPr>
      </w:pPr>
    </w:p>
    <w:p w:rsidR="003D5DEF" w:rsidRPr="00901439" w:rsidRDefault="003D5DEF" w:rsidP="003D5DEF">
      <w:pPr>
        <w:shd w:val="clear" w:color="auto" w:fill="FFFFFF"/>
        <w:spacing w:before="0" w:after="0" w:line="240" w:lineRule="auto"/>
        <w:jc w:val="both"/>
        <w:rPr>
          <w:rFonts w:cs="Calibri"/>
          <w:sz w:val="22"/>
          <w:szCs w:val="22"/>
          <w:lang w:bidi="ar-SA"/>
        </w:rPr>
      </w:pPr>
      <w:r w:rsidRPr="00901439">
        <w:rPr>
          <w:rFonts w:cs="Calibri"/>
          <w:sz w:val="22"/>
          <w:szCs w:val="22"/>
          <w:lang w:bidi="ar-SA"/>
        </w:rPr>
        <w:t>Sqoop is dependent on the primary key’s and will throw error if not found. Works will with the numeric column as primary key.</w:t>
      </w:r>
      <w:r w:rsidR="00605824" w:rsidRPr="00901439">
        <w:rPr>
          <w:rFonts w:cs="Calibri"/>
          <w:sz w:val="22"/>
          <w:szCs w:val="22"/>
          <w:lang w:bidi="ar-SA"/>
        </w:rPr>
        <w:t xml:space="preserve"> Work around for no primary key (also used when primary key will not produce even splits), set the number of mappers to 1, this allow data to be transferred in sequence and with no parallelization.</w:t>
      </w:r>
    </w:p>
    <w:p w:rsidR="003D5DEF" w:rsidRPr="00901439" w:rsidRDefault="003D5DEF" w:rsidP="003D5DEF">
      <w:pPr>
        <w:shd w:val="clear" w:color="auto" w:fill="FFFFFF"/>
        <w:spacing w:before="0" w:after="0" w:line="240" w:lineRule="auto"/>
        <w:jc w:val="both"/>
        <w:rPr>
          <w:rFonts w:cs="Calibri"/>
          <w:sz w:val="22"/>
          <w:szCs w:val="22"/>
          <w:lang w:bidi="ar-SA"/>
        </w:rPr>
      </w:pPr>
    </w:p>
    <w:p w:rsidR="001672EE" w:rsidRPr="00901439" w:rsidRDefault="001672EE" w:rsidP="003A2B1B">
      <w:pPr>
        <w:pStyle w:val="Default"/>
        <w:ind w:firstLine="709"/>
        <w:rPr>
          <w:rFonts w:ascii="Calibri" w:hAnsi="Calibri" w:cs="Calibri"/>
          <w:i/>
          <w:color w:val="0070C0"/>
          <w:sz w:val="22"/>
          <w:szCs w:val="22"/>
          <w:lang w:eastAsia="en-US"/>
        </w:rPr>
      </w:pPr>
    </w:p>
    <w:p w:rsidR="003A2B1B" w:rsidRPr="00901439" w:rsidRDefault="003A2B1B" w:rsidP="003A2B1B">
      <w:pPr>
        <w:pStyle w:val="Default"/>
        <w:rPr>
          <w:rFonts w:ascii="Calibri" w:hAnsi="Calibri" w:cs="Calibri"/>
          <w:color w:val="auto"/>
          <w:sz w:val="22"/>
          <w:szCs w:val="22"/>
          <w:lang w:eastAsia="en-US"/>
        </w:rPr>
      </w:pPr>
    </w:p>
    <w:p w:rsidR="007F0A13" w:rsidRPr="00901439" w:rsidRDefault="007F0A13" w:rsidP="007D5333">
      <w:pPr>
        <w:pStyle w:val="Default"/>
        <w:rPr>
          <w:sz w:val="20"/>
          <w:szCs w:val="20"/>
        </w:rPr>
      </w:pPr>
    </w:p>
    <w:p w:rsidR="00E7243E" w:rsidRPr="00901439" w:rsidRDefault="00E7243E" w:rsidP="00E7243E"/>
    <w:p w:rsidR="00AA3A39" w:rsidRPr="00901439" w:rsidRDefault="00AA3A39" w:rsidP="007D5333">
      <w:pPr>
        <w:pStyle w:val="Default"/>
        <w:rPr>
          <w:rFonts w:ascii="Calibri" w:hAnsi="Calibri" w:cs="Calibri"/>
          <w:color w:val="auto"/>
          <w:sz w:val="22"/>
          <w:szCs w:val="22"/>
          <w:lang w:eastAsia="en-US"/>
        </w:rPr>
      </w:pPr>
    </w:p>
    <w:p w:rsidR="007B0C72" w:rsidRPr="00901439" w:rsidRDefault="007D5333" w:rsidP="00AA3A39">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Sqoop is written in Java. Java provides an API called Java Database Connectivity, or JDBC, that allows applications to access data stored in an RDBMS as well as to inspect the nature of this data. Most database vendors provide a JDBC driver that implements the JDBC API and contains the necessary code to connect to their database servers. </w:t>
      </w:r>
    </w:p>
    <w:p w:rsidR="007B0C72" w:rsidRPr="00901439" w:rsidRDefault="007B0C72" w:rsidP="00AA3A39">
      <w:pPr>
        <w:pStyle w:val="Default"/>
        <w:rPr>
          <w:rFonts w:ascii="Calibri" w:hAnsi="Calibri" w:cs="Calibri"/>
          <w:color w:val="auto"/>
          <w:sz w:val="22"/>
          <w:szCs w:val="22"/>
          <w:lang w:eastAsia="en-US"/>
        </w:rPr>
      </w:pPr>
    </w:p>
    <w:p w:rsidR="007D5333" w:rsidRPr="00901439" w:rsidRDefault="007D5333" w:rsidP="00AA3A39">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Before the import can start, Sqoop uses JDBC to examine the table it is to import. It retrieves a list of all the columns and their SQL data types. These SQL types (VARCHAR, INTEGER, etc.) can then be mapped to Java data types (String, Integer, etc.), which will hold the field values in MapReduce applications. Sqoop</w:t>
      </w:r>
      <w:r w:rsidR="007B0C72" w:rsidRPr="00901439">
        <w:rPr>
          <w:rFonts w:ascii="Calibri" w:hAnsi="Calibri" w:cs="Calibri"/>
          <w:color w:val="auto"/>
          <w:sz w:val="22"/>
          <w:szCs w:val="22"/>
          <w:lang w:eastAsia="en-US"/>
        </w:rPr>
        <w:t>’</w:t>
      </w:r>
      <w:r w:rsidR="00AA3A39" w:rsidRPr="00901439">
        <w:rPr>
          <w:rFonts w:ascii="Calibri" w:hAnsi="Calibri" w:cs="Calibri"/>
          <w:color w:val="auto"/>
          <w:sz w:val="22"/>
          <w:szCs w:val="22"/>
          <w:lang w:eastAsia="en-US"/>
        </w:rPr>
        <w:t xml:space="preserve">s code generator will use this </w:t>
      </w:r>
      <w:r w:rsidRPr="00901439">
        <w:rPr>
          <w:rFonts w:ascii="Calibri" w:hAnsi="Calibri" w:cs="Calibri"/>
          <w:color w:val="auto"/>
          <w:sz w:val="22"/>
          <w:szCs w:val="22"/>
          <w:lang w:eastAsia="en-US"/>
        </w:rPr>
        <w:t xml:space="preserve">information to create a table-specific class to hold a record extracted from the table. </w:t>
      </w:r>
    </w:p>
    <w:p w:rsidR="00AA3A39" w:rsidRPr="00901439" w:rsidRDefault="00AA3A39" w:rsidP="00AA3A39">
      <w:pPr>
        <w:pStyle w:val="Default"/>
        <w:rPr>
          <w:rFonts w:ascii="Calibri" w:hAnsi="Calibri" w:cs="Calibri"/>
          <w:color w:val="auto"/>
          <w:sz w:val="22"/>
          <w:szCs w:val="22"/>
          <w:lang w:eastAsia="en-US"/>
        </w:rPr>
      </w:pPr>
    </w:p>
    <w:p w:rsidR="00FE7229" w:rsidRPr="00901439" w:rsidRDefault="00FE7229" w:rsidP="00FE7229">
      <w:pPr>
        <w:autoSpaceDE w:val="0"/>
        <w:autoSpaceDN w:val="0"/>
        <w:adjustRightInd w:val="0"/>
        <w:spacing w:before="0" w:after="0" w:line="240" w:lineRule="auto"/>
        <w:rPr>
          <w:rFonts w:cs="Calibri"/>
          <w:sz w:val="22"/>
          <w:szCs w:val="22"/>
          <w:lang w:bidi="ar-SA"/>
        </w:rPr>
      </w:pPr>
    </w:p>
    <w:p w:rsidR="00FE7229" w:rsidRPr="00901439" w:rsidRDefault="00FE7229" w:rsidP="00F96AE2">
      <w:pPr>
        <w:pStyle w:val="Heading3"/>
        <w:numPr>
          <w:ilvl w:val="2"/>
          <w:numId w:val="70"/>
        </w:numPr>
      </w:pPr>
      <w:bookmarkStart w:id="154" w:name="_Toc481554771"/>
      <w:r w:rsidRPr="00901439">
        <w:t>readFIELDS() &amp; write() Methods</w:t>
      </w:r>
      <w:bookmarkEnd w:id="154"/>
    </w:p>
    <w:p w:rsidR="00FE7229" w:rsidRPr="00901439" w:rsidRDefault="00FE7229" w:rsidP="00AA3A39">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More critical to the import system’s operation, though, are the serialization methods that form the DBWritable interface, which allow the Widget class to interact with JDBC: </w:t>
      </w:r>
    </w:p>
    <w:p w:rsidR="00AA3A39" w:rsidRPr="00901439" w:rsidRDefault="00AA3A39" w:rsidP="007D5333">
      <w:pPr>
        <w:pStyle w:val="Default"/>
        <w:rPr>
          <w:rFonts w:ascii="Calibri" w:hAnsi="Calibri" w:cs="Calibri"/>
          <w:color w:val="auto"/>
          <w:sz w:val="22"/>
          <w:szCs w:val="22"/>
          <w:lang w:eastAsia="en-US"/>
        </w:rPr>
      </w:pPr>
    </w:p>
    <w:p w:rsidR="007D5333" w:rsidRPr="00901439" w:rsidRDefault="007D5333" w:rsidP="00AA3A39">
      <w:pPr>
        <w:pStyle w:val="Default"/>
        <w:ind w:left="709"/>
        <w:rPr>
          <w:rFonts w:ascii="Calibri" w:hAnsi="Calibri" w:cs="Calibri"/>
          <w:color w:val="0070C0"/>
          <w:sz w:val="22"/>
          <w:szCs w:val="22"/>
          <w:lang w:eastAsia="en-US"/>
        </w:rPr>
      </w:pPr>
      <w:r w:rsidRPr="00901439">
        <w:rPr>
          <w:rFonts w:ascii="Calibri" w:hAnsi="Calibri" w:cs="Calibri"/>
          <w:color w:val="0070C0"/>
          <w:sz w:val="22"/>
          <w:szCs w:val="22"/>
          <w:lang w:eastAsia="en-US"/>
        </w:rPr>
        <w:t xml:space="preserve">public void readFields(ResultSet __dbResults) throws SQLException; </w:t>
      </w:r>
    </w:p>
    <w:p w:rsidR="007D5333" w:rsidRPr="00901439" w:rsidRDefault="007D5333" w:rsidP="00AA3A39">
      <w:pPr>
        <w:pStyle w:val="Default"/>
        <w:ind w:left="709"/>
        <w:rPr>
          <w:rFonts w:ascii="Calibri" w:hAnsi="Calibri" w:cs="Calibri"/>
          <w:color w:val="0070C0"/>
          <w:sz w:val="22"/>
          <w:szCs w:val="22"/>
          <w:lang w:eastAsia="en-US"/>
        </w:rPr>
      </w:pPr>
      <w:r w:rsidRPr="00901439">
        <w:rPr>
          <w:rFonts w:ascii="Calibri" w:hAnsi="Calibri" w:cs="Calibri"/>
          <w:color w:val="0070C0"/>
          <w:sz w:val="22"/>
          <w:szCs w:val="22"/>
          <w:lang w:eastAsia="en-US"/>
        </w:rPr>
        <w:t xml:space="preserve">public void write(PreparedStatement __dbStmt) throws SQLException; </w:t>
      </w:r>
    </w:p>
    <w:p w:rsidR="00AA3A39" w:rsidRPr="00901439" w:rsidRDefault="00AA3A39" w:rsidP="00AA3A39">
      <w:pPr>
        <w:pStyle w:val="Default"/>
        <w:ind w:left="709"/>
        <w:rPr>
          <w:rFonts w:ascii="Calibri" w:hAnsi="Calibri" w:cs="Calibri"/>
          <w:color w:val="0070C0"/>
          <w:sz w:val="22"/>
          <w:szCs w:val="22"/>
          <w:lang w:eastAsia="en-US"/>
        </w:rPr>
      </w:pPr>
    </w:p>
    <w:p w:rsidR="007B0C72"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JDBC’s ResultSet interface provides a cursor that retrieves records from a query; the readFields() method here will populate the fields of the Widget object with the columns from on</w:t>
      </w:r>
      <w:r w:rsidR="007B0C72" w:rsidRPr="00901439">
        <w:rPr>
          <w:rFonts w:ascii="Calibri" w:hAnsi="Calibri" w:cs="Calibri"/>
          <w:color w:val="auto"/>
          <w:sz w:val="22"/>
          <w:szCs w:val="22"/>
          <w:lang w:eastAsia="en-US"/>
        </w:rPr>
        <w:t xml:space="preserve">e row of the ResultSet’s data. </w:t>
      </w:r>
    </w:p>
    <w:p w:rsidR="007B0C72" w:rsidRPr="00901439" w:rsidRDefault="007B0C72"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 write() method shown here allows Sqoop to insert new Widget rows into a table, a process called exporting. Exports are discussed in Performing an Export. </w:t>
      </w:r>
    </w:p>
    <w:p w:rsidR="009D3C88" w:rsidRPr="00901439" w:rsidRDefault="009D3C88" w:rsidP="007D5333">
      <w:pPr>
        <w:pStyle w:val="Default"/>
        <w:rPr>
          <w:rFonts w:ascii="Calibri" w:hAnsi="Calibri" w:cs="Calibri"/>
          <w:color w:val="auto"/>
          <w:sz w:val="22"/>
          <w:szCs w:val="22"/>
          <w:lang w:eastAsia="en-US"/>
        </w:rPr>
      </w:pPr>
    </w:p>
    <w:p w:rsidR="009D3C88" w:rsidRPr="00901439" w:rsidRDefault="009D3C88" w:rsidP="007D5333">
      <w:pPr>
        <w:pStyle w:val="Default"/>
        <w:rPr>
          <w:rFonts w:ascii="Calibri" w:hAnsi="Calibri" w:cs="Calibri"/>
          <w:color w:val="auto"/>
          <w:sz w:val="22"/>
          <w:szCs w:val="22"/>
          <w:lang w:eastAsia="en-US"/>
        </w:rPr>
      </w:pPr>
    </w:p>
    <w:p w:rsidR="009D3C88" w:rsidRPr="00901439" w:rsidRDefault="009D3C88" w:rsidP="00F96AE2">
      <w:pPr>
        <w:pStyle w:val="Heading3"/>
        <w:numPr>
          <w:ilvl w:val="2"/>
          <w:numId w:val="70"/>
        </w:numPr>
      </w:pPr>
      <w:bookmarkStart w:id="155" w:name="_Toc481554772"/>
      <w:r w:rsidRPr="00901439">
        <w:lastRenderedPageBreak/>
        <w:t>Splitting Column</w:t>
      </w:r>
      <w:bookmarkEnd w:id="155"/>
    </w:p>
    <w:p w:rsidR="009D3C88" w:rsidRPr="00901439" w:rsidRDefault="009D3C88" w:rsidP="007D5333">
      <w:pPr>
        <w:pStyle w:val="Default"/>
        <w:rPr>
          <w:rFonts w:ascii="Calibri" w:hAnsi="Calibri" w:cs="Calibri"/>
          <w:color w:val="auto"/>
          <w:sz w:val="22"/>
          <w:szCs w:val="22"/>
          <w:lang w:eastAsia="en-US"/>
        </w:rPr>
      </w:pPr>
    </w:p>
    <w:p w:rsidR="008C2DD8" w:rsidRPr="00901439" w:rsidRDefault="008C2DD8" w:rsidP="008C2DD8">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The MapReduce job launched by Sqoop uses an InputFormat that can read sections of a table from a database via JDBC. The DataDrivenDBInputFormat provided with Hadoop partitions a query’s results over several map tasks.  Reading a table is typically done with a simple query such as: </w:t>
      </w:r>
    </w:p>
    <w:p w:rsidR="008C2DD8" w:rsidRPr="00901439" w:rsidRDefault="008C2DD8" w:rsidP="008C2DD8">
      <w:pPr>
        <w:pStyle w:val="Default"/>
        <w:rPr>
          <w:rFonts w:ascii="Calibri" w:hAnsi="Calibri" w:cs="Calibri"/>
          <w:color w:val="auto"/>
          <w:sz w:val="22"/>
          <w:szCs w:val="22"/>
          <w:lang w:eastAsia="en-US"/>
        </w:rPr>
      </w:pPr>
    </w:p>
    <w:p w:rsidR="008C2DD8" w:rsidRPr="00901439" w:rsidRDefault="008C2DD8" w:rsidP="008C2DD8">
      <w:pPr>
        <w:pStyle w:val="Default"/>
        <w:ind w:firstLine="709"/>
        <w:rPr>
          <w:rFonts w:ascii="Calibri" w:hAnsi="Calibri" w:cs="Calibri"/>
          <w:i/>
          <w:color w:val="0070C0"/>
          <w:sz w:val="22"/>
          <w:szCs w:val="22"/>
          <w:lang w:eastAsia="en-US"/>
        </w:rPr>
      </w:pPr>
      <w:r w:rsidRPr="00901439">
        <w:rPr>
          <w:rFonts w:ascii="Calibri" w:hAnsi="Calibri" w:cs="Calibri"/>
          <w:i/>
          <w:color w:val="0070C0"/>
          <w:sz w:val="22"/>
          <w:szCs w:val="22"/>
          <w:lang w:eastAsia="en-US"/>
        </w:rPr>
        <w:t xml:space="preserve">SELECT col1,col2,col3,... FROM tableName </w:t>
      </w:r>
    </w:p>
    <w:p w:rsidR="008C2DD8" w:rsidRPr="00901439" w:rsidRDefault="008C2DD8" w:rsidP="008C2DD8">
      <w:pPr>
        <w:pStyle w:val="Default"/>
        <w:ind w:firstLine="709"/>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But often, better import performance can be gained by dividing this query across multiple nodes. This is done using a splitting column. Using metadata about the table, Sqoop will guess a good column to use for splitting the table (typically the primary key for the table, if one exists). The minimum and maximum values for the primary key column are retrieved, and then these are used in conjunction with a target number of tasks to determine the queries that each map task should issue. </w:t>
      </w:r>
    </w:p>
    <w:p w:rsidR="0015435A" w:rsidRPr="00901439" w:rsidRDefault="0015435A"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For example, suppose the widgets table had 100,000 entries, with the id column containing values 0 through 99,999. When importing this table, Sqoop would determine that id is the primary key column for the table. When starting the MapReduce job, the DataDrivenDBInputFormat used to perform the import would issue a statement such as SELECT MIN(id), MAX(id) FROM widgets. These values would then be used to interpolate over the entire range of data. Assuming we specified that five map tasks should run in parallel (with -m 5), this would result in each map task executing queries such as </w:t>
      </w:r>
    </w:p>
    <w:p w:rsidR="007D5333" w:rsidRPr="00901439" w:rsidRDefault="007D5333" w:rsidP="0015435A">
      <w:pPr>
        <w:pStyle w:val="Default"/>
        <w:ind w:left="709"/>
        <w:rPr>
          <w:rFonts w:ascii="Calibri" w:hAnsi="Calibri" w:cs="Calibri"/>
          <w:i/>
          <w:color w:val="0070C0"/>
          <w:sz w:val="22"/>
          <w:szCs w:val="22"/>
          <w:lang w:eastAsia="en-US"/>
        </w:rPr>
      </w:pPr>
      <w:r w:rsidRPr="00901439">
        <w:rPr>
          <w:rFonts w:ascii="Calibri" w:hAnsi="Calibri" w:cs="Calibri"/>
          <w:i/>
          <w:color w:val="0070C0"/>
          <w:sz w:val="22"/>
          <w:szCs w:val="22"/>
          <w:lang w:eastAsia="en-US"/>
        </w:rPr>
        <w:t xml:space="preserve">SELECT id, widget_name, ... FROM widgets WHERE id &gt;= 0 AND id &lt; 20000, </w:t>
      </w:r>
    </w:p>
    <w:p w:rsidR="007D5333" w:rsidRPr="00901439" w:rsidRDefault="007D5333" w:rsidP="0015435A">
      <w:pPr>
        <w:pStyle w:val="Default"/>
        <w:ind w:left="709"/>
        <w:rPr>
          <w:rFonts w:ascii="Calibri" w:hAnsi="Calibri" w:cs="Calibri"/>
          <w:color w:val="0070C0"/>
          <w:sz w:val="22"/>
          <w:szCs w:val="22"/>
          <w:lang w:eastAsia="en-US"/>
        </w:rPr>
      </w:pPr>
      <w:r w:rsidRPr="00901439">
        <w:rPr>
          <w:rFonts w:ascii="Calibri" w:hAnsi="Calibri" w:cs="Calibri"/>
          <w:i/>
          <w:color w:val="0070C0"/>
          <w:sz w:val="22"/>
          <w:szCs w:val="22"/>
          <w:lang w:eastAsia="en-US"/>
        </w:rPr>
        <w:t xml:space="preserve">SELECT id, widget_name, ... FROM widgets WHERE id &gt;= 20000 AND id &lt; 40000,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and so on. </w:t>
      </w:r>
    </w:p>
    <w:p w:rsidR="0015435A" w:rsidRPr="00901439" w:rsidRDefault="0015435A"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The choice of splitting column is essential to parallelizing work efficiently. If the id column were not uniformly distributed (perhaps there are no widgets with IDs between 50,000 and 75,000), then some map tasks might have little or no work to perform, whereas others would have a great deal. Users can specify a particular splitting column when running an import job (via the --split-by argument), to tune the job to the data’s actual distribution. If an import job is run as a single (sequential) task with -m 1, this split process is not performed. </w:t>
      </w:r>
    </w:p>
    <w:p w:rsidR="0015435A" w:rsidRPr="00901439" w:rsidRDefault="0015435A"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After generating the deserialization code and configuring the InputFormat, Sqoop sends the job to the MapReduce cluster. Map tasks execute the queries and deserialize rows from the ResultSet into instances of the generated class, which are either stored directly in SequenceFiles or transformed into delimited text before being written to HDFS. </w:t>
      </w:r>
    </w:p>
    <w:p w:rsidR="0015435A" w:rsidRPr="00901439" w:rsidRDefault="0015435A" w:rsidP="007D5333">
      <w:pPr>
        <w:pStyle w:val="Default"/>
        <w:rPr>
          <w:rFonts w:ascii="Calibri" w:hAnsi="Calibri" w:cs="Calibri"/>
          <w:color w:val="auto"/>
          <w:sz w:val="22"/>
          <w:szCs w:val="22"/>
          <w:lang w:eastAsia="en-US"/>
        </w:rPr>
      </w:pPr>
    </w:p>
    <w:p w:rsidR="0015435A" w:rsidRPr="00901439" w:rsidRDefault="0015435A" w:rsidP="00F96AE2">
      <w:pPr>
        <w:pStyle w:val="Heading3"/>
        <w:numPr>
          <w:ilvl w:val="2"/>
          <w:numId w:val="70"/>
        </w:numPr>
      </w:pPr>
      <w:bookmarkStart w:id="156" w:name="_Toc481554773"/>
      <w:r w:rsidRPr="00901439">
        <w:t>Text and Binary File Formats</w:t>
      </w:r>
      <w:bookmarkEnd w:id="156"/>
    </w:p>
    <w:p w:rsidR="0015435A" w:rsidRPr="00901439" w:rsidRDefault="0015435A"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Sqoop is capable of importing into a few different file for</w:t>
      </w:r>
      <w:r w:rsidR="00D46CF7" w:rsidRPr="00901439">
        <w:rPr>
          <w:rFonts w:ascii="Calibri" w:hAnsi="Calibri" w:cs="Calibri"/>
          <w:color w:val="auto"/>
          <w:sz w:val="22"/>
          <w:szCs w:val="22"/>
          <w:lang w:eastAsia="en-US"/>
        </w:rPr>
        <w:t xml:space="preserve">mats. Text files (the default) </w:t>
      </w:r>
      <w:r w:rsidRPr="00901439">
        <w:rPr>
          <w:rFonts w:ascii="Calibri" w:hAnsi="Calibri" w:cs="Calibri"/>
          <w:color w:val="auto"/>
          <w:sz w:val="22"/>
          <w:szCs w:val="22"/>
          <w:lang w:eastAsia="en-US"/>
        </w:rPr>
        <w:t xml:space="preserve">offer a human-readable representation of data, platform independence, and the simplest structure. However, they cannot hold binary fields (such as database columns of type VARBINARY), and distinguishing between null values and String-based fields containing the value "null" can be problematic (although using the --null-string import option allows you to control the representation of null values).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To handle these conditions, Sqoop also supports SequenceFiles, Avro datafiles, and </w:t>
      </w:r>
    </w:p>
    <w:p w:rsidR="00D46CF7"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Parquet files. </w:t>
      </w:r>
    </w:p>
    <w:p w:rsidR="00D46CF7" w:rsidRPr="00901439" w:rsidRDefault="00D46CF7"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These binary formats provide the most precise representation possible of the imported data. They also allow data to be compressed while retaining </w:t>
      </w:r>
      <w:r w:rsidR="00D46CF7" w:rsidRPr="00901439">
        <w:rPr>
          <w:rFonts w:ascii="Calibri" w:hAnsi="Calibri" w:cs="Calibri"/>
          <w:color w:val="auto"/>
          <w:sz w:val="22"/>
          <w:szCs w:val="22"/>
          <w:lang w:eastAsia="en-US"/>
        </w:rPr>
        <w:t>MapReduce’ s</w:t>
      </w:r>
      <w:r w:rsidRPr="00901439">
        <w:rPr>
          <w:rFonts w:ascii="Calibri" w:hAnsi="Calibri" w:cs="Calibri"/>
          <w:color w:val="auto"/>
          <w:sz w:val="22"/>
          <w:szCs w:val="22"/>
          <w:lang w:eastAsia="en-US"/>
        </w:rPr>
        <w:t xml:space="preserve"> ability to process different sections of the same file in parallel. However, current versions of Sqoop cannot load Avro datafiles or </w:t>
      </w:r>
      <w:r w:rsidRPr="00901439">
        <w:rPr>
          <w:rFonts w:ascii="Calibri" w:hAnsi="Calibri" w:cs="Calibri"/>
          <w:color w:val="auto"/>
          <w:sz w:val="22"/>
          <w:szCs w:val="22"/>
          <w:lang w:eastAsia="en-US"/>
        </w:rPr>
        <w:lastRenderedPageBreak/>
        <w:t>SequenceFiles into Hive (although you can load Avro into Hive manually, and Parquet can be loaded direct</w:t>
      </w:r>
      <w:r w:rsidR="00D46CF7" w:rsidRPr="00901439">
        <w:rPr>
          <w:rFonts w:ascii="Calibri" w:hAnsi="Calibri" w:cs="Calibri"/>
          <w:color w:val="auto"/>
          <w:sz w:val="22"/>
          <w:szCs w:val="22"/>
          <w:lang w:eastAsia="en-US"/>
        </w:rPr>
        <w:t xml:space="preserve">ly into Hive by Sqoop). Another </w:t>
      </w:r>
      <w:r w:rsidRPr="00901439">
        <w:rPr>
          <w:rFonts w:ascii="Calibri" w:hAnsi="Calibri" w:cs="Calibri"/>
          <w:color w:val="auto"/>
          <w:sz w:val="22"/>
          <w:szCs w:val="22"/>
          <w:lang w:eastAsia="en-US"/>
        </w:rPr>
        <w:t xml:space="preserve">disadvantage of SequenceFiles is that they are Java specific, whereas Avro and Parquet files can be processed by a wide range of languages. </w:t>
      </w:r>
    </w:p>
    <w:p w:rsidR="00D46CF7" w:rsidRPr="00901439" w:rsidRDefault="00D46CF7" w:rsidP="007D5333">
      <w:pPr>
        <w:pStyle w:val="Default"/>
        <w:rPr>
          <w:rFonts w:ascii="Calibri" w:hAnsi="Calibri" w:cs="Calibri"/>
          <w:color w:val="auto"/>
          <w:sz w:val="22"/>
          <w:szCs w:val="22"/>
          <w:lang w:eastAsia="en-US"/>
        </w:rPr>
      </w:pPr>
    </w:p>
    <w:p w:rsidR="00D46CF7" w:rsidRPr="00901439" w:rsidRDefault="00D46CF7" w:rsidP="00F96AE2">
      <w:pPr>
        <w:pStyle w:val="Heading3"/>
        <w:numPr>
          <w:ilvl w:val="2"/>
          <w:numId w:val="70"/>
        </w:numPr>
      </w:pPr>
      <w:bookmarkStart w:id="157" w:name="_Toc481554774"/>
      <w:r w:rsidRPr="00901439">
        <w:t>Controlling the Import</w:t>
      </w:r>
      <w:bookmarkEnd w:id="157"/>
    </w:p>
    <w:p w:rsidR="00D46CF7" w:rsidRPr="00901439" w:rsidRDefault="00D46CF7"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Sqoop does not need to import an entire table at a time</w:t>
      </w:r>
      <w:r w:rsidR="002B450C" w:rsidRPr="00901439">
        <w:rPr>
          <w:rFonts w:ascii="Calibri" w:hAnsi="Calibri" w:cs="Calibri"/>
          <w:color w:val="auto"/>
          <w:sz w:val="22"/>
          <w:szCs w:val="22"/>
          <w:lang w:eastAsia="en-US"/>
        </w:rPr>
        <w:t xml:space="preserve">. For example, a subset of the </w:t>
      </w:r>
      <w:r w:rsidRPr="00901439">
        <w:rPr>
          <w:rFonts w:ascii="Calibri" w:hAnsi="Calibri" w:cs="Calibri"/>
          <w:color w:val="auto"/>
          <w:sz w:val="22"/>
          <w:szCs w:val="22"/>
          <w:lang w:eastAsia="en-US"/>
        </w:rPr>
        <w:t xml:space="preserve">table’s columns can be specified for import. Users can also specify a WHERE clause to include in queries via the --where argument, which bounds the rows of the table to import. </w:t>
      </w:r>
    </w:p>
    <w:p w:rsidR="002B450C" w:rsidRPr="00901439" w:rsidRDefault="002B450C"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For example, if widgets 0 through 99,999 were imported</w:t>
      </w:r>
      <w:r w:rsidR="002B450C" w:rsidRPr="00901439">
        <w:rPr>
          <w:rFonts w:ascii="Calibri" w:hAnsi="Calibri" w:cs="Calibri"/>
          <w:color w:val="auto"/>
          <w:sz w:val="22"/>
          <w:szCs w:val="22"/>
          <w:lang w:eastAsia="en-US"/>
        </w:rPr>
        <w:t xml:space="preserve"> last month, but this month our </w:t>
      </w:r>
      <w:r w:rsidRPr="00901439">
        <w:rPr>
          <w:rFonts w:ascii="Calibri" w:hAnsi="Calibri" w:cs="Calibri"/>
          <w:color w:val="auto"/>
          <w:sz w:val="22"/>
          <w:szCs w:val="22"/>
          <w:lang w:eastAsia="en-US"/>
        </w:rPr>
        <w:t xml:space="preserve">vendor catalog included 1,000 new types of widget, an import could be configured with the clause WHERE id &gt;= 100000; this will start an import job to retrieve all the new rows added to the source database since the previous import run. User-supplied WHERE clauses are applied before task splitting is performed, and are pushed down into the queries executed by each task. </w:t>
      </w:r>
    </w:p>
    <w:p w:rsidR="002B450C" w:rsidRPr="00901439" w:rsidRDefault="002B450C"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For more control — to perform column transformations, for example — users can specify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--query argument. </w:t>
      </w:r>
    </w:p>
    <w:p w:rsidR="002B450C" w:rsidRPr="00901439" w:rsidRDefault="002B450C" w:rsidP="00F96AE2">
      <w:pPr>
        <w:pStyle w:val="Heading3"/>
        <w:numPr>
          <w:ilvl w:val="2"/>
          <w:numId w:val="70"/>
        </w:numPr>
      </w:pPr>
      <w:bookmarkStart w:id="158" w:name="_Toc481554775"/>
      <w:r w:rsidRPr="00901439">
        <w:t>Imports and Consistency</w:t>
      </w:r>
      <w:bookmarkEnd w:id="158"/>
    </w:p>
    <w:p w:rsidR="002B450C" w:rsidRPr="00901439" w:rsidRDefault="002B450C"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When importing data to HDFS, it is important that you</w:t>
      </w:r>
      <w:r w:rsidR="008F6E0D" w:rsidRPr="00901439">
        <w:rPr>
          <w:rFonts w:ascii="Calibri" w:hAnsi="Calibri" w:cs="Calibri"/>
          <w:color w:val="auto"/>
          <w:sz w:val="22"/>
          <w:szCs w:val="22"/>
          <w:lang w:eastAsia="en-US"/>
        </w:rPr>
        <w:t xml:space="preserve"> ensure access to a consistent </w:t>
      </w:r>
      <w:r w:rsidRPr="00901439">
        <w:rPr>
          <w:rFonts w:ascii="Calibri" w:hAnsi="Calibri" w:cs="Calibri"/>
          <w:color w:val="auto"/>
          <w:sz w:val="22"/>
          <w:szCs w:val="22"/>
          <w:lang w:eastAsia="en-US"/>
        </w:rPr>
        <w:t xml:space="preserve">snapshot of the source data. (Map tasks reading from a database in parallel are running in separate processes. Thus, they cannot share a single database transaction.) The best way to do this is to ensure that any processes that update existing rows of a table are disabled during the import. </w:t>
      </w:r>
    </w:p>
    <w:p w:rsidR="008F6E0D" w:rsidRPr="00901439" w:rsidRDefault="008F6E0D" w:rsidP="007D5333">
      <w:pPr>
        <w:pStyle w:val="Default"/>
        <w:rPr>
          <w:rFonts w:ascii="Calibri" w:hAnsi="Calibri" w:cs="Calibri"/>
          <w:color w:val="auto"/>
          <w:sz w:val="22"/>
          <w:szCs w:val="22"/>
          <w:lang w:eastAsia="en-US"/>
        </w:rPr>
      </w:pPr>
    </w:p>
    <w:p w:rsidR="008F6E0D" w:rsidRPr="00901439" w:rsidRDefault="008F6E0D" w:rsidP="00F96AE2">
      <w:pPr>
        <w:pStyle w:val="Heading3"/>
        <w:numPr>
          <w:ilvl w:val="2"/>
          <w:numId w:val="70"/>
        </w:numPr>
      </w:pPr>
      <w:bookmarkStart w:id="159" w:name="_Toc481554776"/>
      <w:r w:rsidRPr="00901439">
        <w:t>Incremental Imports</w:t>
      </w:r>
      <w:bookmarkEnd w:id="159"/>
    </w:p>
    <w:p w:rsidR="008F6E0D" w:rsidRPr="00901439" w:rsidRDefault="008F6E0D"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It’s common to run imports on a periodic basis so</w:t>
      </w:r>
      <w:r w:rsidR="009B6BA2" w:rsidRPr="00901439">
        <w:rPr>
          <w:rFonts w:ascii="Calibri" w:hAnsi="Calibri" w:cs="Calibri"/>
          <w:color w:val="auto"/>
          <w:sz w:val="22"/>
          <w:szCs w:val="22"/>
          <w:lang w:eastAsia="en-US"/>
        </w:rPr>
        <w:t xml:space="preserve"> that the data in HDFS is kept </w:t>
      </w:r>
      <w:r w:rsidRPr="00901439">
        <w:rPr>
          <w:rFonts w:ascii="Calibri" w:hAnsi="Calibri" w:cs="Calibri"/>
          <w:color w:val="auto"/>
          <w:sz w:val="22"/>
          <w:szCs w:val="22"/>
          <w:lang w:eastAsia="en-US"/>
        </w:rPr>
        <w:t xml:space="preserve">synchronized with the data stored in the database. To do this, there needs to be some way of identifying the new data. Sqoop will import rows that have a column value (for the column specified with --check-column) that is greater than some specified value (set via --last-value). </w:t>
      </w:r>
    </w:p>
    <w:p w:rsidR="009B6BA2" w:rsidRPr="00901439" w:rsidRDefault="009B6BA2"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The value specified as --last-value can be a row ID that is s</w:t>
      </w:r>
      <w:r w:rsidR="009B6BA2" w:rsidRPr="00901439">
        <w:rPr>
          <w:rFonts w:ascii="Calibri" w:hAnsi="Calibri" w:cs="Calibri"/>
          <w:color w:val="auto"/>
          <w:sz w:val="22"/>
          <w:szCs w:val="22"/>
          <w:lang w:eastAsia="en-US"/>
        </w:rPr>
        <w:t xml:space="preserve">trictly increasing, such as an </w:t>
      </w:r>
      <w:r w:rsidRPr="00901439">
        <w:rPr>
          <w:rFonts w:ascii="Calibri" w:hAnsi="Calibri" w:cs="Calibri"/>
          <w:color w:val="auto"/>
          <w:sz w:val="22"/>
          <w:szCs w:val="22"/>
          <w:lang w:eastAsia="en-US"/>
        </w:rPr>
        <w:t xml:space="preserve">AUTO_INCREMENT primary key in MySQL. This is suitable for the case where new rows are added to the database table, but existing rows are not updated. This mode is called append mode, and is activated via --incremental append. Another option is time-based incremental imports (specified by --incremental lastmodified), which is appropriate when existing rows may be updated, and there is a column (the check column) that records the last modified time of the update. </w:t>
      </w:r>
    </w:p>
    <w:p w:rsidR="009B6BA2" w:rsidRPr="00901439" w:rsidRDefault="009B6BA2" w:rsidP="007D5333">
      <w:pPr>
        <w:pStyle w:val="Default"/>
        <w:rPr>
          <w:rFonts w:ascii="Calibri" w:hAnsi="Calibri" w:cs="Calibri"/>
          <w:color w:val="auto"/>
          <w:sz w:val="22"/>
          <w:szCs w:val="22"/>
          <w:lang w:eastAsia="en-US"/>
        </w:rPr>
      </w:pPr>
    </w:p>
    <w:p w:rsidR="007D5333" w:rsidRPr="00901439" w:rsidRDefault="007D5333" w:rsidP="00AA3A39">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At the end of an incremental import, Sqoop will print out t</w:t>
      </w:r>
      <w:r w:rsidR="009B6BA2" w:rsidRPr="00901439">
        <w:rPr>
          <w:rFonts w:ascii="Calibri" w:hAnsi="Calibri" w:cs="Calibri"/>
          <w:color w:val="auto"/>
          <w:sz w:val="22"/>
          <w:szCs w:val="22"/>
          <w:lang w:eastAsia="en-US"/>
        </w:rPr>
        <w:t xml:space="preserve">he value to be specified as -- </w:t>
      </w:r>
      <w:r w:rsidRPr="00901439">
        <w:rPr>
          <w:rFonts w:ascii="Calibri" w:hAnsi="Calibri" w:cs="Calibri"/>
          <w:color w:val="auto"/>
          <w:sz w:val="22"/>
          <w:szCs w:val="22"/>
          <w:lang w:eastAsia="en-US"/>
        </w:rPr>
        <w:t xml:space="preserve">last-value on the next import. This is useful when running incremental imports manually, but for running periodic imports it is better to use Sqoop’s saved job facility, which automatically stores the last value and uses it on the next job run. Type sqoop job --help for usage instructions for saved jobs. </w:t>
      </w:r>
    </w:p>
    <w:p w:rsidR="009B6BA2" w:rsidRPr="00901439" w:rsidRDefault="009B6BA2" w:rsidP="00AA3A39">
      <w:pPr>
        <w:pStyle w:val="Default"/>
        <w:rPr>
          <w:rFonts w:ascii="Calibri" w:hAnsi="Calibri" w:cs="Calibri"/>
          <w:color w:val="auto"/>
          <w:sz w:val="22"/>
          <w:szCs w:val="22"/>
          <w:lang w:eastAsia="en-US"/>
        </w:rPr>
      </w:pPr>
    </w:p>
    <w:p w:rsidR="009B6BA2" w:rsidRPr="00901439" w:rsidRDefault="009B6BA2" w:rsidP="00F96AE2">
      <w:pPr>
        <w:pStyle w:val="Heading3"/>
        <w:numPr>
          <w:ilvl w:val="2"/>
          <w:numId w:val="70"/>
        </w:numPr>
      </w:pPr>
      <w:bookmarkStart w:id="160" w:name="_Toc481554777"/>
      <w:r w:rsidRPr="00901439">
        <w:t>Direct Mode Import</w:t>
      </w:r>
      <w:bookmarkEnd w:id="160"/>
    </w:p>
    <w:p w:rsidR="009B6BA2" w:rsidRPr="00901439" w:rsidRDefault="009B6BA2" w:rsidP="00AA3A39">
      <w:pPr>
        <w:pStyle w:val="Default"/>
        <w:rPr>
          <w:rFonts w:ascii="Calibri" w:hAnsi="Calibri" w:cs="Calibri"/>
          <w:color w:val="auto"/>
          <w:sz w:val="22"/>
          <w:szCs w:val="22"/>
          <w:lang w:eastAsia="en-US"/>
        </w:rPr>
      </w:pPr>
    </w:p>
    <w:p w:rsidR="00E16014"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lastRenderedPageBreak/>
        <w:t xml:space="preserve">Sqoop’s architecture allows it to choose from multiple available </w:t>
      </w:r>
      <w:r w:rsidR="00E16014" w:rsidRPr="00901439">
        <w:rPr>
          <w:rFonts w:ascii="Calibri" w:hAnsi="Calibri" w:cs="Calibri"/>
          <w:color w:val="auto"/>
          <w:sz w:val="22"/>
          <w:szCs w:val="22"/>
          <w:lang w:eastAsia="en-US"/>
        </w:rPr>
        <w:t xml:space="preserve">strategies for performing </w:t>
      </w:r>
      <w:r w:rsidRPr="00901439">
        <w:rPr>
          <w:rFonts w:ascii="Calibri" w:hAnsi="Calibri" w:cs="Calibri"/>
          <w:color w:val="auto"/>
          <w:sz w:val="22"/>
          <w:szCs w:val="22"/>
          <w:lang w:eastAsia="en-US"/>
        </w:rPr>
        <w:t xml:space="preserve">an import. Most databases will use the DataDrivenDBInputFormat-based approach described earlier. Some databases, however, offer specific tools designed to extract data quickly. For example, MySQL’s mysqldump application can read from a table with greater throughput than a JDBC channel. The use of these external tools is referred to as direct mode in Sqoop’s documentation. </w:t>
      </w:r>
    </w:p>
    <w:p w:rsidR="00E16014" w:rsidRPr="00901439" w:rsidRDefault="00E16014"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Direct mode must be s</w:t>
      </w:r>
      <w:r w:rsidR="00E16014" w:rsidRPr="00901439">
        <w:rPr>
          <w:rFonts w:ascii="Calibri" w:hAnsi="Calibri" w:cs="Calibri"/>
          <w:color w:val="auto"/>
          <w:sz w:val="22"/>
          <w:szCs w:val="22"/>
          <w:lang w:eastAsia="en-US"/>
        </w:rPr>
        <w:t xml:space="preserve">pecifically enabled by the user </w:t>
      </w:r>
      <w:r w:rsidRPr="00901439">
        <w:rPr>
          <w:rFonts w:ascii="Calibri" w:hAnsi="Calibri" w:cs="Calibri"/>
          <w:color w:val="auto"/>
          <w:sz w:val="22"/>
          <w:szCs w:val="22"/>
          <w:lang w:eastAsia="en-US"/>
        </w:rPr>
        <w:t xml:space="preserve">(via the --direct argument), as it is not as general purpose as the JDBC approach. (For example, MySQL’s direct mode cannot handle large objects, such as CLOB or BLOB columns, and that’s why Sqoop needs to use a JDBC-specific API to load these columns into HDFS.) </w:t>
      </w:r>
    </w:p>
    <w:p w:rsidR="00E16014" w:rsidRPr="00901439" w:rsidRDefault="00E16014"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For databases that provide such tools, Sqoop can use these </w:t>
      </w:r>
      <w:r w:rsidR="00E16014" w:rsidRPr="00901439">
        <w:rPr>
          <w:rFonts w:ascii="Calibri" w:hAnsi="Calibri" w:cs="Calibri"/>
          <w:color w:val="auto"/>
          <w:sz w:val="22"/>
          <w:szCs w:val="22"/>
          <w:lang w:eastAsia="en-US"/>
        </w:rPr>
        <w:t xml:space="preserve">to great effect. A direct-mode </w:t>
      </w:r>
      <w:r w:rsidRPr="00901439">
        <w:rPr>
          <w:rFonts w:ascii="Calibri" w:hAnsi="Calibri" w:cs="Calibri"/>
          <w:color w:val="auto"/>
          <w:sz w:val="22"/>
          <w:szCs w:val="22"/>
          <w:lang w:eastAsia="en-US"/>
        </w:rPr>
        <w:t xml:space="preserve">import from MySQL is usually much more efficient (in terms of map tasks and time required) than a comparable JDBC-based import. Sqoop will still launch multiple map tasks in parallel. These tasks will then spawn instances of the mysqldump program and read its output. Sqoop can also perform direct-mode imports from PostgreSQL, Oracle, and Netezza. Even when direct mode is used to access the contents of a </w:t>
      </w:r>
      <w:r w:rsidR="00E16014" w:rsidRPr="00901439">
        <w:rPr>
          <w:rFonts w:ascii="Calibri" w:hAnsi="Calibri" w:cs="Calibri"/>
          <w:color w:val="auto"/>
          <w:sz w:val="22"/>
          <w:szCs w:val="22"/>
          <w:lang w:eastAsia="en-US"/>
        </w:rPr>
        <w:t xml:space="preserve">database, the metadata is still </w:t>
      </w:r>
      <w:r w:rsidRPr="00901439">
        <w:rPr>
          <w:rFonts w:ascii="Calibri" w:hAnsi="Calibri" w:cs="Calibri"/>
          <w:color w:val="auto"/>
          <w:sz w:val="22"/>
          <w:szCs w:val="22"/>
          <w:lang w:eastAsia="en-US"/>
        </w:rPr>
        <w:t xml:space="preserve">queried through JDBC. </w:t>
      </w:r>
    </w:p>
    <w:p w:rsidR="00E16014" w:rsidRPr="00901439" w:rsidRDefault="00E16014" w:rsidP="00E16014">
      <w:pPr>
        <w:autoSpaceDE w:val="0"/>
        <w:autoSpaceDN w:val="0"/>
        <w:adjustRightInd w:val="0"/>
        <w:spacing w:before="0" w:after="0" w:line="240" w:lineRule="auto"/>
        <w:rPr>
          <w:rFonts w:cs="Calibri"/>
          <w:sz w:val="22"/>
          <w:szCs w:val="22"/>
          <w:lang w:bidi="ar-SA"/>
        </w:rPr>
      </w:pPr>
    </w:p>
    <w:p w:rsidR="005A127E" w:rsidRPr="00901439" w:rsidRDefault="005A127E" w:rsidP="00E16014">
      <w:pPr>
        <w:autoSpaceDE w:val="0"/>
        <w:autoSpaceDN w:val="0"/>
        <w:adjustRightInd w:val="0"/>
        <w:spacing w:before="0" w:after="0" w:line="240" w:lineRule="auto"/>
        <w:rPr>
          <w:rFonts w:cs="Calibri"/>
          <w:sz w:val="22"/>
          <w:szCs w:val="22"/>
          <w:lang w:bidi="ar-SA"/>
        </w:rPr>
      </w:pPr>
    </w:p>
    <w:p w:rsidR="00E16014" w:rsidRPr="00901439" w:rsidRDefault="00E16014" w:rsidP="00E16014">
      <w:pPr>
        <w:pStyle w:val="Heading2"/>
        <w:shd w:val="clear" w:color="auto" w:fill="FFFFFF"/>
        <w:autoSpaceDE w:val="0"/>
        <w:autoSpaceDN w:val="0"/>
        <w:adjustRightInd w:val="0"/>
        <w:spacing w:before="0" w:line="240" w:lineRule="auto"/>
        <w:textAlignment w:val="baseline"/>
        <w:rPr>
          <w:rFonts w:cs="Calibri"/>
          <w:lang w:bidi="ar-SA"/>
        </w:rPr>
      </w:pPr>
      <w:bookmarkStart w:id="161" w:name="_Toc481554778"/>
      <w:r w:rsidRPr="00901439">
        <w:rPr>
          <w:rFonts w:ascii="Calibri,Bold" w:hAnsi="Calibri,Bold" w:cs="Calibri,Bold"/>
          <w:bCs/>
          <w:lang w:bidi="ar-SA"/>
        </w:rPr>
        <w:t>Sqoop Export Architecture</w:t>
      </w:r>
      <w:bookmarkEnd w:id="161"/>
    </w:p>
    <w:p w:rsidR="00E16014" w:rsidRPr="00901439" w:rsidRDefault="00E16014" w:rsidP="007D5333">
      <w:pPr>
        <w:pStyle w:val="Default"/>
        <w:rPr>
          <w:sz w:val="23"/>
          <w:szCs w:val="23"/>
        </w:rPr>
      </w:pPr>
    </w:p>
    <w:p w:rsidR="00903CD3" w:rsidRPr="00901439" w:rsidRDefault="00903CD3" w:rsidP="00903CD3">
      <w:pPr>
        <w:pStyle w:val="Heading3"/>
        <w:numPr>
          <w:ilvl w:val="2"/>
          <w:numId w:val="70"/>
        </w:numPr>
      </w:pPr>
      <w:bookmarkStart w:id="162" w:name="_Toc481554779"/>
      <w:r w:rsidRPr="00901439">
        <w:t>Export VZ learn</w:t>
      </w:r>
      <w:bookmarkEnd w:id="162"/>
    </w:p>
    <w:p w:rsidR="00903CD3" w:rsidRPr="00901439" w:rsidRDefault="00903CD3" w:rsidP="009361D0">
      <w:pPr>
        <w:pStyle w:val="Default"/>
        <w:rPr>
          <w:rFonts w:ascii="Calibri" w:hAnsi="Calibri" w:cs="Calibri"/>
          <w:color w:val="auto"/>
          <w:sz w:val="22"/>
          <w:szCs w:val="22"/>
          <w:lang w:eastAsia="en-US"/>
        </w:rPr>
      </w:pPr>
    </w:p>
    <w:p w:rsidR="009361D0" w:rsidRPr="00901439" w:rsidRDefault="009361D0" w:rsidP="009361D0">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sqoop </w:t>
      </w:r>
      <w:r w:rsidR="00C26B54" w:rsidRPr="00901439">
        <w:rPr>
          <w:rFonts w:ascii="Calibri" w:hAnsi="Calibri" w:cs="Calibri"/>
          <w:color w:val="auto"/>
          <w:sz w:val="22"/>
          <w:szCs w:val="22"/>
          <w:lang w:eastAsia="en-US"/>
        </w:rPr>
        <w:t>export</w:t>
      </w:r>
    </w:p>
    <w:p w:rsidR="009361D0" w:rsidRPr="00901439" w:rsidRDefault="002809B6" w:rsidP="009361D0">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--connect 'jdbc:mysql://hdcentos/CRMDB</w:t>
      </w:r>
      <w:r w:rsidR="009361D0" w:rsidRPr="00901439">
        <w:rPr>
          <w:rFonts w:ascii="Calibri" w:hAnsi="Calibri" w:cs="Calibri"/>
          <w:color w:val="auto"/>
          <w:sz w:val="22"/>
          <w:szCs w:val="22"/>
          <w:lang w:eastAsia="en-US"/>
        </w:rPr>
        <w:t xml:space="preserve">' </w:t>
      </w:r>
    </w:p>
    <w:p w:rsidR="009361D0" w:rsidRPr="00901439" w:rsidRDefault="009361D0" w:rsidP="009361D0">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--username uname --password pword </w:t>
      </w:r>
    </w:p>
    <w:p w:rsidR="009361D0" w:rsidRPr="00901439" w:rsidRDefault="009361D0" w:rsidP="009361D0">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w:t>
      </w:r>
      <w:r w:rsidR="002809B6" w:rsidRPr="00901439">
        <w:rPr>
          <w:rFonts w:ascii="Calibri" w:hAnsi="Calibri" w:cs="Calibri"/>
          <w:color w:val="auto"/>
          <w:sz w:val="22"/>
          <w:szCs w:val="22"/>
          <w:lang w:eastAsia="en-US"/>
        </w:rPr>
        <w:t>table salesforce</w:t>
      </w:r>
    </w:p>
    <w:p w:rsidR="009361D0" w:rsidRPr="00901439" w:rsidRDefault="002809B6" w:rsidP="009361D0">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--export-dir salesteam</w:t>
      </w:r>
    </w:p>
    <w:p w:rsidR="002809B6" w:rsidRPr="00901439" w:rsidRDefault="009361D0" w:rsidP="002809B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w:t>
      </w:r>
      <w:r w:rsidR="002809B6" w:rsidRPr="00901439">
        <w:rPr>
          <w:rFonts w:ascii="Calibri" w:hAnsi="Calibri" w:cs="Calibri"/>
          <w:color w:val="auto"/>
          <w:sz w:val="22"/>
          <w:szCs w:val="22"/>
          <w:lang w:eastAsia="en-US"/>
        </w:rPr>
        <w:t>input-field-terminated</w:t>
      </w:r>
      <w:r w:rsidR="00F00EA0" w:rsidRPr="00901439">
        <w:rPr>
          <w:rFonts w:ascii="Calibri" w:hAnsi="Calibri" w:cs="Calibri"/>
          <w:color w:val="auto"/>
          <w:sz w:val="22"/>
          <w:szCs w:val="22"/>
          <w:lang w:eastAsia="en-US"/>
        </w:rPr>
        <w:t xml:space="preserve">-by </w:t>
      </w:r>
      <w:r w:rsidR="002809B6" w:rsidRPr="00901439">
        <w:rPr>
          <w:rFonts w:ascii="Calibri" w:hAnsi="Calibri" w:cs="Calibri"/>
          <w:color w:val="auto"/>
          <w:sz w:val="22"/>
          <w:szCs w:val="22"/>
          <w:lang w:eastAsia="en-US"/>
        </w:rPr>
        <w:t xml:space="preserve"> ‘\t’</w:t>
      </w:r>
    </w:p>
    <w:p w:rsidR="00A50874" w:rsidRPr="00901439" w:rsidRDefault="00A50874" w:rsidP="002809B6">
      <w:pPr>
        <w:pStyle w:val="Default"/>
        <w:rPr>
          <w:rFonts w:ascii="Calibri" w:hAnsi="Calibri" w:cs="Calibri"/>
          <w:color w:val="auto"/>
          <w:sz w:val="22"/>
          <w:szCs w:val="22"/>
          <w:lang w:eastAsia="en-US"/>
        </w:rPr>
      </w:pPr>
    </w:p>
    <w:p w:rsidR="00A50874" w:rsidRPr="00901439" w:rsidRDefault="00A50874" w:rsidP="002809B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Sqoop will not create the table and table’s column should line up to the data element</w:t>
      </w:r>
      <w:r w:rsidR="00903CD3" w:rsidRPr="00901439">
        <w:rPr>
          <w:rFonts w:ascii="Calibri" w:hAnsi="Calibri" w:cs="Calibri"/>
          <w:color w:val="auto"/>
          <w:sz w:val="22"/>
          <w:szCs w:val="22"/>
          <w:lang w:eastAsia="en-US"/>
        </w:rPr>
        <w:t>. It will only append the record and not override</w:t>
      </w:r>
    </w:p>
    <w:p w:rsidR="001E7D26" w:rsidRPr="00901439" w:rsidRDefault="001E7D26" w:rsidP="002809B6">
      <w:pPr>
        <w:pStyle w:val="Default"/>
        <w:rPr>
          <w:rFonts w:ascii="Calibri" w:hAnsi="Calibri" w:cs="Calibri"/>
          <w:color w:val="auto"/>
          <w:sz w:val="22"/>
          <w:szCs w:val="22"/>
          <w:lang w:eastAsia="en-US"/>
        </w:rPr>
      </w:pPr>
    </w:p>
    <w:p w:rsidR="001E7D26" w:rsidRPr="00901439" w:rsidRDefault="001E7D26" w:rsidP="002809B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Exporting data with Reducers:</w:t>
      </w:r>
    </w:p>
    <w:p w:rsidR="001E7D26" w:rsidRPr="00901439" w:rsidRDefault="001E7D26" w:rsidP="001E7D26">
      <w:pPr>
        <w:pStyle w:val="Default"/>
        <w:numPr>
          <w:ilvl w:val="0"/>
          <w:numId w:val="68"/>
        </w:numPr>
        <w:rPr>
          <w:rFonts w:ascii="Calibri" w:hAnsi="Calibri" w:cs="Calibri"/>
          <w:color w:val="auto"/>
          <w:sz w:val="22"/>
          <w:szCs w:val="22"/>
          <w:lang w:eastAsia="en-US"/>
        </w:rPr>
      </w:pPr>
      <w:r w:rsidRPr="00901439">
        <w:rPr>
          <w:rFonts w:ascii="Calibri" w:hAnsi="Calibri" w:cs="Calibri"/>
          <w:color w:val="auto"/>
          <w:sz w:val="22"/>
          <w:szCs w:val="22"/>
          <w:lang w:eastAsia="en-US"/>
        </w:rPr>
        <w:t>Mapping Key Values, reducers receives partitioned data, when setting up the job the developer needs to assign the right key values to each reducer during partitioning</w:t>
      </w:r>
      <w:r w:rsidR="00BE4E78" w:rsidRPr="00901439">
        <w:rPr>
          <w:rFonts w:ascii="Calibri" w:hAnsi="Calibri" w:cs="Calibri"/>
          <w:color w:val="auto"/>
          <w:sz w:val="22"/>
          <w:szCs w:val="22"/>
          <w:lang w:eastAsia="en-US"/>
        </w:rPr>
        <w:t>.</w:t>
      </w:r>
    </w:p>
    <w:p w:rsidR="00BE4E78" w:rsidRPr="00901439" w:rsidRDefault="00BE4E78" w:rsidP="001E7D26">
      <w:pPr>
        <w:pStyle w:val="Default"/>
        <w:numPr>
          <w:ilvl w:val="0"/>
          <w:numId w:val="68"/>
        </w:numPr>
        <w:rPr>
          <w:rFonts w:ascii="Calibri" w:hAnsi="Calibri" w:cs="Calibri"/>
          <w:color w:val="auto"/>
          <w:sz w:val="22"/>
          <w:szCs w:val="22"/>
          <w:lang w:eastAsia="en-US"/>
        </w:rPr>
      </w:pPr>
      <w:r w:rsidRPr="00901439">
        <w:rPr>
          <w:rFonts w:ascii="Calibri" w:hAnsi="Calibri" w:cs="Calibri"/>
          <w:color w:val="auto"/>
          <w:sz w:val="22"/>
          <w:szCs w:val="22"/>
          <w:lang w:eastAsia="en-US"/>
        </w:rPr>
        <w:t>Load Management, the same issue of database management applies.</w:t>
      </w:r>
    </w:p>
    <w:p w:rsidR="00BE4E78" w:rsidRPr="00901439" w:rsidRDefault="00BE4E78" w:rsidP="001E7D26">
      <w:pPr>
        <w:pStyle w:val="Default"/>
        <w:numPr>
          <w:ilvl w:val="0"/>
          <w:numId w:val="68"/>
        </w:numPr>
        <w:rPr>
          <w:rFonts w:ascii="Calibri" w:hAnsi="Calibri" w:cs="Calibri"/>
          <w:color w:val="auto"/>
          <w:sz w:val="22"/>
          <w:szCs w:val="22"/>
          <w:lang w:eastAsia="en-US"/>
        </w:rPr>
      </w:pPr>
      <w:r w:rsidRPr="00901439">
        <w:rPr>
          <w:rFonts w:ascii="Calibri" w:hAnsi="Calibri" w:cs="Calibri"/>
          <w:color w:val="auto"/>
          <w:sz w:val="22"/>
          <w:szCs w:val="22"/>
          <w:lang w:eastAsia="en-US"/>
        </w:rPr>
        <w:t>Health Check, these are long running jobs and they need to be health checked to prevent launching multiply retry reducers.</w:t>
      </w:r>
    </w:p>
    <w:p w:rsidR="00BE4E78" w:rsidRPr="00901439" w:rsidRDefault="00BE4E78" w:rsidP="00BE4E78">
      <w:pPr>
        <w:pStyle w:val="Default"/>
        <w:rPr>
          <w:rFonts w:ascii="Calibri" w:hAnsi="Calibri" w:cs="Calibri"/>
          <w:color w:val="auto"/>
          <w:sz w:val="22"/>
          <w:szCs w:val="22"/>
          <w:lang w:eastAsia="en-US"/>
        </w:rPr>
      </w:pPr>
    </w:p>
    <w:p w:rsidR="00BE4E78" w:rsidRPr="00901439" w:rsidRDefault="00BE4E78" w:rsidP="00BE4E78">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Writing SQL export files from reducers:</w:t>
      </w:r>
    </w:p>
    <w:p w:rsidR="00BE4E78" w:rsidRPr="00901439" w:rsidRDefault="006D0CC5" w:rsidP="00BE4E78">
      <w:pPr>
        <w:pStyle w:val="Default"/>
        <w:numPr>
          <w:ilvl w:val="0"/>
          <w:numId w:val="68"/>
        </w:numPr>
        <w:rPr>
          <w:rFonts w:ascii="Calibri" w:hAnsi="Calibri" w:cs="Calibri"/>
          <w:color w:val="auto"/>
          <w:sz w:val="22"/>
          <w:szCs w:val="22"/>
          <w:lang w:eastAsia="en-US"/>
        </w:rPr>
      </w:pPr>
      <w:r w:rsidRPr="00901439">
        <w:rPr>
          <w:rFonts w:ascii="Calibri" w:hAnsi="Calibri" w:cs="Calibri"/>
          <w:color w:val="auto"/>
          <w:sz w:val="22"/>
          <w:szCs w:val="22"/>
          <w:lang w:eastAsia="en-US"/>
        </w:rPr>
        <w:t>Use the reducers to write out SQL import files.</w:t>
      </w:r>
    </w:p>
    <w:p w:rsidR="006D0CC5" w:rsidRPr="00901439" w:rsidRDefault="006D0CC5" w:rsidP="00BE4E78">
      <w:pPr>
        <w:pStyle w:val="Default"/>
        <w:numPr>
          <w:ilvl w:val="0"/>
          <w:numId w:val="68"/>
        </w:numPr>
        <w:rPr>
          <w:rFonts w:ascii="Calibri" w:hAnsi="Calibri" w:cs="Calibri"/>
          <w:color w:val="auto"/>
          <w:sz w:val="22"/>
          <w:szCs w:val="22"/>
          <w:lang w:eastAsia="en-US"/>
        </w:rPr>
      </w:pPr>
      <w:r w:rsidRPr="00901439">
        <w:rPr>
          <w:rFonts w:ascii="Calibri" w:hAnsi="Calibri" w:cs="Calibri"/>
          <w:color w:val="auto"/>
          <w:sz w:val="22"/>
          <w:szCs w:val="22"/>
          <w:lang w:eastAsia="en-US"/>
        </w:rPr>
        <w:t>Use a MySQL bulk load tool or even LOAD DATA statements to export the data into MySQL.</w:t>
      </w:r>
    </w:p>
    <w:p w:rsidR="0072284F" w:rsidRPr="00901439" w:rsidRDefault="0072284F" w:rsidP="0072284F">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Note: Sqoop import has much information about the data it imports, where as sqoop export doesn’t have much understanding of the data types, except for the file location and delimiter used.</w:t>
      </w:r>
    </w:p>
    <w:p w:rsidR="001E7D26" w:rsidRPr="00901439" w:rsidRDefault="001E7D26" w:rsidP="002809B6">
      <w:pPr>
        <w:pStyle w:val="Default"/>
        <w:rPr>
          <w:rFonts w:ascii="Calibri" w:hAnsi="Calibri" w:cs="Calibri"/>
          <w:color w:val="auto"/>
          <w:sz w:val="22"/>
          <w:szCs w:val="22"/>
          <w:lang w:eastAsia="en-US"/>
        </w:rPr>
      </w:pPr>
    </w:p>
    <w:p w:rsidR="00797C2A" w:rsidRPr="00901439" w:rsidRDefault="002815E4" w:rsidP="00797C2A">
      <w:pPr>
        <w:pStyle w:val="Heading3"/>
        <w:numPr>
          <w:ilvl w:val="2"/>
          <w:numId w:val="70"/>
        </w:numPr>
      </w:pPr>
      <w:bookmarkStart w:id="163" w:name="_Toc481554780"/>
      <w:r w:rsidRPr="00901439">
        <w:t>Import/</w:t>
      </w:r>
      <w:r w:rsidR="00797C2A" w:rsidRPr="00901439">
        <w:t>Export into HBase VZ learn</w:t>
      </w:r>
      <w:bookmarkEnd w:id="163"/>
    </w:p>
    <w:p w:rsidR="002815E4" w:rsidRPr="00901439" w:rsidRDefault="002815E4" w:rsidP="002815E4"/>
    <w:p w:rsidR="0049341F" w:rsidRPr="00901439" w:rsidRDefault="008126EA" w:rsidP="002815E4">
      <w:pPr>
        <w:pStyle w:val="ListParagraph"/>
        <w:numPr>
          <w:ilvl w:val="0"/>
          <w:numId w:val="109"/>
        </w:numPr>
        <w:spacing w:before="0" w:after="0"/>
        <w:rPr>
          <w:rFonts w:cs="Calibri"/>
          <w:sz w:val="22"/>
          <w:szCs w:val="22"/>
          <w:lang w:bidi="ar-SA"/>
        </w:rPr>
      </w:pPr>
      <w:r w:rsidRPr="00901439">
        <w:rPr>
          <w:rFonts w:cs="Calibri"/>
          <w:sz w:val="22"/>
          <w:szCs w:val="22"/>
          <w:lang w:bidi="ar-SA"/>
        </w:rPr>
        <w:t>HBase column families prevent a full table import from the RDBMS into HBase</w:t>
      </w:r>
      <w:r w:rsidR="003D53FA" w:rsidRPr="00901439">
        <w:rPr>
          <w:rFonts w:cs="Calibri"/>
          <w:sz w:val="22"/>
          <w:szCs w:val="22"/>
          <w:lang w:bidi="ar-SA"/>
        </w:rPr>
        <w:t>.</w:t>
      </w:r>
    </w:p>
    <w:p w:rsidR="003D53FA" w:rsidRPr="00901439" w:rsidRDefault="003D53FA" w:rsidP="002815E4">
      <w:pPr>
        <w:pStyle w:val="ListParagraph"/>
        <w:numPr>
          <w:ilvl w:val="0"/>
          <w:numId w:val="109"/>
        </w:numPr>
        <w:spacing w:before="0" w:after="0"/>
        <w:rPr>
          <w:rFonts w:cs="Calibri"/>
          <w:sz w:val="22"/>
          <w:szCs w:val="22"/>
          <w:lang w:bidi="ar-SA"/>
        </w:rPr>
      </w:pPr>
      <w:r w:rsidRPr="00901439">
        <w:rPr>
          <w:rFonts w:cs="Calibri"/>
          <w:sz w:val="22"/>
          <w:szCs w:val="22"/>
          <w:lang w:bidi="ar-SA"/>
        </w:rPr>
        <w:t>Create the HBase table and column families.</w:t>
      </w:r>
      <w:r w:rsidR="002815E4" w:rsidRPr="00901439">
        <w:rPr>
          <w:rFonts w:cs="Calibri"/>
          <w:sz w:val="22"/>
          <w:szCs w:val="22"/>
          <w:lang w:bidi="ar-SA"/>
        </w:rPr>
        <w:t xml:space="preserve"> Prior to the import.</w:t>
      </w:r>
    </w:p>
    <w:p w:rsidR="003D53FA" w:rsidRPr="00901439" w:rsidRDefault="003D53FA" w:rsidP="002815E4">
      <w:pPr>
        <w:pStyle w:val="ListParagraph"/>
        <w:numPr>
          <w:ilvl w:val="0"/>
          <w:numId w:val="109"/>
        </w:numPr>
        <w:spacing w:before="0" w:after="0"/>
        <w:rPr>
          <w:rFonts w:cs="Calibri"/>
          <w:sz w:val="22"/>
          <w:szCs w:val="22"/>
          <w:lang w:bidi="ar-SA"/>
        </w:rPr>
      </w:pPr>
      <w:r w:rsidRPr="00901439">
        <w:rPr>
          <w:rFonts w:cs="Calibri"/>
          <w:sz w:val="22"/>
          <w:szCs w:val="22"/>
          <w:lang w:bidi="ar-SA"/>
        </w:rPr>
        <w:t>Execute a Sqoop import for each data element.</w:t>
      </w:r>
    </w:p>
    <w:p w:rsidR="003D53FA" w:rsidRPr="00901439" w:rsidRDefault="003D53FA" w:rsidP="002815E4">
      <w:pPr>
        <w:pStyle w:val="ListParagraph"/>
        <w:numPr>
          <w:ilvl w:val="0"/>
          <w:numId w:val="109"/>
        </w:numPr>
        <w:spacing w:before="0" w:after="0"/>
        <w:rPr>
          <w:rFonts w:cs="Calibri"/>
          <w:sz w:val="22"/>
          <w:szCs w:val="22"/>
          <w:lang w:bidi="ar-SA"/>
        </w:rPr>
      </w:pPr>
      <w:r w:rsidRPr="00901439">
        <w:rPr>
          <w:rFonts w:cs="Calibri"/>
          <w:sz w:val="22"/>
          <w:szCs w:val="22"/>
          <w:lang w:bidi="ar-SA"/>
        </w:rPr>
        <w:t>This means potentially hundreds of Sqoop import statements must identify the HBase column and row</w:t>
      </w:r>
      <w:r w:rsidR="002815E4" w:rsidRPr="00901439">
        <w:rPr>
          <w:rFonts w:cs="Calibri"/>
          <w:sz w:val="22"/>
          <w:szCs w:val="22"/>
          <w:lang w:bidi="ar-SA"/>
        </w:rPr>
        <w:t xml:space="preserve"> and this can be done by using</w:t>
      </w:r>
      <w:r w:rsidRPr="00901439">
        <w:rPr>
          <w:rFonts w:cs="Calibri"/>
          <w:sz w:val="22"/>
          <w:szCs w:val="22"/>
          <w:lang w:bidi="ar-SA"/>
        </w:rPr>
        <w:t xml:space="preserve"> Linux shell script</w:t>
      </w:r>
      <w:r w:rsidR="002815E4" w:rsidRPr="00901439">
        <w:rPr>
          <w:rFonts w:cs="Calibri"/>
          <w:sz w:val="22"/>
          <w:szCs w:val="22"/>
          <w:lang w:bidi="ar-SA"/>
        </w:rPr>
        <w:t>.</w:t>
      </w:r>
    </w:p>
    <w:p w:rsidR="00B55E20" w:rsidRPr="00901439" w:rsidRDefault="00B55E20" w:rsidP="002815E4">
      <w:pPr>
        <w:pStyle w:val="ListParagraph"/>
        <w:numPr>
          <w:ilvl w:val="0"/>
          <w:numId w:val="109"/>
        </w:numPr>
        <w:spacing w:before="0" w:after="0"/>
        <w:rPr>
          <w:rFonts w:cs="Calibri"/>
          <w:sz w:val="22"/>
          <w:szCs w:val="22"/>
          <w:lang w:bidi="ar-SA"/>
        </w:rPr>
      </w:pPr>
      <w:r w:rsidRPr="00901439">
        <w:rPr>
          <w:rFonts w:cs="Calibri"/>
          <w:sz w:val="22"/>
          <w:szCs w:val="22"/>
          <w:lang w:bidi="ar-SA"/>
        </w:rPr>
        <w:t>This will override the data while import as we specify the rowid</w:t>
      </w:r>
    </w:p>
    <w:p w:rsidR="002815E4" w:rsidRPr="00901439" w:rsidRDefault="002815E4" w:rsidP="002815E4">
      <w:pPr>
        <w:spacing w:before="0" w:after="0"/>
        <w:rPr>
          <w:rFonts w:cs="Calibri"/>
          <w:sz w:val="22"/>
          <w:szCs w:val="22"/>
          <w:lang w:bidi="ar-SA"/>
        </w:rPr>
      </w:pPr>
    </w:p>
    <w:p w:rsidR="002815E4" w:rsidRPr="00901439" w:rsidRDefault="002815E4" w:rsidP="002815E4">
      <w:pPr>
        <w:spacing w:before="0" w:after="0"/>
        <w:rPr>
          <w:rFonts w:cs="Calibri"/>
          <w:sz w:val="22"/>
          <w:szCs w:val="22"/>
          <w:lang w:bidi="ar-SA"/>
        </w:rPr>
      </w:pPr>
      <w:r w:rsidRPr="00901439">
        <w:rPr>
          <w:rFonts w:cs="Calibri"/>
          <w:sz w:val="22"/>
          <w:szCs w:val="22"/>
          <w:lang w:bidi="ar-SA"/>
        </w:rPr>
        <w:t>Critical issue here is Matching the RDBMS RowID and column to the HBase RowID and Column Family.</w:t>
      </w:r>
    </w:p>
    <w:p w:rsidR="00437CBE" w:rsidRPr="00901439" w:rsidRDefault="00437CBE" w:rsidP="002815E4">
      <w:pPr>
        <w:spacing w:before="0" w:after="0"/>
        <w:rPr>
          <w:rFonts w:cs="Calibri"/>
          <w:sz w:val="22"/>
          <w:szCs w:val="22"/>
          <w:lang w:bidi="ar-SA"/>
        </w:rPr>
      </w:pPr>
    </w:p>
    <w:p w:rsidR="00437CBE" w:rsidRPr="00901439" w:rsidRDefault="00437CBE" w:rsidP="00437CBE">
      <w:pPr>
        <w:pStyle w:val="ListParagraph"/>
        <w:numPr>
          <w:ilvl w:val="0"/>
          <w:numId w:val="109"/>
        </w:numPr>
        <w:spacing w:before="0" w:after="0"/>
        <w:rPr>
          <w:rFonts w:cs="Calibri"/>
          <w:sz w:val="22"/>
          <w:szCs w:val="22"/>
          <w:lang w:bidi="ar-SA"/>
        </w:rPr>
      </w:pPr>
      <w:r w:rsidRPr="00901439">
        <w:rPr>
          <w:rFonts w:cs="Calibri"/>
          <w:sz w:val="22"/>
          <w:szCs w:val="22"/>
          <w:lang w:bidi="ar-SA"/>
        </w:rPr>
        <w:t>RDBMS</w:t>
      </w:r>
      <w:r w:rsidR="00E05706" w:rsidRPr="00901439">
        <w:rPr>
          <w:rFonts w:cs="Calibri"/>
          <w:sz w:val="22"/>
          <w:szCs w:val="22"/>
          <w:lang w:bidi="ar-SA"/>
        </w:rPr>
        <w:t xml:space="preserve"> (import on RDBMS)</w:t>
      </w:r>
    </w:p>
    <w:p w:rsidR="00437CBE" w:rsidRPr="00901439" w:rsidRDefault="00437CBE" w:rsidP="00437CBE">
      <w:pPr>
        <w:pStyle w:val="ListParagraph"/>
        <w:spacing w:before="0" w:after="0"/>
        <w:rPr>
          <w:rFonts w:cs="Calibri"/>
          <w:sz w:val="22"/>
          <w:szCs w:val="22"/>
          <w:lang w:bidi="ar-SA"/>
        </w:rPr>
      </w:pPr>
      <w:r w:rsidRPr="00901439">
        <w:rPr>
          <w:rFonts w:cs="Calibri"/>
          <w:sz w:val="22"/>
          <w:szCs w:val="22"/>
          <w:lang w:bidi="ar-SA"/>
        </w:rPr>
        <w:t>--columns “rowid, column-name”</w:t>
      </w:r>
    </w:p>
    <w:p w:rsidR="00437CBE" w:rsidRPr="00901439" w:rsidRDefault="00437CBE" w:rsidP="00437CBE">
      <w:pPr>
        <w:spacing w:before="0" w:after="0"/>
        <w:rPr>
          <w:rFonts w:cs="Calibri"/>
          <w:sz w:val="22"/>
          <w:szCs w:val="22"/>
          <w:lang w:bidi="ar-SA"/>
        </w:rPr>
      </w:pPr>
    </w:p>
    <w:p w:rsidR="00437CBE" w:rsidRPr="00901439" w:rsidRDefault="001137A3" w:rsidP="00437CBE">
      <w:pPr>
        <w:pStyle w:val="ListParagraph"/>
        <w:numPr>
          <w:ilvl w:val="0"/>
          <w:numId w:val="109"/>
        </w:numPr>
        <w:spacing w:before="0" w:after="0"/>
        <w:rPr>
          <w:rFonts w:cs="Calibri"/>
          <w:sz w:val="22"/>
          <w:szCs w:val="22"/>
          <w:lang w:bidi="ar-SA"/>
        </w:rPr>
      </w:pPr>
      <w:r w:rsidRPr="00901439">
        <w:rPr>
          <w:rFonts w:cs="Calibri"/>
          <w:sz w:val="22"/>
          <w:szCs w:val="22"/>
          <w:lang w:bidi="ar-SA"/>
        </w:rPr>
        <w:t>HBASE</w:t>
      </w:r>
    </w:p>
    <w:p w:rsidR="001137A3" w:rsidRPr="00901439" w:rsidRDefault="00437CBE" w:rsidP="00437CBE">
      <w:pPr>
        <w:pStyle w:val="ListParagraph"/>
        <w:spacing w:before="0" w:after="0"/>
        <w:rPr>
          <w:rFonts w:cs="Calibri"/>
          <w:sz w:val="22"/>
          <w:szCs w:val="22"/>
          <w:lang w:bidi="ar-SA"/>
        </w:rPr>
      </w:pPr>
      <w:r w:rsidRPr="00901439">
        <w:rPr>
          <w:rFonts w:cs="Calibri"/>
          <w:sz w:val="22"/>
          <w:szCs w:val="22"/>
          <w:lang w:bidi="ar-SA"/>
        </w:rPr>
        <w:t>-</w:t>
      </w:r>
      <w:r w:rsidR="001137A3" w:rsidRPr="00901439">
        <w:rPr>
          <w:rFonts w:cs="Calibri"/>
          <w:sz w:val="22"/>
          <w:szCs w:val="22"/>
          <w:lang w:bidi="ar-SA"/>
        </w:rPr>
        <w:t>-column-family ColumnFamily</w:t>
      </w:r>
    </w:p>
    <w:p w:rsidR="001137A3" w:rsidRPr="00901439" w:rsidRDefault="001137A3" w:rsidP="001137A3">
      <w:pPr>
        <w:pStyle w:val="ListParagraph"/>
        <w:spacing w:before="0" w:after="0"/>
        <w:rPr>
          <w:rFonts w:cs="Calibri"/>
          <w:sz w:val="22"/>
          <w:szCs w:val="22"/>
          <w:lang w:bidi="ar-SA"/>
        </w:rPr>
      </w:pPr>
      <w:r w:rsidRPr="00901439">
        <w:rPr>
          <w:rFonts w:cs="Calibri"/>
          <w:sz w:val="22"/>
          <w:szCs w:val="22"/>
          <w:lang w:bidi="ar-SA"/>
        </w:rPr>
        <w:t>--hbase-row-key ColumnFamily</w:t>
      </w:r>
    </w:p>
    <w:p w:rsidR="00E05706" w:rsidRPr="00901439" w:rsidRDefault="00E05706" w:rsidP="001137A3">
      <w:pPr>
        <w:pStyle w:val="ListParagraph"/>
        <w:spacing w:before="0" w:after="0"/>
        <w:rPr>
          <w:rFonts w:cs="Calibri"/>
          <w:sz w:val="22"/>
          <w:szCs w:val="22"/>
          <w:lang w:bidi="ar-SA"/>
        </w:rPr>
      </w:pP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sqoop import </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--connect 'jdbc:mysql://hdcentos/CRMDB' </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--username uname --password pword </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--table salesforce </w:t>
      </w:r>
    </w:p>
    <w:p w:rsidR="00E05706" w:rsidRPr="00901439" w:rsidRDefault="00E05706" w:rsidP="00E05706">
      <w:pPr>
        <w:spacing w:before="0" w:after="0"/>
        <w:rPr>
          <w:rFonts w:cs="Calibri"/>
          <w:sz w:val="22"/>
          <w:szCs w:val="22"/>
          <w:lang w:bidi="ar-SA"/>
        </w:rPr>
      </w:pPr>
      <w:r w:rsidRPr="00901439">
        <w:rPr>
          <w:rFonts w:cs="Calibri"/>
          <w:sz w:val="22"/>
          <w:szCs w:val="22"/>
          <w:lang w:bidi="ar-SA"/>
        </w:rPr>
        <w:t>--columns “rowid, column-name”</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--hbase-table salesreps</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--column-family Fname</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--hbase-row-key RepID</w:t>
      </w:r>
    </w:p>
    <w:p w:rsidR="00E05706" w:rsidRPr="00901439" w:rsidRDefault="00E05706" w:rsidP="00E05706">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--num-mappers 1</w:t>
      </w:r>
    </w:p>
    <w:p w:rsidR="00E33927" w:rsidRPr="00901439" w:rsidRDefault="00E33927" w:rsidP="00E05706">
      <w:pPr>
        <w:pStyle w:val="Default"/>
        <w:rPr>
          <w:rFonts w:ascii="Calibri" w:hAnsi="Calibri" w:cs="Calibri"/>
          <w:color w:val="auto"/>
          <w:sz w:val="22"/>
          <w:szCs w:val="22"/>
          <w:lang w:eastAsia="en-US"/>
        </w:rPr>
      </w:pPr>
    </w:p>
    <w:p w:rsidR="00E33927" w:rsidRPr="00901439" w:rsidRDefault="00E33927" w:rsidP="00E05706">
      <w:pPr>
        <w:pStyle w:val="Default"/>
        <w:rPr>
          <w:rFonts w:ascii="Calibri" w:hAnsi="Calibri" w:cs="Calibri"/>
          <w:color w:val="auto"/>
          <w:sz w:val="22"/>
          <w:szCs w:val="22"/>
          <w:lang w:eastAsia="en-US"/>
        </w:rPr>
      </w:pPr>
    </w:p>
    <w:p w:rsidR="00E05706" w:rsidRPr="00901439" w:rsidRDefault="00E05706" w:rsidP="00E05706">
      <w:pPr>
        <w:pStyle w:val="Default"/>
        <w:rPr>
          <w:rFonts w:ascii="Calibri" w:hAnsi="Calibri" w:cs="Calibri"/>
          <w:color w:val="auto"/>
          <w:sz w:val="22"/>
          <w:szCs w:val="22"/>
          <w:lang w:eastAsia="en-US"/>
        </w:rPr>
      </w:pPr>
    </w:p>
    <w:p w:rsidR="00E05706" w:rsidRPr="00901439" w:rsidRDefault="00E05706" w:rsidP="00E05706">
      <w:pPr>
        <w:pStyle w:val="Default"/>
        <w:rPr>
          <w:rFonts w:ascii="Calibri" w:hAnsi="Calibri" w:cs="Calibri"/>
          <w:color w:val="auto"/>
          <w:sz w:val="22"/>
          <w:szCs w:val="22"/>
          <w:lang w:eastAsia="en-US"/>
        </w:rPr>
      </w:pPr>
    </w:p>
    <w:p w:rsidR="00E05706" w:rsidRPr="00901439" w:rsidRDefault="00E05706" w:rsidP="001137A3">
      <w:pPr>
        <w:pStyle w:val="ListParagraph"/>
        <w:spacing w:before="0" w:after="0"/>
        <w:rPr>
          <w:rFonts w:cs="Calibri"/>
          <w:sz w:val="22"/>
          <w:szCs w:val="22"/>
          <w:lang w:bidi="ar-SA"/>
        </w:rPr>
      </w:pPr>
    </w:p>
    <w:p w:rsidR="00437CBE" w:rsidRPr="00901439" w:rsidRDefault="00437CBE" w:rsidP="00437CBE">
      <w:pPr>
        <w:spacing w:before="0" w:after="0"/>
        <w:rPr>
          <w:rFonts w:cs="Calibri"/>
          <w:sz w:val="22"/>
          <w:szCs w:val="22"/>
          <w:lang w:bidi="ar-SA"/>
        </w:rPr>
      </w:pPr>
    </w:p>
    <w:p w:rsidR="00936D61" w:rsidRPr="00901439" w:rsidRDefault="00936D61" w:rsidP="00936D61">
      <w:pPr>
        <w:pStyle w:val="Heading3"/>
        <w:numPr>
          <w:ilvl w:val="2"/>
          <w:numId w:val="70"/>
        </w:numPr>
      </w:pPr>
      <w:bookmarkStart w:id="164" w:name="_Toc481554781"/>
      <w:r w:rsidRPr="00901439">
        <w:t>Sqoop CLI error Log-- VZ learn</w:t>
      </w:r>
      <w:bookmarkEnd w:id="164"/>
    </w:p>
    <w:p w:rsidR="002815E4" w:rsidRPr="00901439" w:rsidRDefault="002815E4" w:rsidP="002815E4">
      <w:pPr>
        <w:spacing w:before="0" w:after="0"/>
        <w:rPr>
          <w:rFonts w:cs="Calibri"/>
          <w:sz w:val="22"/>
          <w:szCs w:val="22"/>
          <w:lang w:bidi="ar-SA"/>
        </w:rPr>
      </w:pPr>
    </w:p>
    <w:p w:rsidR="00936D61" w:rsidRPr="00901439" w:rsidRDefault="00936D61" w:rsidP="002815E4">
      <w:pPr>
        <w:spacing w:before="0" w:after="0"/>
        <w:rPr>
          <w:rFonts w:cs="Calibri"/>
          <w:sz w:val="22"/>
          <w:szCs w:val="22"/>
          <w:lang w:bidi="ar-SA"/>
        </w:rPr>
      </w:pPr>
      <w:r w:rsidRPr="00901439">
        <w:rPr>
          <w:rFonts w:cs="Calibri"/>
          <w:sz w:val="22"/>
          <w:szCs w:val="22"/>
          <w:lang w:bidi="ar-SA"/>
        </w:rPr>
        <w:t>Sqoop doesn’t produce the error log</w:t>
      </w:r>
      <w:r w:rsidR="00876E25" w:rsidRPr="00901439">
        <w:rPr>
          <w:rFonts w:cs="Calibri"/>
          <w:sz w:val="22"/>
          <w:szCs w:val="22"/>
          <w:lang w:bidi="ar-SA"/>
        </w:rPr>
        <w:t>, but we can configure to produce the error log in CLI</w:t>
      </w:r>
    </w:p>
    <w:p w:rsidR="00936D61" w:rsidRPr="00901439" w:rsidRDefault="00936D61" w:rsidP="002815E4">
      <w:pPr>
        <w:spacing w:before="0" w:after="0"/>
        <w:rPr>
          <w:rFonts w:cs="Calibri"/>
          <w:sz w:val="22"/>
          <w:szCs w:val="22"/>
          <w:lang w:bidi="ar-SA"/>
        </w:rPr>
      </w:pPr>
    </w:p>
    <w:p w:rsidR="00936D61" w:rsidRPr="00901439" w:rsidRDefault="00936D61" w:rsidP="002815E4">
      <w:pPr>
        <w:spacing w:before="0" w:after="0"/>
        <w:rPr>
          <w:rFonts w:cs="Calibri"/>
          <w:sz w:val="22"/>
          <w:szCs w:val="22"/>
          <w:lang w:bidi="ar-SA"/>
        </w:rPr>
      </w:pPr>
    </w:p>
    <w:p w:rsidR="00797C2A" w:rsidRPr="00901439" w:rsidRDefault="00797C2A" w:rsidP="002809B6">
      <w:pPr>
        <w:pStyle w:val="Default"/>
        <w:rPr>
          <w:rFonts w:ascii="Calibri" w:hAnsi="Calibri" w:cs="Calibri"/>
          <w:color w:val="auto"/>
          <w:sz w:val="22"/>
          <w:szCs w:val="22"/>
          <w:lang w:eastAsia="en-US"/>
        </w:rPr>
      </w:pPr>
    </w:p>
    <w:p w:rsidR="00903CD3" w:rsidRPr="00901439" w:rsidRDefault="00903CD3" w:rsidP="00903CD3">
      <w:pPr>
        <w:pStyle w:val="Heading3"/>
        <w:numPr>
          <w:ilvl w:val="2"/>
          <w:numId w:val="70"/>
        </w:numPr>
      </w:pPr>
      <w:bookmarkStart w:id="165" w:name="_Toc481554782"/>
      <w:r w:rsidRPr="00901439">
        <w:t>Export Architecture</w:t>
      </w:r>
      <w:bookmarkEnd w:id="165"/>
    </w:p>
    <w:p w:rsidR="009361D0" w:rsidRPr="00901439" w:rsidRDefault="009361D0" w:rsidP="009361D0">
      <w:pPr>
        <w:pStyle w:val="Default"/>
        <w:rPr>
          <w:rFonts w:ascii="Calibri" w:hAnsi="Calibri" w:cs="Calibri"/>
          <w:color w:val="auto"/>
          <w:sz w:val="22"/>
          <w:szCs w:val="22"/>
          <w:lang w:eastAsia="en-US"/>
        </w:rPr>
      </w:pPr>
    </w:p>
    <w:p w:rsidR="009361D0" w:rsidRPr="00901439" w:rsidRDefault="009361D0" w:rsidP="007D5333">
      <w:pPr>
        <w:pStyle w:val="Default"/>
        <w:rPr>
          <w:sz w:val="23"/>
          <w:szCs w:val="23"/>
        </w:rPr>
      </w:pPr>
    </w:p>
    <w:p w:rsidR="005A127E" w:rsidRPr="00901439" w:rsidRDefault="005A127E" w:rsidP="007D5333">
      <w:pPr>
        <w:pStyle w:val="Default"/>
        <w:rPr>
          <w:sz w:val="23"/>
          <w:szCs w:val="23"/>
        </w:rPr>
      </w:pPr>
    </w:p>
    <w:p w:rsidR="007D5333" w:rsidRPr="00901439" w:rsidRDefault="007D5333" w:rsidP="007D5333">
      <w:pPr>
        <w:pStyle w:val="Default"/>
        <w:pageBreakBefore/>
        <w:rPr>
          <w:rFonts w:ascii="Calibri" w:hAnsi="Calibri" w:cs="Calibri"/>
          <w:color w:val="auto"/>
          <w:sz w:val="22"/>
          <w:szCs w:val="22"/>
          <w:lang w:eastAsia="en-US"/>
        </w:rPr>
      </w:pPr>
      <w:r w:rsidRPr="00901439">
        <w:rPr>
          <w:rFonts w:ascii="Calibri" w:hAnsi="Calibri" w:cs="Calibri"/>
          <w:color w:val="auto"/>
          <w:sz w:val="22"/>
          <w:szCs w:val="22"/>
          <w:lang w:eastAsia="en-US"/>
        </w:rPr>
        <w:lastRenderedPageBreak/>
        <w:t xml:space="preserve">The Sqoop performs exports is very similar in nature to how Sqoop performs imports Before performing the export, Sqoop picks a strategy based on the database connect string. For most systems, Sqoop uses JDBC. Sqoop then generates a Java class based on the target table definition. This generated class has the ability to parse records from text files and insert values of the appropriate types into a table (in addition to the ability to read the columns from a ResultSet). A MapReduce job is then launched that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reads the source datafiles from HDFS, parses the records using the generated class, and executes the chosen export strategy. The JDBC-based export strategy builds up batch INSERT statements that will each add multiple records to the target table. Inserting many records per statement performs much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better than executing many single-row INSERT statements on most database systems. Separate threads are used to read from HDFS and communicate with the database, to ensure that I/O operations involving different systems are overlapped as much as possible. </w:t>
      </w:r>
    </w:p>
    <w:p w:rsidR="005A127E" w:rsidRPr="00901439" w:rsidRDefault="005A127E"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For MySQL, Sqoop can employ a direct-mode strategy using mysqlimport. Each map task spawns a mysqlimport process that it communicates with via a named FIFO file on the local filesystem. Data is then streamed into mysqlimport via the FIFO channel, and from there into the database.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Whereas most MapReduce jobs reading from HDFS pick the degree of parallelism (number of map tasks) based on the number and size of the files to process, Sqoop’s export system allows users explicit control over the number of tasks. The performance of the export can be affected by the number of parallel writers to the database, so Sqoop uses the CombineFileInputFormat class to group the input files into a smaller number of map tasks. </w:t>
      </w:r>
    </w:p>
    <w:p w:rsidR="005A127E" w:rsidRPr="00901439" w:rsidRDefault="005A127E" w:rsidP="00F96AE2">
      <w:pPr>
        <w:pStyle w:val="Heading3"/>
        <w:numPr>
          <w:ilvl w:val="2"/>
          <w:numId w:val="70"/>
        </w:numPr>
      </w:pPr>
      <w:bookmarkStart w:id="166" w:name="_Toc481554783"/>
      <w:r w:rsidRPr="00901439">
        <w:t>Export and Transactionality</w:t>
      </w:r>
      <w:bookmarkEnd w:id="166"/>
    </w:p>
    <w:p w:rsidR="00D921C6" w:rsidRPr="00901439" w:rsidRDefault="00D921C6"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Due to the parallel nature of the process, often an export is not an atomic operation. Sqoop will spawn multiple tasks to export slices of the data in parallel. These tasks can complete at different times, meaning that even though transactions are used inside tasks, results from one task may be visible before the results of another task. Moreover, databases often use fixed-size buffers to store transactions. As a result, one transaction cannot necessarily contain the entire set of operations performed by a task. Sqoop commits results every few thousand rows, to ensure that it does not run out of memory. These intermediate results are visible while the export continues. Applications that will use the results of an export should not be started until the export process is complete, or they may see partial results. To solve this problem, Sqoop can export to a temporary staging table and then, at the end of the job — if the export has succeeded — move the staged data into the destination table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in a single transaction. You can specify a staging table with the --staging-table option.The staging table must already exist and have the same schema as the destination. It must also be empty, unless the --clear-staging-table option is also supplied. </w:t>
      </w:r>
    </w:p>
    <w:p w:rsidR="00797C2A" w:rsidRPr="00901439" w:rsidRDefault="00797C2A" w:rsidP="007D5333">
      <w:pPr>
        <w:pStyle w:val="Default"/>
        <w:rPr>
          <w:rFonts w:ascii="Calibri" w:hAnsi="Calibri" w:cs="Calibri"/>
          <w:color w:val="auto"/>
          <w:sz w:val="22"/>
          <w:szCs w:val="22"/>
          <w:lang w:eastAsia="en-US"/>
        </w:rPr>
      </w:pPr>
    </w:p>
    <w:p w:rsidR="00797C2A" w:rsidRPr="00901439" w:rsidRDefault="00797C2A" w:rsidP="007D5333">
      <w:pPr>
        <w:pStyle w:val="Default"/>
        <w:rPr>
          <w:rFonts w:ascii="Calibri" w:hAnsi="Calibri" w:cs="Calibri"/>
          <w:color w:val="auto"/>
          <w:sz w:val="22"/>
          <w:szCs w:val="22"/>
          <w:lang w:eastAsia="en-US"/>
        </w:rPr>
      </w:pPr>
    </w:p>
    <w:p w:rsidR="006531FD" w:rsidRPr="00901439" w:rsidRDefault="006531FD" w:rsidP="006531FD">
      <w:pPr>
        <w:autoSpaceDE w:val="0"/>
        <w:autoSpaceDN w:val="0"/>
        <w:adjustRightInd w:val="0"/>
        <w:spacing w:before="0" w:after="0" w:line="240" w:lineRule="auto"/>
        <w:rPr>
          <w:rFonts w:cs="Calibri"/>
          <w:sz w:val="22"/>
          <w:szCs w:val="22"/>
          <w:lang w:bidi="ar-SA"/>
        </w:rPr>
      </w:pPr>
    </w:p>
    <w:p w:rsidR="006531FD" w:rsidRPr="00901439" w:rsidRDefault="006531FD" w:rsidP="006531FD">
      <w:pPr>
        <w:pStyle w:val="Heading2"/>
        <w:shd w:val="clear" w:color="auto" w:fill="FFFFFF"/>
        <w:autoSpaceDE w:val="0"/>
        <w:autoSpaceDN w:val="0"/>
        <w:adjustRightInd w:val="0"/>
        <w:spacing w:before="0" w:line="240" w:lineRule="auto"/>
        <w:textAlignment w:val="baseline"/>
        <w:rPr>
          <w:rFonts w:cs="Calibri"/>
          <w:lang w:bidi="ar-SA"/>
        </w:rPr>
      </w:pPr>
      <w:bookmarkStart w:id="167" w:name="_Toc481554784"/>
      <w:r w:rsidRPr="00901439">
        <w:rPr>
          <w:rFonts w:ascii="Calibri,Bold" w:hAnsi="Calibri,Bold" w:cs="Calibri,Bold"/>
          <w:bCs/>
          <w:lang w:bidi="ar-SA"/>
        </w:rPr>
        <w:t>Sqoop Best PRactices and PErformance Tunning</w:t>
      </w:r>
      <w:bookmarkEnd w:id="167"/>
    </w:p>
    <w:p w:rsidR="006531FD" w:rsidRPr="00901439" w:rsidRDefault="006531FD" w:rsidP="007D5333">
      <w:pPr>
        <w:pStyle w:val="Default"/>
        <w:rPr>
          <w:rFonts w:ascii="Calibri" w:hAnsi="Calibri" w:cs="Calibri"/>
          <w:color w:val="auto"/>
          <w:sz w:val="22"/>
          <w:szCs w:val="22"/>
          <w:lang w:eastAsia="en-US"/>
        </w:rPr>
      </w:pPr>
    </w:p>
    <w:p w:rsidR="00666E6D" w:rsidRPr="00901439" w:rsidRDefault="006B7B46" w:rsidP="00F96AE2">
      <w:pPr>
        <w:pStyle w:val="Heading3"/>
        <w:numPr>
          <w:ilvl w:val="2"/>
          <w:numId w:val="70"/>
        </w:numPr>
      </w:pPr>
      <w:bookmarkStart w:id="168" w:name="_Toc481554785"/>
      <w:r w:rsidRPr="00901439">
        <w:t xml:space="preserve">Import- </w:t>
      </w:r>
      <w:r w:rsidR="00666E6D" w:rsidRPr="00901439">
        <w:t>Definite Number of Mappers</w:t>
      </w:r>
      <w:bookmarkEnd w:id="168"/>
    </w:p>
    <w:p w:rsidR="00BC74EE" w:rsidRPr="00901439" w:rsidRDefault="00BC74EE" w:rsidP="007D5333">
      <w:pPr>
        <w:pStyle w:val="Default"/>
        <w:rPr>
          <w:rFonts w:ascii="Calibri" w:hAnsi="Calibri" w:cs="Calibri"/>
          <w:color w:val="auto"/>
          <w:sz w:val="22"/>
          <w:szCs w:val="22"/>
          <w:lang w:eastAsia="en-US"/>
        </w:rPr>
      </w:pPr>
    </w:p>
    <w:p w:rsidR="007D5333" w:rsidRPr="00901439" w:rsidRDefault="007D5333" w:rsidP="007D5333">
      <w:pPr>
        <w:pStyle w:val="Default"/>
        <w:spacing w:after="51"/>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More mappers can lead to faster jobs, but only up to a saturation point. This varies per table, job parameters, time of day and server availability.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 Too many mappers will increase the number of parallel sessions on the database, hence affect source DB performance affecting the regular workload of the DB. </w:t>
      </w:r>
    </w:p>
    <w:p w:rsidR="00BC74EE" w:rsidRPr="00901439" w:rsidRDefault="00BC74EE" w:rsidP="00BC74EE">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lastRenderedPageBreak/>
        <w:t xml:space="preserve">Example : Definite number of mappers: --num-mappers </w:t>
      </w:r>
    </w:p>
    <w:p w:rsidR="00BC74EE" w:rsidRPr="00901439" w:rsidRDefault="00BC74EE" w:rsidP="007D5333">
      <w:pPr>
        <w:pStyle w:val="Default"/>
        <w:rPr>
          <w:rFonts w:ascii="Calibri" w:hAnsi="Calibri" w:cs="Calibri"/>
          <w:color w:val="auto"/>
          <w:sz w:val="22"/>
          <w:szCs w:val="22"/>
          <w:lang w:eastAsia="en-US"/>
        </w:rPr>
      </w:pPr>
    </w:p>
    <w:p w:rsidR="00BC74EE" w:rsidRPr="00901439" w:rsidRDefault="006B7B46" w:rsidP="00F96AE2">
      <w:pPr>
        <w:pStyle w:val="Heading3"/>
        <w:numPr>
          <w:ilvl w:val="2"/>
          <w:numId w:val="70"/>
        </w:numPr>
      </w:pPr>
      <w:bookmarkStart w:id="169" w:name="_Toc481554786"/>
      <w:r w:rsidRPr="00901439">
        <w:t xml:space="preserve">Import - </w:t>
      </w:r>
      <w:r w:rsidR="00BC74EE" w:rsidRPr="00901439">
        <w:t>USe Direct Mode Where Ever Possible</w:t>
      </w:r>
      <w:bookmarkEnd w:id="169"/>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pageBreakBefore/>
        <w:rPr>
          <w:rFonts w:ascii="Calibri" w:hAnsi="Calibri" w:cs="Calibri"/>
          <w:color w:val="auto"/>
          <w:sz w:val="22"/>
          <w:szCs w:val="22"/>
          <w:lang w:eastAsia="en-US"/>
        </w:rPr>
      </w:pPr>
    </w:p>
    <w:p w:rsidR="007D5333" w:rsidRPr="00901439" w:rsidRDefault="007D5333" w:rsidP="007D5333">
      <w:pPr>
        <w:pStyle w:val="Default"/>
        <w:spacing w:after="15"/>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Rather than using the JDBC interface for transferring data, the direct mode delegatesthe job of transferring data to the native utilities provided by the database vendor. For Eg. In the case of MySQL, the mysqldump and mysqlimport will be used for retrieving data from the database server or moving data back.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 Escape characters, type mapping, column and row delimiters may not be supported. Binary formats don’t work. </w:t>
      </w:r>
    </w:p>
    <w:p w:rsidR="007D5333" w:rsidRPr="00901439" w:rsidRDefault="007D5333" w:rsidP="007D5333">
      <w:pPr>
        <w:pStyle w:val="Default"/>
        <w:rPr>
          <w:rFonts w:ascii="Calibri" w:hAnsi="Calibri" w:cs="Calibri"/>
          <w:color w:val="auto"/>
          <w:sz w:val="22"/>
          <w:szCs w:val="22"/>
          <w:lang w:eastAsia="en-US"/>
        </w:rPr>
      </w:pPr>
    </w:p>
    <w:p w:rsidR="00A142D9" w:rsidRPr="00901439" w:rsidRDefault="006B7B46" w:rsidP="00F96AE2">
      <w:pPr>
        <w:pStyle w:val="Heading3"/>
        <w:numPr>
          <w:ilvl w:val="2"/>
          <w:numId w:val="70"/>
        </w:numPr>
      </w:pPr>
      <w:bookmarkStart w:id="170" w:name="_Toc481554787"/>
      <w:r w:rsidRPr="00901439">
        <w:t xml:space="preserve">Import - </w:t>
      </w:r>
      <w:r w:rsidR="00A142D9" w:rsidRPr="00901439">
        <w:t>Splitting Data / Boundry Query</w:t>
      </w:r>
      <w:bookmarkEnd w:id="170"/>
    </w:p>
    <w:p w:rsidR="00A142D9" w:rsidRPr="00901439" w:rsidRDefault="00A142D9" w:rsidP="00A142D9">
      <w:pPr>
        <w:pStyle w:val="Default"/>
        <w:rPr>
          <w:rFonts w:ascii="Calibri" w:hAnsi="Calibri" w:cs="Calibri"/>
          <w:color w:val="auto"/>
          <w:sz w:val="22"/>
          <w:szCs w:val="22"/>
          <w:lang w:eastAsia="en-US"/>
        </w:rPr>
      </w:pPr>
    </w:p>
    <w:p w:rsidR="007D5333" w:rsidRPr="00901439" w:rsidRDefault="007D5333" w:rsidP="007D5333">
      <w:pPr>
        <w:pStyle w:val="Default"/>
        <w:spacing w:after="51"/>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By default, the primary key is used. Prior to starting the transfer, Sqoop will retrieve the min/max values for this column. Changed column with the --split-by parameter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 Boundary Queries - What if your split-by column is skewed, table is not indexed or can be retrieved from another table? </w:t>
      </w:r>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If --split-by is not giving you the optimal performance you can use this to improve the performance further to Use a boundary query to create the splits using the option --boundary-query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Eg. sqoop import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--connect 'jdbc:mysql://.../...'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--direct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--username uname --password pword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--hive-import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--hive-table query_import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--boundary-query 'SELECT 0, MAX(id) FROM a'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--query 'SELECT a.id, a.name, b.id, b.name FROM a, b WHERE a.id = b.id AND $CONDITIONS'\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--num-mappers 3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--split-by a.id \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--target-dir /data/import \ </w:t>
      </w:r>
    </w:p>
    <w:p w:rsidR="00C10F9F" w:rsidRPr="00901439" w:rsidRDefault="00C10F9F" w:rsidP="007D5333">
      <w:pPr>
        <w:pStyle w:val="Default"/>
        <w:rPr>
          <w:rFonts w:ascii="Calibri" w:hAnsi="Calibri" w:cs="Calibri"/>
          <w:color w:val="auto"/>
          <w:sz w:val="22"/>
          <w:szCs w:val="22"/>
          <w:lang w:eastAsia="en-US"/>
        </w:rPr>
      </w:pPr>
    </w:p>
    <w:p w:rsidR="00C10F9F" w:rsidRPr="00901439" w:rsidRDefault="006B7B46" w:rsidP="00F96AE2">
      <w:pPr>
        <w:pStyle w:val="Heading3"/>
        <w:numPr>
          <w:ilvl w:val="2"/>
          <w:numId w:val="70"/>
        </w:numPr>
      </w:pPr>
      <w:bookmarkStart w:id="171" w:name="_Toc481554788"/>
      <w:r w:rsidRPr="00901439">
        <w:t xml:space="preserve">Import - </w:t>
      </w:r>
      <w:r w:rsidR="00C10F9F" w:rsidRPr="00901439">
        <w:t>Using $CONDITIONS</w:t>
      </w:r>
      <w:bookmarkEnd w:id="171"/>
    </w:p>
    <w:p w:rsidR="00C10F9F" w:rsidRPr="00901439" w:rsidRDefault="00C10F9F"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$CONDITIONS is used by Sqoop process, it will replace with a unique condition expression internally to get the data-set. If you run a parallel import, the map tasks will execute your query with different values substituted in for $CONDITIONS. For Eg. Above query will execute parallel like this. </w:t>
      </w:r>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SELECT a.id, a.name, b.id, b.name FROM a, b WHERE a.id = b.id AND a.id BETWEEN 0 AND 10;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SELECT a.id, a.name, b.id, b.name FROM a, b WHERE a.id = b.id AND a.id BETWEEN 11 AND 20;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SELECT a.id, a.name, b.id, b.name FROM a, b WHERE a.id = b.id AND a.id BETWEEN 21 AND 30;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Export: </w:t>
      </w:r>
    </w:p>
    <w:p w:rsidR="00C10F9F" w:rsidRPr="00901439" w:rsidRDefault="00C10F9F" w:rsidP="007D5333">
      <w:pPr>
        <w:pStyle w:val="Default"/>
        <w:rPr>
          <w:rFonts w:ascii="Calibri" w:hAnsi="Calibri" w:cs="Calibri"/>
          <w:color w:val="auto"/>
          <w:sz w:val="22"/>
          <w:szCs w:val="22"/>
          <w:lang w:eastAsia="en-US"/>
        </w:rPr>
      </w:pPr>
    </w:p>
    <w:p w:rsidR="00C10F9F" w:rsidRPr="00901439" w:rsidRDefault="00C10F9F" w:rsidP="00F96AE2">
      <w:pPr>
        <w:pStyle w:val="Heading3"/>
        <w:numPr>
          <w:ilvl w:val="2"/>
          <w:numId w:val="70"/>
        </w:numPr>
      </w:pPr>
      <w:bookmarkStart w:id="172" w:name="_Toc481554789"/>
      <w:r w:rsidRPr="00901439">
        <w:t>Export- BATCH Mode</w:t>
      </w:r>
      <w:bookmarkEnd w:id="172"/>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spacing w:after="51"/>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Sqoop performs export row by row if we don’t leverage batch mode option. </w:t>
      </w: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b. Enabling batch mode will export more than one row at a time as batch of rows. </w:t>
      </w:r>
    </w:p>
    <w:p w:rsidR="006B7B46" w:rsidRPr="00901439" w:rsidRDefault="006B7B46"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Eg: BATCH mode --batch</w:t>
      </w:r>
    </w:p>
    <w:p w:rsidR="007D5333" w:rsidRPr="00901439" w:rsidRDefault="007D5333" w:rsidP="007D5333">
      <w:pPr>
        <w:pStyle w:val="Default"/>
        <w:rPr>
          <w:rFonts w:ascii="Calibri" w:hAnsi="Calibri" w:cs="Calibri"/>
          <w:color w:val="auto"/>
          <w:sz w:val="22"/>
          <w:szCs w:val="22"/>
          <w:lang w:eastAsia="en-US"/>
        </w:rPr>
      </w:pPr>
    </w:p>
    <w:p w:rsidR="006B7B46" w:rsidRPr="00901439" w:rsidRDefault="006B7B46" w:rsidP="00F96AE2">
      <w:pPr>
        <w:pStyle w:val="Heading3"/>
        <w:numPr>
          <w:ilvl w:val="2"/>
          <w:numId w:val="70"/>
        </w:numPr>
      </w:pPr>
      <w:bookmarkStart w:id="173" w:name="_Toc481554790"/>
      <w:r w:rsidRPr="00901439">
        <w:lastRenderedPageBreak/>
        <w:t xml:space="preserve">Export- </w:t>
      </w:r>
      <w:r w:rsidR="00A72C2D" w:rsidRPr="00901439">
        <w:t>Specify Number of Records to Export</w:t>
      </w:r>
      <w:bookmarkEnd w:id="173"/>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The above option will define how many number of rows should be used in each insert statements. </w:t>
      </w:r>
    </w:p>
    <w:p w:rsidR="007D5333" w:rsidRPr="00901439" w:rsidRDefault="00A72C2D"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Eg:Specify the number of records to export -Dsqoop.export.records.per.statement=10</w:t>
      </w:r>
    </w:p>
    <w:p w:rsidR="00A72C2D" w:rsidRPr="00901439" w:rsidRDefault="00A72C2D" w:rsidP="007D5333">
      <w:pPr>
        <w:pStyle w:val="Default"/>
        <w:rPr>
          <w:rFonts w:ascii="Calibri" w:hAnsi="Calibri" w:cs="Calibri"/>
          <w:color w:val="auto"/>
          <w:sz w:val="22"/>
          <w:szCs w:val="22"/>
          <w:lang w:eastAsia="en-US"/>
        </w:rPr>
      </w:pPr>
    </w:p>
    <w:p w:rsidR="00A72C2D" w:rsidRPr="00901439" w:rsidRDefault="00A72C2D" w:rsidP="00F96AE2">
      <w:pPr>
        <w:pStyle w:val="Heading3"/>
        <w:numPr>
          <w:ilvl w:val="2"/>
          <w:numId w:val="70"/>
        </w:numPr>
      </w:pPr>
      <w:bookmarkStart w:id="174" w:name="_Toc481554791"/>
      <w:r w:rsidRPr="00901439">
        <w:t>Export- Specify Number of Records Per Transaction</w:t>
      </w:r>
      <w:bookmarkEnd w:id="174"/>
    </w:p>
    <w:p w:rsidR="00A72C2D" w:rsidRPr="00901439" w:rsidRDefault="00A72C2D" w:rsidP="007D5333">
      <w:pPr>
        <w:pStyle w:val="Default"/>
        <w:rPr>
          <w:rFonts w:ascii="Calibri" w:hAnsi="Calibri" w:cs="Calibri"/>
          <w:color w:val="auto"/>
          <w:sz w:val="22"/>
          <w:szCs w:val="22"/>
          <w:lang w:eastAsia="en-US"/>
        </w:rPr>
      </w:pPr>
    </w:p>
    <w:p w:rsidR="007D5333" w:rsidRPr="00901439" w:rsidRDefault="007D5333" w:rsidP="007D5333">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a. The above option will define how many number of rows should be used in each transactions. </w:t>
      </w:r>
    </w:p>
    <w:p w:rsidR="00BA2CA2" w:rsidRPr="00901439" w:rsidRDefault="00BA2CA2" w:rsidP="00BA2CA2">
      <w:pPr>
        <w:pStyle w:val="Default"/>
        <w:rPr>
          <w:rFonts w:ascii="Calibri" w:hAnsi="Calibri" w:cs="Calibri"/>
          <w:color w:val="auto"/>
          <w:sz w:val="22"/>
          <w:szCs w:val="22"/>
          <w:lang w:eastAsia="en-US"/>
        </w:rPr>
      </w:pPr>
      <w:r w:rsidRPr="00901439">
        <w:rPr>
          <w:rFonts w:ascii="Calibri" w:hAnsi="Calibri" w:cs="Calibri"/>
          <w:color w:val="auto"/>
          <w:sz w:val="22"/>
          <w:szCs w:val="22"/>
          <w:lang w:eastAsia="en-US"/>
        </w:rPr>
        <w:t xml:space="preserve">Eg:  Specify the number of records per transaction - -Dsqoop.export.statements.per.transaction=10 </w:t>
      </w:r>
    </w:p>
    <w:p w:rsidR="007D5333" w:rsidRPr="00901439" w:rsidRDefault="007D5333" w:rsidP="007D5333">
      <w:pPr>
        <w:pStyle w:val="Default"/>
        <w:rPr>
          <w:rFonts w:ascii="Calibri" w:hAnsi="Calibri" w:cs="Calibri"/>
          <w:color w:val="auto"/>
          <w:sz w:val="22"/>
          <w:szCs w:val="22"/>
          <w:lang w:eastAsia="en-US"/>
        </w:rPr>
      </w:pPr>
    </w:p>
    <w:p w:rsidR="007D5333" w:rsidRPr="00901439" w:rsidRDefault="007D5333" w:rsidP="007D5333">
      <w:pPr>
        <w:pStyle w:val="Default"/>
        <w:pageBreakBefore/>
        <w:rPr>
          <w:sz w:val="20"/>
          <w:szCs w:val="20"/>
        </w:rPr>
      </w:pPr>
    </w:p>
    <w:p w:rsidR="007D5333" w:rsidRPr="00901439" w:rsidRDefault="007D5333" w:rsidP="007D5333">
      <w:pPr>
        <w:pStyle w:val="Default"/>
        <w:rPr>
          <w:sz w:val="20"/>
          <w:szCs w:val="20"/>
        </w:rPr>
      </w:pPr>
      <w:r w:rsidRPr="00901439">
        <w:rPr>
          <w:bCs/>
          <w:sz w:val="20"/>
          <w:szCs w:val="20"/>
        </w:rPr>
        <w:t xml:space="preserve">8. Data Consistency --staging-table </w:t>
      </w:r>
    </w:p>
    <w:p w:rsidR="007D5333" w:rsidRPr="00901439" w:rsidRDefault="007D5333" w:rsidP="007D5333">
      <w:pPr>
        <w:pStyle w:val="Default"/>
        <w:rPr>
          <w:sz w:val="20"/>
          <w:szCs w:val="20"/>
        </w:rPr>
      </w:pPr>
      <w:r w:rsidRPr="00901439">
        <w:rPr>
          <w:sz w:val="20"/>
          <w:szCs w:val="20"/>
        </w:rPr>
        <w:t xml:space="preserve">a. In order to provide the consistent data access for the users in end database, using a staging table, Sqoop will first export all data into this staging table instead of the main table that is present in the parameter --table. Sqoop opens a new transaction to move data from the staging table to the final destination, if and only if all </w:t>
      </w:r>
    </w:p>
    <w:p w:rsidR="007D5333" w:rsidRPr="00901439" w:rsidRDefault="007D5333" w:rsidP="007D5333">
      <w:pPr>
        <w:pStyle w:val="Default"/>
        <w:rPr>
          <w:sz w:val="20"/>
          <w:szCs w:val="20"/>
        </w:rPr>
      </w:pPr>
    </w:p>
    <w:p w:rsidR="007D5333" w:rsidRPr="00901439" w:rsidRDefault="007D5333" w:rsidP="007D5333">
      <w:pPr>
        <w:pStyle w:val="ListParagraph"/>
        <w:shd w:val="clear" w:color="auto" w:fill="FFFFFF"/>
        <w:spacing w:before="0" w:after="0" w:line="240" w:lineRule="auto"/>
        <w:jc w:val="both"/>
      </w:pPr>
      <w:r w:rsidRPr="00901439">
        <w:t>parallel tasks successfully transfer data.</w:t>
      </w:r>
    </w:p>
    <w:p w:rsidR="00661DFE" w:rsidRPr="00901439" w:rsidRDefault="00661DFE" w:rsidP="007D5333">
      <w:pPr>
        <w:pStyle w:val="ListParagraph"/>
        <w:shd w:val="clear" w:color="auto" w:fill="FFFFFF"/>
        <w:spacing w:before="0" w:after="0" w:line="240" w:lineRule="auto"/>
        <w:jc w:val="both"/>
      </w:pPr>
    </w:p>
    <w:p w:rsidR="00661DFE" w:rsidRPr="00901439" w:rsidRDefault="00661DFE" w:rsidP="007D5333">
      <w:pPr>
        <w:pStyle w:val="ListParagraph"/>
        <w:shd w:val="clear" w:color="auto" w:fill="FFFFFF"/>
        <w:spacing w:before="0" w:after="0" w:line="240" w:lineRule="auto"/>
        <w:jc w:val="both"/>
        <w:rPr>
          <w:rFonts w:cs="Calibri"/>
          <w:sz w:val="22"/>
          <w:szCs w:val="22"/>
          <w:lang w:bidi="ar-SA"/>
        </w:rPr>
      </w:pPr>
    </w:p>
    <w:p w:rsidR="00FC5981" w:rsidRPr="00901439" w:rsidRDefault="00FC5981" w:rsidP="00FC5981">
      <w:pPr>
        <w:pStyle w:val="Default"/>
        <w:pageBreakBefore/>
        <w:rPr>
          <w:rFonts w:cs="Calibri"/>
          <w:sz w:val="22"/>
          <w:szCs w:val="22"/>
        </w:rPr>
      </w:pPr>
    </w:p>
    <w:p w:rsidR="00FC5981" w:rsidRPr="00901439" w:rsidRDefault="00FC5981" w:rsidP="00FC5981">
      <w:pPr>
        <w:pStyle w:val="Default"/>
        <w:pageBreakBefore/>
        <w:rPr>
          <w:rFonts w:cs="Calibri"/>
          <w:sz w:val="22"/>
          <w:szCs w:val="22"/>
        </w:rPr>
      </w:pPr>
    </w:p>
    <w:p w:rsidR="00FC5981" w:rsidRPr="00901439" w:rsidRDefault="00FC5981" w:rsidP="00FC5981">
      <w:pPr>
        <w:pStyle w:val="Default"/>
        <w:pageBreakBefore/>
        <w:rPr>
          <w:rFonts w:cs="Calibri"/>
          <w:sz w:val="22"/>
          <w:szCs w:val="22"/>
        </w:rPr>
      </w:pPr>
    </w:p>
    <w:p w:rsidR="00FC5981" w:rsidRPr="00901439" w:rsidRDefault="00FC5981" w:rsidP="00FC5981">
      <w:pPr>
        <w:autoSpaceDE w:val="0"/>
        <w:autoSpaceDN w:val="0"/>
        <w:adjustRightInd w:val="0"/>
        <w:spacing w:before="0" w:after="0" w:line="240" w:lineRule="auto"/>
        <w:rPr>
          <w:rFonts w:cs="Calibri"/>
          <w:sz w:val="22"/>
          <w:szCs w:val="22"/>
          <w:lang w:bidi="ar-SA"/>
        </w:rPr>
      </w:pPr>
    </w:p>
    <w:p w:rsidR="00FC5981" w:rsidRPr="00901439" w:rsidRDefault="00FC5981" w:rsidP="00FC5981">
      <w:pPr>
        <w:pStyle w:val="NormalWeb"/>
        <w:rPr>
          <w:rFonts w:ascii="Verdana" w:hAnsi="Verdana"/>
          <w:color w:val="333333"/>
          <w:sz w:val="21"/>
          <w:szCs w:val="21"/>
        </w:rPr>
      </w:pPr>
      <w:r w:rsidRPr="00901439">
        <w:rPr>
          <w:rFonts w:ascii="Verdana" w:hAnsi="Verdana"/>
          <w:color w:val="333333"/>
          <w:sz w:val="21"/>
          <w:szCs w:val="21"/>
        </w:rPr>
        <w:t>Have you encrypted files in HDFS?</w:t>
      </w:r>
    </w:p>
    <w:p w:rsidR="004F503E" w:rsidRPr="00901439" w:rsidRDefault="004F503E" w:rsidP="004F503E">
      <w:pPr>
        <w:autoSpaceDE w:val="0"/>
        <w:autoSpaceDN w:val="0"/>
        <w:adjustRightInd w:val="0"/>
        <w:spacing w:before="0" w:after="0" w:line="240" w:lineRule="auto"/>
        <w:rPr>
          <w:rFonts w:cs="Calibri"/>
          <w:sz w:val="22"/>
          <w:szCs w:val="22"/>
          <w:lang w:bidi="ar-SA"/>
        </w:rPr>
      </w:pPr>
    </w:p>
    <w:p w:rsidR="00167EEA" w:rsidRPr="00901439" w:rsidRDefault="00167EEA" w:rsidP="004F503E">
      <w:pPr>
        <w:pStyle w:val="Default"/>
        <w:pageBreakBefore/>
        <w:rPr>
          <w:sz w:val="22"/>
          <w:szCs w:val="22"/>
        </w:rPr>
      </w:pPr>
    </w:p>
    <w:p w:rsidR="00167EEA" w:rsidRPr="00901439" w:rsidRDefault="00167EEA" w:rsidP="004F503E">
      <w:pPr>
        <w:pStyle w:val="Default"/>
        <w:pageBreakBefore/>
        <w:rPr>
          <w:sz w:val="22"/>
          <w:szCs w:val="22"/>
        </w:rPr>
      </w:pPr>
    </w:p>
    <w:p w:rsidR="00167EEA" w:rsidRPr="00901439" w:rsidRDefault="00167EEA" w:rsidP="004F503E">
      <w:pPr>
        <w:pStyle w:val="Default"/>
        <w:pageBreakBefore/>
        <w:rPr>
          <w:sz w:val="22"/>
          <w:szCs w:val="22"/>
        </w:rPr>
      </w:pPr>
    </w:p>
    <w:p w:rsidR="00167EEA" w:rsidRPr="00901439" w:rsidRDefault="00167EEA" w:rsidP="004F503E">
      <w:pPr>
        <w:pStyle w:val="Default"/>
        <w:pageBreakBefore/>
        <w:rPr>
          <w:sz w:val="22"/>
          <w:szCs w:val="22"/>
        </w:rPr>
      </w:pPr>
    </w:p>
    <w:p w:rsidR="004F503E" w:rsidRPr="00901439" w:rsidRDefault="004F503E" w:rsidP="00167EEA">
      <w:pPr>
        <w:pStyle w:val="Default"/>
        <w:pageBreakBefore/>
        <w:rPr>
          <w:sz w:val="22"/>
          <w:szCs w:val="22"/>
        </w:rPr>
      </w:pPr>
    </w:p>
    <w:p w:rsidR="004F503E" w:rsidRPr="00901439" w:rsidRDefault="004F503E" w:rsidP="004F503E">
      <w:pPr>
        <w:pStyle w:val="Default"/>
        <w:rPr>
          <w:sz w:val="23"/>
          <w:szCs w:val="23"/>
        </w:rPr>
      </w:pPr>
      <w:r w:rsidRPr="00901439">
        <w:rPr>
          <w:bCs/>
          <w:sz w:val="23"/>
          <w:szCs w:val="23"/>
        </w:rPr>
        <w:t xml:space="preserve">Brief History: </w:t>
      </w:r>
    </w:p>
    <w:p w:rsidR="004F503E" w:rsidRPr="00901439" w:rsidRDefault="004F503E" w:rsidP="004F503E">
      <w:pPr>
        <w:pStyle w:val="Default"/>
        <w:rPr>
          <w:sz w:val="20"/>
          <w:szCs w:val="20"/>
        </w:rPr>
      </w:pPr>
      <w:r w:rsidRPr="00901439">
        <w:rPr>
          <w:sz w:val="20"/>
          <w:szCs w:val="20"/>
        </w:rPr>
        <w:t xml:space="preserve">Sqoop successfully graduated from the Incubator in March of 2012 and is now a Top-Level Apache project. Current version 1.4.6. </w:t>
      </w:r>
    </w:p>
    <w:p w:rsidR="004F503E" w:rsidRPr="00901439" w:rsidRDefault="004F503E" w:rsidP="004F503E">
      <w:pPr>
        <w:pStyle w:val="Default"/>
        <w:rPr>
          <w:sz w:val="23"/>
          <w:szCs w:val="23"/>
        </w:rPr>
      </w:pPr>
      <w:r w:rsidRPr="00901439">
        <w:rPr>
          <w:bCs/>
          <w:sz w:val="23"/>
          <w:szCs w:val="23"/>
        </w:rPr>
        <w:t xml:space="preserve">SQOOP Overview </w:t>
      </w:r>
    </w:p>
    <w:p w:rsidR="00661DFE" w:rsidRPr="00901439" w:rsidRDefault="00661DFE" w:rsidP="00661DFE">
      <w:pPr>
        <w:autoSpaceDE w:val="0"/>
        <w:autoSpaceDN w:val="0"/>
        <w:adjustRightInd w:val="0"/>
        <w:spacing w:before="0" w:after="0" w:line="240" w:lineRule="auto"/>
        <w:rPr>
          <w:rFonts w:cs="Calibri"/>
          <w:sz w:val="22"/>
          <w:szCs w:val="22"/>
          <w:lang w:bidi="ar-SA"/>
        </w:rPr>
      </w:pPr>
    </w:p>
    <w:p w:rsidR="00B70915" w:rsidRPr="00901439" w:rsidRDefault="00B70915" w:rsidP="00661DFE">
      <w:pPr>
        <w:autoSpaceDE w:val="0"/>
        <w:autoSpaceDN w:val="0"/>
        <w:adjustRightInd w:val="0"/>
        <w:spacing w:before="0" w:after="0" w:line="240" w:lineRule="auto"/>
        <w:rPr>
          <w:rFonts w:cs="Calibri"/>
          <w:sz w:val="22"/>
          <w:szCs w:val="22"/>
          <w:lang w:bidi="ar-SA"/>
        </w:rPr>
      </w:pPr>
    </w:p>
    <w:p w:rsidR="00661DFE" w:rsidRPr="00901439" w:rsidRDefault="00661DFE" w:rsidP="00661DFE">
      <w:pPr>
        <w:pStyle w:val="Heading1"/>
        <w:rPr>
          <w:rFonts w:asciiTheme="minorHAnsi" w:hAnsiTheme="minorHAnsi" w:cstheme="minorHAnsi"/>
          <w:b w:val="0"/>
          <w:sz w:val="24"/>
          <w:szCs w:val="24"/>
        </w:rPr>
      </w:pPr>
      <w:bookmarkStart w:id="175" w:name="_Toc481554792"/>
      <w:r w:rsidRPr="00901439">
        <w:rPr>
          <w:rFonts w:asciiTheme="minorHAnsi" w:hAnsiTheme="minorHAnsi" w:cstheme="minorHAnsi"/>
          <w:b w:val="0"/>
          <w:sz w:val="24"/>
          <w:szCs w:val="24"/>
        </w:rPr>
        <w:t>Flume</w:t>
      </w:r>
      <w:bookmarkEnd w:id="175"/>
    </w:p>
    <w:p w:rsidR="00661DFE" w:rsidRPr="00901439" w:rsidRDefault="00661DFE" w:rsidP="00661DFE">
      <w:pPr>
        <w:autoSpaceDE w:val="0"/>
        <w:autoSpaceDN w:val="0"/>
        <w:adjustRightInd w:val="0"/>
        <w:spacing w:before="0" w:after="0" w:line="240" w:lineRule="auto"/>
        <w:rPr>
          <w:rFonts w:cs="Calibri"/>
          <w:sz w:val="22"/>
          <w:szCs w:val="22"/>
          <w:lang w:bidi="ar-SA"/>
        </w:rPr>
      </w:pPr>
    </w:p>
    <w:p w:rsidR="00661DFE" w:rsidRPr="00901439" w:rsidRDefault="00661DFE" w:rsidP="00661DFE">
      <w:pPr>
        <w:pStyle w:val="Heading2"/>
        <w:shd w:val="clear" w:color="auto" w:fill="FFFFFF"/>
        <w:spacing w:before="0" w:line="360" w:lineRule="atLeast"/>
        <w:textAlignment w:val="baseline"/>
        <w:rPr>
          <w:rFonts w:ascii="Arial" w:hAnsi="Arial" w:cs="Arial"/>
          <w:color w:val="222222"/>
          <w:sz w:val="24"/>
          <w:szCs w:val="24"/>
        </w:rPr>
      </w:pPr>
      <w:bookmarkStart w:id="176" w:name="_Toc481554793"/>
      <w:r w:rsidRPr="00901439">
        <w:rPr>
          <w:rFonts w:ascii="Arial" w:hAnsi="Arial" w:cs="Arial"/>
          <w:color w:val="222222"/>
          <w:sz w:val="24"/>
          <w:szCs w:val="24"/>
        </w:rPr>
        <w:t>Flume Concepts</w:t>
      </w:r>
      <w:bookmarkEnd w:id="176"/>
    </w:p>
    <w:p w:rsidR="00661DFE" w:rsidRPr="00901439" w:rsidRDefault="00661DFE" w:rsidP="00661DFE">
      <w:pPr>
        <w:autoSpaceDE w:val="0"/>
        <w:autoSpaceDN w:val="0"/>
        <w:adjustRightInd w:val="0"/>
        <w:spacing w:before="0" w:after="0" w:line="240" w:lineRule="auto"/>
        <w:rPr>
          <w:rFonts w:cs="Calibri"/>
          <w:sz w:val="22"/>
          <w:szCs w:val="22"/>
          <w:lang w:bidi="ar-SA"/>
        </w:rPr>
      </w:pPr>
    </w:p>
    <w:p w:rsidR="00CF1E84" w:rsidRPr="00901439" w:rsidRDefault="00CF1E84"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Apache Flume is a distributed, reliable, and available service for efficiently collecting, aggregating, and movinglarge amounts of log data. It has a simple and flexible architecture based on streaming data flows. It is robust andfault tolerant with tunable reliability mechanisms and many failover and recovery mechanisms. It uses a simpleextensible data model that allows for online analytic application.</w:t>
      </w:r>
    </w:p>
    <w:p w:rsidR="00B237BA" w:rsidRPr="00901439" w:rsidRDefault="00B237BA" w:rsidP="00094841">
      <w:pPr>
        <w:autoSpaceDE w:val="0"/>
        <w:autoSpaceDN w:val="0"/>
        <w:adjustRightInd w:val="0"/>
        <w:spacing w:before="0" w:after="0" w:line="240" w:lineRule="auto"/>
        <w:rPr>
          <w:rFonts w:cs="Calibri"/>
          <w:sz w:val="22"/>
          <w:szCs w:val="22"/>
          <w:lang w:bidi="ar-SA"/>
        </w:rPr>
      </w:pPr>
    </w:p>
    <w:p w:rsidR="00B237BA" w:rsidRPr="00901439" w:rsidRDefault="00B237BA"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Flume: </w:t>
      </w:r>
    </w:p>
    <w:p w:rsidR="00B237BA" w:rsidRPr="00901439" w:rsidRDefault="00B237BA" w:rsidP="00B237BA">
      <w:pPr>
        <w:pStyle w:val="ListParagraph"/>
        <w:numPr>
          <w:ilvl w:val="0"/>
          <w:numId w:val="6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Regulate Data Flow, flume can regulate data flow or send to temporary staging areas.</w:t>
      </w:r>
    </w:p>
    <w:p w:rsidR="00B237BA" w:rsidRPr="00901439" w:rsidRDefault="00B237BA" w:rsidP="00B237BA">
      <w:pPr>
        <w:pStyle w:val="ListParagraph"/>
        <w:numPr>
          <w:ilvl w:val="0"/>
          <w:numId w:val="6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Secondary Preprocessors, flume can send data to secondary preprocessors and then onto the final destination.</w:t>
      </w:r>
    </w:p>
    <w:p w:rsidR="00B237BA" w:rsidRPr="00901439" w:rsidRDefault="00B237BA" w:rsidP="00B237BA">
      <w:pPr>
        <w:pStyle w:val="ListParagraph"/>
        <w:numPr>
          <w:ilvl w:val="0"/>
          <w:numId w:val="68"/>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Integrate Scheduling Tools, Flume can integrate into a number of scheduling tools, such as Linux logrotate or Cron</w:t>
      </w:r>
      <w:r w:rsidR="005D3B1C" w:rsidRPr="00901439">
        <w:rPr>
          <w:rFonts w:cs="Calibri"/>
          <w:sz w:val="22"/>
          <w:szCs w:val="22"/>
          <w:lang w:bidi="ar-SA"/>
        </w:rPr>
        <w:t>.</w:t>
      </w:r>
    </w:p>
    <w:p w:rsidR="004A3332" w:rsidRPr="00901439" w:rsidRDefault="004A3332" w:rsidP="004A3332">
      <w:pPr>
        <w:autoSpaceDE w:val="0"/>
        <w:autoSpaceDN w:val="0"/>
        <w:adjustRightInd w:val="0"/>
        <w:spacing w:before="0" w:after="0" w:line="240" w:lineRule="auto"/>
        <w:rPr>
          <w:rFonts w:cs="Calibri"/>
          <w:sz w:val="22"/>
          <w:szCs w:val="22"/>
          <w:lang w:bidi="ar-SA"/>
        </w:rPr>
      </w:pPr>
    </w:p>
    <w:p w:rsidR="004A3332" w:rsidRPr="00901439" w:rsidRDefault="004A3332" w:rsidP="004A3332">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Note: All this with scaling </w:t>
      </w:r>
    </w:p>
    <w:p w:rsidR="00094841" w:rsidRPr="00901439" w:rsidRDefault="00094841" w:rsidP="00094841">
      <w:pPr>
        <w:autoSpaceDE w:val="0"/>
        <w:autoSpaceDN w:val="0"/>
        <w:adjustRightInd w:val="0"/>
        <w:spacing w:before="0" w:after="0" w:line="240" w:lineRule="auto"/>
        <w:rPr>
          <w:rFonts w:cs="Calibri"/>
          <w:sz w:val="22"/>
          <w:szCs w:val="22"/>
          <w:lang w:bidi="ar-SA"/>
        </w:rPr>
      </w:pPr>
    </w:p>
    <w:p w:rsidR="00CF1E84" w:rsidRPr="00901439" w:rsidRDefault="00CF1E84"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History</w:t>
      </w:r>
      <w:r w:rsidR="00094841" w:rsidRPr="00901439">
        <w:rPr>
          <w:rFonts w:cs="Calibri"/>
          <w:sz w:val="22"/>
          <w:szCs w:val="22"/>
          <w:lang w:bidi="ar-SA"/>
        </w:rPr>
        <w:t>:</w:t>
      </w:r>
    </w:p>
    <w:p w:rsidR="00CF1E84" w:rsidRPr="00901439" w:rsidRDefault="00CF1E84"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ASF</w:t>
      </w:r>
      <w:r w:rsidR="00094841" w:rsidRPr="00901439">
        <w:rPr>
          <w:rFonts w:cs="Calibri"/>
          <w:sz w:val="22"/>
          <w:szCs w:val="22"/>
          <w:lang w:bidi="ar-SA"/>
        </w:rPr>
        <w:t xml:space="preserve"> released Flume NG on year 2012, </w:t>
      </w:r>
      <w:r w:rsidRPr="00901439">
        <w:rPr>
          <w:rFonts w:cs="Calibri"/>
          <w:sz w:val="22"/>
          <w:szCs w:val="22"/>
          <w:lang w:bidi="ar-SA"/>
        </w:rPr>
        <w:t>Latest stable version is 1.6.0</w:t>
      </w:r>
    </w:p>
    <w:p w:rsidR="00894382" w:rsidRPr="00901439" w:rsidRDefault="00894382" w:rsidP="00094841">
      <w:pPr>
        <w:autoSpaceDE w:val="0"/>
        <w:autoSpaceDN w:val="0"/>
        <w:adjustRightInd w:val="0"/>
        <w:spacing w:before="0" w:after="0" w:line="240" w:lineRule="auto"/>
        <w:rPr>
          <w:rFonts w:cs="Calibri"/>
          <w:sz w:val="22"/>
          <w:szCs w:val="22"/>
          <w:lang w:bidi="ar-SA"/>
        </w:rPr>
      </w:pPr>
    </w:p>
    <w:p w:rsidR="00894382" w:rsidRPr="00901439" w:rsidRDefault="00CF1E84"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Application of Flume</w:t>
      </w:r>
      <w:r w:rsidR="00894382" w:rsidRPr="00901439">
        <w:rPr>
          <w:rFonts w:cs="Calibri"/>
          <w:sz w:val="22"/>
          <w:szCs w:val="22"/>
          <w:lang w:bidi="ar-SA"/>
        </w:rPr>
        <w:t>:</w:t>
      </w:r>
    </w:p>
    <w:p w:rsidR="00CF1E84" w:rsidRPr="00901439" w:rsidRDefault="00CF1E84" w:rsidP="00094841">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Generally, most of the data that is to be analyzed will be produced by various data sources like applicationsservers, social networking sites, cloud servers, and enterprise servers. This data will be in the form of log files andevents.</w:t>
      </w:r>
    </w:p>
    <w:p w:rsidR="00894382" w:rsidRPr="00901439" w:rsidRDefault="00894382" w:rsidP="00094841">
      <w:pPr>
        <w:autoSpaceDE w:val="0"/>
        <w:autoSpaceDN w:val="0"/>
        <w:adjustRightInd w:val="0"/>
        <w:spacing w:before="0" w:after="0" w:line="240" w:lineRule="auto"/>
        <w:rPr>
          <w:rFonts w:cs="Calibri"/>
          <w:sz w:val="22"/>
          <w:szCs w:val="22"/>
          <w:lang w:bidi="ar-SA"/>
        </w:rPr>
      </w:pPr>
    </w:p>
    <w:p w:rsidR="00CF1E84" w:rsidRPr="00901439" w:rsidRDefault="00CF1E84" w:rsidP="00661DFE">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Log file: In general, a log file is a file that lists events/actions that occur in an operating system. For example, webservers list every request made to the server in the log files.On harvesting such log data, we can get information about:The application performance and locate various software and hardware failures.The user behavior and derive better business insights.The traditional method of transferring data into the HDFS system is to use the pu</w:t>
      </w:r>
      <w:r w:rsidR="00ED289C" w:rsidRPr="00901439">
        <w:rPr>
          <w:rFonts w:cs="Calibri"/>
          <w:sz w:val="22"/>
          <w:szCs w:val="22"/>
          <w:lang w:bidi="ar-SA"/>
        </w:rPr>
        <w:t>t command. Let us see how to us</w:t>
      </w:r>
    </w:p>
    <w:p w:rsidR="00661DFE" w:rsidRPr="00901439" w:rsidRDefault="00A93C5F" w:rsidP="00661DFE">
      <w:pPr>
        <w:pStyle w:val="Heading3"/>
      </w:pPr>
      <w:bookmarkStart w:id="177" w:name="_Toc481554794"/>
      <w:r w:rsidRPr="00901439">
        <w:t>Website ClickStream Analytics</w:t>
      </w:r>
      <w:bookmarkEnd w:id="177"/>
    </w:p>
    <w:p w:rsidR="00661DFE" w:rsidRPr="00901439" w:rsidRDefault="00661DFE" w:rsidP="00661DFE">
      <w:pPr>
        <w:autoSpaceDE w:val="0"/>
        <w:autoSpaceDN w:val="0"/>
        <w:adjustRightInd w:val="0"/>
        <w:spacing w:after="0" w:line="240" w:lineRule="auto"/>
        <w:rPr>
          <w:rFonts w:cs="Calibri"/>
          <w:sz w:val="22"/>
          <w:szCs w:val="22"/>
          <w:lang w:bidi="ar-SA"/>
        </w:rPr>
      </w:pPr>
      <w:r w:rsidRPr="00901439">
        <w:rPr>
          <w:rFonts w:cs="Calibri"/>
          <w:sz w:val="22"/>
          <w:szCs w:val="22"/>
          <w:lang w:bidi="ar-SA"/>
        </w:rPr>
        <w:t>Clickstreams, also known as click-paths, are the route that visitors choose when clicking or navigating through asite. A clickstream is a list of all the pages viewed by a visitor, presented in the order the pages were viewed, alsodefined as the ‘succession of mouse clicks’ that each visitor makes.</w:t>
      </w:r>
    </w:p>
    <w:p w:rsidR="00661DFE" w:rsidRPr="00901439" w:rsidRDefault="00661DFE" w:rsidP="00661DFE">
      <w:pPr>
        <w:autoSpaceDE w:val="0"/>
        <w:autoSpaceDN w:val="0"/>
        <w:adjustRightInd w:val="0"/>
        <w:spacing w:after="0" w:line="240" w:lineRule="auto"/>
        <w:rPr>
          <w:rFonts w:cs="Calibri"/>
          <w:sz w:val="22"/>
          <w:szCs w:val="22"/>
          <w:lang w:bidi="ar-SA"/>
        </w:rPr>
      </w:pPr>
      <w:r w:rsidRPr="00901439">
        <w:rPr>
          <w:rFonts w:cs="Calibri"/>
          <w:sz w:val="22"/>
          <w:szCs w:val="22"/>
          <w:lang w:bidi="ar-SA"/>
        </w:rPr>
        <w:t xml:space="preserve">A clickstream will show you when and where a person came in to a site, all the pages viewed, the time spent oneach page, and when and where they left.Taken all together, as aggregated statistics, </w:t>
      </w:r>
      <w:r w:rsidRPr="00901439">
        <w:rPr>
          <w:rFonts w:cs="Calibri"/>
          <w:sz w:val="22"/>
          <w:szCs w:val="22"/>
          <w:lang w:bidi="ar-SA"/>
        </w:rPr>
        <w:lastRenderedPageBreak/>
        <w:t>clickstream info will tell you, on average, how long people spend onyour site, and how often they return. It will also tell you which pages are the most frequently viewed.An interactive clickstream is a graphic representation of a clickstream; a list of pages seen in the order in whichthey were visited. The graphic allows you to click on the pages, and see what the visitor saw, hence the label'interactive'.The most obvious reason for examining clickstreams is to extract specific information about what people are doingon your site. Examining individual clickstreams will give you the information you need to make content-relateddecisions without guessing.</w:t>
      </w:r>
    </w:p>
    <w:p w:rsidR="00661DFE" w:rsidRPr="00901439" w:rsidRDefault="00661DFE" w:rsidP="00661DFE">
      <w:pPr>
        <w:autoSpaceDE w:val="0"/>
        <w:autoSpaceDN w:val="0"/>
        <w:adjustRightInd w:val="0"/>
        <w:spacing w:after="0" w:line="240" w:lineRule="auto"/>
        <w:rPr>
          <w:rFonts w:cs="Calibri"/>
          <w:sz w:val="22"/>
          <w:szCs w:val="22"/>
          <w:lang w:bidi="ar-SA"/>
        </w:rPr>
      </w:pPr>
      <w:r w:rsidRPr="00901439">
        <w:rPr>
          <w:rFonts w:cs="Calibri"/>
          <w:sz w:val="22"/>
          <w:szCs w:val="22"/>
          <w:lang w:bidi="ar-SA"/>
        </w:rPr>
        <w:t>There is a wealth of information to be analyzed; you can examine visitor clickstreams in conjunction with any ofthe information provided by a good stats program: visit durations, search terms, ISPs, countries, browsers, etc. Theprocess will give your insight into what your visitors are thinking.</w:t>
      </w:r>
    </w:p>
    <w:p w:rsidR="004A3332" w:rsidRPr="00901439" w:rsidRDefault="004A3332" w:rsidP="004A3332">
      <w:pPr>
        <w:pStyle w:val="Heading3"/>
      </w:pPr>
      <w:bookmarkStart w:id="178" w:name="_Toc481554795"/>
      <w:r w:rsidRPr="00901439">
        <w:t>Flume Data</w:t>
      </w:r>
      <w:bookmarkEnd w:id="178"/>
    </w:p>
    <w:p w:rsidR="00B61055" w:rsidRDefault="00B61055" w:rsidP="00B61055">
      <w:pPr>
        <w:spacing w:before="0" w:after="0"/>
        <w:rPr>
          <w:rFonts w:cs="Calibri"/>
          <w:sz w:val="22"/>
          <w:szCs w:val="22"/>
          <w:lang w:bidi="ar-SA"/>
        </w:rPr>
      </w:pPr>
    </w:p>
    <w:p w:rsidR="004A3332" w:rsidRPr="00901439" w:rsidRDefault="002A1B64" w:rsidP="00B61055">
      <w:pPr>
        <w:spacing w:before="0" w:after="0"/>
        <w:rPr>
          <w:rFonts w:cs="Calibri"/>
          <w:sz w:val="22"/>
          <w:szCs w:val="22"/>
          <w:lang w:bidi="ar-SA"/>
        </w:rPr>
      </w:pPr>
      <w:r w:rsidRPr="00901439">
        <w:rPr>
          <w:rFonts w:cs="Calibri"/>
          <w:sz w:val="22"/>
          <w:szCs w:val="22"/>
          <w:lang w:bidi="ar-SA"/>
        </w:rPr>
        <w:t xml:space="preserve">There are </w:t>
      </w:r>
      <w:r w:rsidR="004A3332" w:rsidRPr="00901439">
        <w:rPr>
          <w:rFonts w:cs="Calibri"/>
          <w:sz w:val="22"/>
          <w:szCs w:val="22"/>
          <w:lang w:bidi="ar-SA"/>
        </w:rPr>
        <w:t>of Two types,</w:t>
      </w:r>
      <w:r w:rsidR="007C0876">
        <w:rPr>
          <w:rFonts w:cs="Calibri"/>
          <w:sz w:val="22"/>
          <w:szCs w:val="22"/>
          <w:lang w:bidi="ar-SA"/>
        </w:rPr>
        <w:t xml:space="preserve"> how </w:t>
      </w:r>
      <w:r w:rsidRPr="00901439">
        <w:rPr>
          <w:rFonts w:cs="Calibri"/>
          <w:sz w:val="22"/>
          <w:szCs w:val="22"/>
          <w:lang w:bidi="ar-SA"/>
        </w:rPr>
        <w:t>the data flown into data repository,</w:t>
      </w:r>
    </w:p>
    <w:p w:rsidR="004A3332" w:rsidRPr="00901439" w:rsidRDefault="004A3332" w:rsidP="00B61055">
      <w:pPr>
        <w:pStyle w:val="ListParagraph"/>
        <w:numPr>
          <w:ilvl w:val="0"/>
          <w:numId w:val="68"/>
        </w:numPr>
        <w:spacing w:before="0" w:after="0"/>
        <w:rPr>
          <w:rFonts w:cs="Calibri"/>
          <w:sz w:val="22"/>
          <w:szCs w:val="22"/>
          <w:lang w:bidi="ar-SA"/>
        </w:rPr>
      </w:pPr>
      <w:r w:rsidRPr="00901439">
        <w:rPr>
          <w:rFonts w:cs="Calibri"/>
          <w:sz w:val="22"/>
          <w:szCs w:val="22"/>
          <w:lang w:bidi="ar-SA"/>
        </w:rPr>
        <w:t>File data, Data generated by a syste</w:t>
      </w:r>
      <w:r w:rsidR="000724FB">
        <w:rPr>
          <w:rFonts w:cs="Calibri"/>
          <w:sz w:val="22"/>
          <w:szCs w:val="22"/>
          <w:lang w:bidi="ar-SA"/>
        </w:rPr>
        <w:t xml:space="preserve">m and written to files on same </w:t>
      </w:r>
      <w:r w:rsidRPr="00901439">
        <w:rPr>
          <w:rFonts w:cs="Calibri"/>
          <w:sz w:val="22"/>
          <w:szCs w:val="22"/>
          <w:lang w:bidi="ar-SA"/>
        </w:rPr>
        <w:t>or another system and then is transported as files.</w:t>
      </w:r>
    </w:p>
    <w:p w:rsidR="004A3332" w:rsidRPr="00901439" w:rsidRDefault="004A3332" w:rsidP="00B61055">
      <w:pPr>
        <w:pStyle w:val="ListParagraph"/>
        <w:numPr>
          <w:ilvl w:val="0"/>
          <w:numId w:val="68"/>
        </w:numPr>
        <w:spacing w:before="0" w:after="0"/>
        <w:rPr>
          <w:rFonts w:cs="Calibri"/>
          <w:sz w:val="22"/>
          <w:szCs w:val="22"/>
          <w:lang w:bidi="ar-SA"/>
        </w:rPr>
      </w:pPr>
      <w:r w:rsidRPr="00901439">
        <w:rPr>
          <w:rFonts w:cs="Calibri"/>
          <w:sz w:val="22"/>
          <w:szCs w:val="22"/>
          <w:lang w:bidi="ar-SA"/>
        </w:rPr>
        <w:t>Network Traffic, Data is generated by a system and transported through the network.</w:t>
      </w:r>
    </w:p>
    <w:p w:rsidR="002437FE" w:rsidRPr="00901439" w:rsidRDefault="002A1B64" w:rsidP="00B61055">
      <w:pPr>
        <w:spacing w:before="0" w:after="0"/>
        <w:rPr>
          <w:rFonts w:cs="Calibri"/>
          <w:sz w:val="22"/>
          <w:szCs w:val="22"/>
          <w:lang w:bidi="ar-SA"/>
        </w:rPr>
      </w:pPr>
      <w:r w:rsidRPr="00901439">
        <w:rPr>
          <w:rFonts w:cs="Calibri"/>
          <w:sz w:val="22"/>
          <w:szCs w:val="22"/>
          <w:lang w:bidi="ar-SA"/>
        </w:rPr>
        <w:t>Note: Web logs and system logs be</w:t>
      </w:r>
      <w:r w:rsidR="00B61055">
        <w:rPr>
          <w:rFonts w:cs="Calibri"/>
          <w:sz w:val="22"/>
          <w:szCs w:val="22"/>
          <w:lang w:bidi="ar-SA"/>
        </w:rPr>
        <w:t xml:space="preserve"> loaded by both method</w:t>
      </w:r>
    </w:p>
    <w:p w:rsidR="002437FE" w:rsidRPr="00901439" w:rsidRDefault="002437FE" w:rsidP="002437FE">
      <w:pPr>
        <w:pStyle w:val="Heading3"/>
      </w:pPr>
      <w:bookmarkStart w:id="179" w:name="_Toc481554796"/>
      <w:r w:rsidRPr="00901439">
        <w:t>Problem Solved by Flume</w:t>
      </w:r>
      <w:bookmarkEnd w:id="179"/>
    </w:p>
    <w:p w:rsidR="002437FE" w:rsidRPr="00901439" w:rsidRDefault="002437FE" w:rsidP="00667CCF">
      <w:pPr>
        <w:pStyle w:val="ListParagraph"/>
        <w:numPr>
          <w:ilvl w:val="0"/>
          <w:numId w:val="74"/>
        </w:numPr>
        <w:rPr>
          <w:rFonts w:cs="Calibri"/>
          <w:sz w:val="22"/>
          <w:szCs w:val="22"/>
          <w:lang w:bidi="ar-SA"/>
        </w:rPr>
      </w:pPr>
      <w:r w:rsidRPr="00901439">
        <w:rPr>
          <w:rFonts w:cs="Calibri"/>
          <w:sz w:val="22"/>
          <w:szCs w:val="22"/>
          <w:lang w:bidi="ar-SA"/>
        </w:rPr>
        <w:t>Network performance, Lot of files over the network.</w:t>
      </w:r>
    </w:p>
    <w:p w:rsidR="002437FE" w:rsidRPr="00901439" w:rsidRDefault="002437FE" w:rsidP="00667CCF">
      <w:pPr>
        <w:pStyle w:val="ListParagraph"/>
        <w:numPr>
          <w:ilvl w:val="0"/>
          <w:numId w:val="74"/>
        </w:numPr>
        <w:rPr>
          <w:rFonts w:cs="Calibri"/>
          <w:sz w:val="22"/>
          <w:szCs w:val="22"/>
          <w:lang w:bidi="ar-SA"/>
        </w:rPr>
      </w:pPr>
      <w:r w:rsidRPr="00901439">
        <w:rPr>
          <w:rFonts w:cs="Calibri"/>
          <w:sz w:val="22"/>
          <w:szCs w:val="22"/>
          <w:lang w:bidi="ar-SA"/>
        </w:rPr>
        <w:t>IO Performance</w:t>
      </w:r>
    </w:p>
    <w:p w:rsidR="002437FE" w:rsidRPr="00901439" w:rsidRDefault="002437FE" w:rsidP="00667CCF">
      <w:pPr>
        <w:pStyle w:val="ListParagraph"/>
        <w:numPr>
          <w:ilvl w:val="0"/>
          <w:numId w:val="74"/>
        </w:numPr>
        <w:rPr>
          <w:rFonts w:cs="Calibri"/>
          <w:sz w:val="22"/>
          <w:szCs w:val="22"/>
          <w:lang w:bidi="ar-SA"/>
        </w:rPr>
      </w:pPr>
      <w:r w:rsidRPr="00901439">
        <w:rPr>
          <w:rFonts w:cs="Calibri"/>
          <w:sz w:val="22"/>
          <w:szCs w:val="22"/>
          <w:lang w:bidi="ar-SA"/>
        </w:rPr>
        <w:t>Adhoc Commands, removes linux commands</w:t>
      </w:r>
    </w:p>
    <w:p w:rsidR="002437FE" w:rsidRPr="00901439" w:rsidRDefault="002437FE" w:rsidP="00667CCF">
      <w:pPr>
        <w:pStyle w:val="ListParagraph"/>
        <w:numPr>
          <w:ilvl w:val="0"/>
          <w:numId w:val="74"/>
        </w:numPr>
        <w:rPr>
          <w:rFonts w:cs="Calibri"/>
          <w:sz w:val="22"/>
          <w:szCs w:val="22"/>
          <w:lang w:bidi="ar-SA"/>
        </w:rPr>
      </w:pPr>
      <w:r w:rsidRPr="00901439">
        <w:rPr>
          <w:rFonts w:cs="Calibri"/>
          <w:sz w:val="22"/>
          <w:szCs w:val="22"/>
          <w:lang w:bidi="ar-SA"/>
        </w:rPr>
        <w:t>Security concerns, known standards for moving the data</w:t>
      </w:r>
    </w:p>
    <w:p w:rsidR="002437FE" w:rsidRPr="00901439" w:rsidRDefault="002437FE" w:rsidP="00667CCF">
      <w:pPr>
        <w:pStyle w:val="ListParagraph"/>
        <w:numPr>
          <w:ilvl w:val="0"/>
          <w:numId w:val="74"/>
        </w:numPr>
        <w:rPr>
          <w:rFonts w:cs="Calibri"/>
          <w:sz w:val="22"/>
          <w:szCs w:val="22"/>
          <w:lang w:bidi="ar-SA"/>
        </w:rPr>
      </w:pPr>
      <w:r w:rsidRPr="00901439">
        <w:rPr>
          <w:rFonts w:cs="Calibri"/>
          <w:sz w:val="22"/>
          <w:szCs w:val="22"/>
          <w:lang w:bidi="ar-SA"/>
        </w:rPr>
        <w:t>Reliability</w:t>
      </w:r>
    </w:p>
    <w:p w:rsidR="002437FE" w:rsidRPr="00901439" w:rsidRDefault="002437FE" w:rsidP="002437FE">
      <w:pPr>
        <w:pStyle w:val="Heading3"/>
      </w:pPr>
      <w:bookmarkStart w:id="180" w:name="_Toc481554797"/>
      <w:r w:rsidRPr="00901439">
        <w:t>Intorducing CURL</w:t>
      </w:r>
      <w:bookmarkEnd w:id="180"/>
    </w:p>
    <w:p w:rsidR="00AF3980" w:rsidRPr="00901439" w:rsidRDefault="00AF3980" w:rsidP="00AF3980">
      <w:pPr>
        <w:spacing w:before="0" w:after="0"/>
        <w:rPr>
          <w:rFonts w:cs="Calibri"/>
          <w:sz w:val="22"/>
          <w:szCs w:val="22"/>
          <w:lang w:bidi="ar-SA"/>
        </w:rPr>
      </w:pPr>
    </w:p>
    <w:p w:rsidR="002437FE" w:rsidRPr="00901439" w:rsidRDefault="002437FE" w:rsidP="00AF3980">
      <w:pPr>
        <w:spacing w:before="0" w:after="0"/>
        <w:rPr>
          <w:rFonts w:cs="Calibri"/>
          <w:sz w:val="22"/>
          <w:szCs w:val="22"/>
          <w:lang w:bidi="ar-SA"/>
        </w:rPr>
      </w:pPr>
      <w:r w:rsidRPr="00901439">
        <w:rPr>
          <w:rFonts w:cs="Calibri"/>
          <w:sz w:val="22"/>
          <w:szCs w:val="22"/>
          <w:lang w:bidi="ar-SA"/>
        </w:rPr>
        <w:t>Linux Web Log Commands,</w:t>
      </w:r>
    </w:p>
    <w:p w:rsidR="00AF3980" w:rsidRPr="00901439" w:rsidRDefault="002437FE" w:rsidP="00AF3980">
      <w:pPr>
        <w:spacing w:before="0" w:after="0"/>
        <w:rPr>
          <w:rFonts w:cs="Calibri"/>
          <w:sz w:val="22"/>
          <w:szCs w:val="22"/>
          <w:lang w:bidi="ar-SA"/>
        </w:rPr>
      </w:pPr>
      <w:r w:rsidRPr="00901439">
        <w:rPr>
          <w:rFonts w:cs="Calibri"/>
          <w:sz w:val="22"/>
          <w:szCs w:val="22"/>
          <w:lang w:bidi="ar-SA"/>
        </w:rPr>
        <w:t>cURL: A Linux client to get and send files to servers. It covers nearly every transport protocol.</w:t>
      </w:r>
      <w:r w:rsidR="00AF3980" w:rsidRPr="00901439">
        <w:rPr>
          <w:rFonts w:cs="Calibri"/>
          <w:sz w:val="22"/>
          <w:szCs w:val="22"/>
          <w:lang w:bidi="ar-SA"/>
        </w:rPr>
        <w:t xml:space="preserve"> You will use this along with FLUME for testing connections, download and check datatypes. It supports following protocols HTTP, FTP, TELNET, HTTPS, LDAP, FILE, DICT, GOPHER. Common Usage cURLs for GET,PUT, POST and DELETE files to web server:</w:t>
      </w:r>
    </w:p>
    <w:p w:rsidR="00285E34" w:rsidRPr="00901439" w:rsidRDefault="00285E34" w:rsidP="00AF3980">
      <w:pPr>
        <w:spacing w:before="0" w:after="0"/>
        <w:rPr>
          <w:rFonts w:cs="Calibri"/>
          <w:sz w:val="22"/>
          <w:szCs w:val="22"/>
          <w:lang w:bidi="ar-SA"/>
        </w:rPr>
      </w:pPr>
      <w:r w:rsidRPr="00901439">
        <w:rPr>
          <w:rFonts w:cs="Calibri"/>
          <w:sz w:val="22"/>
          <w:szCs w:val="22"/>
          <w:lang w:bidi="ar-SA"/>
        </w:rPr>
        <w:t>Note: FTTP is not supported by Flume</w:t>
      </w:r>
    </w:p>
    <w:p w:rsidR="00AF3980" w:rsidRPr="00901439" w:rsidRDefault="00AF3980" w:rsidP="00AF3980">
      <w:pPr>
        <w:spacing w:before="0" w:after="0"/>
        <w:rPr>
          <w:rFonts w:cs="Calibri"/>
          <w:sz w:val="22"/>
          <w:szCs w:val="22"/>
          <w:lang w:bidi="ar-SA"/>
        </w:rPr>
      </w:pPr>
    </w:p>
    <w:p w:rsidR="00AF3980" w:rsidRPr="00901439" w:rsidRDefault="00AF3980" w:rsidP="00AF3980">
      <w:pPr>
        <w:spacing w:before="0" w:after="0"/>
        <w:rPr>
          <w:rFonts w:cs="Calibri"/>
          <w:i/>
          <w:color w:val="0070C0"/>
          <w:sz w:val="22"/>
          <w:szCs w:val="22"/>
          <w:lang w:bidi="ar-SA"/>
        </w:rPr>
      </w:pPr>
      <w:r w:rsidRPr="00901439">
        <w:rPr>
          <w:rFonts w:cs="Calibri"/>
          <w:i/>
          <w:color w:val="0070C0"/>
          <w:sz w:val="22"/>
          <w:szCs w:val="22"/>
          <w:lang w:bidi="ar-SA"/>
        </w:rPr>
        <w:tab/>
        <w:t>curl –request GET apache.orgcurl – request GET</w:t>
      </w:r>
    </w:p>
    <w:p w:rsidR="00AF3980" w:rsidRPr="00901439" w:rsidRDefault="00AF3980" w:rsidP="00AF3980">
      <w:pPr>
        <w:spacing w:before="0" w:after="0"/>
        <w:rPr>
          <w:rFonts w:cs="Calibri"/>
          <w:i/>
          <w:color w:val="0070C0"/>
          <w:sz w:val="22"/>
          <w:szCs w:val="22"/>
          <w:lang w:bidi="ar-SA"/>
        </w:rPr>
      </w:pPr>
      <w:r w:rsidRPr="00901439">
        <w:rPr>
          <w:rFonts w:cs="Calibri"/>
          <w:i/>
          <w:color w:val="0070C0"/>
          <w:sz w:val="22"/>
          <w:szCs w:val="22"/>
          <w:lang w:bidi="ar-SA"/>
        </w:rPr>
        <w:tab/>
        <w:t>localhost:8080 &gt; web.txt</w:t>
      </w:r>
    </w:p>
    <w:p w:rsidR="00AF3980" w:rsidRDefault="00AF3980" w:rsidP="00AF3980">
      <w:pPr>
        <w:spacing w:before="0" w:after="0"/>
        <w:rPr>
          <w:rFonts w:cs="Calibri"/>
          <w:sz w:val="22"/>
          <w:szCs w:val="22"/>
          <w:lang w:bidi="ar-SA"/>
        </w:rPr>
      </w:pPr>
      <w:r w:rsidRPr="00901439">
        <w:rPr>
          <w:rFonts w:cs="Calibri"/>
          <w:sz w:val="22"/>
          <w:szCs w:val="22"/>
          <w:lang w:bidi="ar-SA"/>
        </w:rPr>
        <w:t>It is designed to be work without user interaction and frequently used in scripts</w:t>
      </w:r>
    </w:p>
    <w:p w:rsidR="00B61055" w:rsidRDefault="00B61055" w:rsidP="00AF3980">
      <w:pPr>
        <w:spacing w:before="0" w:after="0"/>
        <w:rPr>
          <w:rFonts w:cs="Calibri"/>
          <w:sz w:val="22"/>
          <w:szCs w:val="22"/>
          <w:lang w:bidi="ar-SA"/>
        </w:rPr>
      </w:pPr>
    </w:p>
    <w:tbl>
      <w:tblPr>
        <w:tblpPr w:leftFromText="180" w:rightFromText="180" w:vertAnchor="text" w:tblpX="636" w:tblpY="1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58"/>
      </w:tblGrid>
      <w:tr w:rsidR="00491D5A" w:rsidTr="005513D1">
        <w:trPr>
          <w:trHeight w:val="1827"/>
        </w:trPr>
        <w:tc>
          <w:tcPr>
            <w:tcW w:w="5958" w:type="dxa"/>
          </w:tcPr>
          <w:p w:rsidR="00491D5A" w:rsidRDefault="00491D5A" w:rsidP="00491D5A">
            <w:pPr>
              <w:spacing w:before="0" w:after="0"/>
              <w:rPr>
                <w:rFonts w:cs="Calibri"/>
                <w:sz w:val="22"/>
                <w:szCs w:val="22"/>
                <w:lang w:bidi="ar-SA"/>
              </w:rPr>
            </w:pPr>
            <w:r>
              <w:rPr>
                <w:rFonts w:cs="Calibri"/>
                <w:sz w:val="22"/>
                <w:szCs w:val="22"/>
                <w:lang w:bidi="ar-SA"/>
              </w:rPr>
              <w:lastRenderedPageBreak/>
              <w:t>-C, --continue-atOFFSET</w:t>
            </w:r>
          </w:p>
          <w:p w:rsidR="00491D5A" w:rsidRDefault="00491D5A" w:rsidP="00491D5A">
            <w:pPr>
              <w:spacing w:before="0" w:after="0"/>
              <w:rPr>
                <w:rFonts w:cs="Calibri"/>
                <w:sz w:val="22"/>
                <w:szCs w:val="22"/>
                <w:lang w:bidi="ar-SA"/>
              </w:rPr>
            </w:pPr>
            <w:r>
              <w:rPr>
                <w:rFonts w:cs="Calibri"/>
                <w:sz w:val="22"/>
                <w:szCs w:val="22"/>
                <w:lang w:bidi="ar-SA"/>
              </w:rPr>
              <w:t>-G, --get                 URL</w:t>
            </w:r>
          </w:p>
          <w:p w:rsidR="00491D5A" w:rsidRDefault="00491D5A" w:rsidP="00491D5A">
            <w:pPr>
              <w:spacing w:before="0" w:after="0"/>
              <w:rPr>
                <w:rFonts w:cs="Calibri"/>
                <w:sz w:val="22"/>
                <w:szCs w:val="22"/>
                <w:lang w:bidi="ar-SA"/>
              </w:rPr>
            </w:pPr>
            <w:r>
              <w:rPr>
                <w:rFonts w:cs="Calibri"/>
                <w:sz w:val="22"/>
                <w:szCs w:val="22"/>
                <w:lang w:bidi="ar-SA"/>
              </w:rPr>
              <w:t>-L, --location</w:t>
            </w:r>
          </w:p>
          <w:p w:rsidR="00491D5A" w:rsidRDefault="00491D5A" w:rsidP="00491D5A">
            <w:pPr>
              <w:spacing w:before="0" w:after="0"/>
              <w:rPr>
                <w:rFonts w:cs="Calibri"/>
                <w:sz w:val="22"/>
                <w:szCs w:val="22"/>
                <w:lang w:bidi="ar-SA"/>
              </w:rPr>
            </w:pPr>
            <w:r>
              <w:rPr>
                <w:rFonts w:cs="Calibri"/>
                <w:sz w:val="22"/>
                <w:szCs w:val="22"/>
                <w:lang w:bidi="ar-SA"/>
              </w:rPr>
              <w:t>-o, --output           FILE</w:t>
            </w:r>
          </w:p>
          <w:p w:rsidR="00491D5A" w:rsidRDefault="00491D5A" w:rsidP="00491D5A">
            <w:pPr>
              <w:spacing w:before="0" w:after="0"/>
              <w:rPr>
                <w:rFonts w:cs="Calibri"/>
                <w:sz w:val="22"/>
                <w:szCs w:val="22"/>
                <w:lang w:bidi="ar-SA"/>
              </w:rPr>
            </w:pPr>
            <w:r>
              <w:rPr>
                <w:rFonts w:cs="Calibri"/>
                <w:sz w:val="22"/>
                <w:szCs w:val="22"/>
                <w:lang w:bidi="ar-SA"/>
              </w:rPr>
              <w:t>-O, --remote-name</w:t>
            </w:r>
          </w:p>
          <w:p w:rsidR="00491D5A" w:rsidRDefault="00491D5A" w:rsidP="00491D5A">
            <w:pPr>
              <w:spacing w:before="0" w:after="0"/>
              <w:rPr>
                <w:rFonts w:cs="Calibri"/>
                <w:sz w:val="22"/>
                <w:szCs w:val="22"/>
                <w:lang w:bidi="ar-SA"/>
              </w:rPr>
            </w:pPr>
            <w:r>
              <w:rPr>
                <w:rFonts w:cs="Calibri"/>
                <w:sz w:val="22"/>
                <w:szCs w:val="22"/>
                <w:lang w:bidi="ar-SA"/>
              </w:rPr>
              <w:t>-T, --upload-file     FILE</w:t>
            </w:r>
          </w:p>
          <w:p w:rsidR="00491D5A" w:rsidRDefault="00491D5A" w:rsidP="00491D5A">
            <w:pPr>
              <w:spacing w:before="0" w:after="0"/>
              <w:rPr>
                <w:rFonts w:cs="Calibri"/>
                <w:sz w:val="22"/>
                <w:szCs w:val="22"/>
                <w:lang w:bidi="ar-SA"/>
              </w:rPr>
            </w:pPr>
            <w:r>
              <w:rPr>
                <w:rFonts w:cs="Calibri"/>
                <w:sz w:val="22"/>
                <w:szCs w:val="22"/>
                <w:lang w:bidi="ar-SA"/>
              </w:rPr>
              <w:t>-u, --user           USER:PASSWORD</w:t>
            </w:r>
          </w:p>
          <w:p w:rsidR="00491D5A" w:rsidRDefault="00491D5A" w:rsidP="00491D5A">
            <w:pPr>
              <w:spacing w:before="0" w:after="0"/>
              <w:rPr>
                <w:rFonts w:cs="Calibri"/>
                <w:sz w:val="22"/>
                <w:szCs w:val="22"/>
                <w:lang w:bidi="ar-SA"/>
              </w:rPr>
            </w:pPr>
            <w:r>
              <w:rPr>
                <w:rFonts w:cs="Calibri"/>
                <w:sz w:val="22"/>
                <w:szCs w:val="22"/>
                <w:lang w:bidi="ar-SA"/>
              </w:rPr>
              <w:t>-v, --verbose</w:t>
            </w:r>
          </w:p>
          <w:p w:rsidR="00491D5A" w:rsidRDefault="00491D5A" w:rsidP="00491D5A">
            <w:pPr>
              <w:spacing w:before="0" w:after="0"/>
              <w:rPr>
                <w:rFonts w:cs="Calibri"/>
                <w:sz w:val="22"/>
                <w:szCs w:val="22"/>
                <w:lang w:bidi="ar-SA"/>
              </w:rPr>
            </w:pPr>
            <w:r>
              <w:rPr>
                <w:rFonts w:cs="Calibri"/>
                <w:sz w:val="22"/>
                <w:szCs w:val="22"/>
                <w:lang w:bidi="ar-SA"/>
              </w:rPr>
              <w:t>-X, --request   COMMAND[GET,DELETE</w:t>
            </w:r>
            <w:r w:rsidR="005513D1">
              <w:rPr>
                <w:rFonts w:cs="Calibri"/>
                <w:sz w:val="22"/>
                <w:szCs w:val="22"/>
                <w:lang w:bidi="ar-SA"/>
              </w:rPr>
              <w:t>,POST,PUT</w:t>
            </w:r>
            <w:r>
              <w:rPr>
                <w:rFonts w:cs="Calibri"/>
                <w:sz w:val="22"/>
                <w:szCs w:val="22"/>
                <w:lang w:bidi="ar-SA"/>
              </w:rPr>
              <w:t>]</w:t>
            </w:r>
          </w:p>
          <w:p w:rsidR="00491D5A" w:rsidRDefault="00491D5A" w:rsidP="00491D5A">
            <w:pPr>
              <w:spacing w:before="0" w:after="0"/>
              <w:rPr>
                <w:rFonts w:cs="Calibri"/>
                <w:sz w:val="22"/>
                <w:szCs w:val="22"/>
                <w:lang w:bidi="ar-SA"/>
              </w:rPr>
            </w:pPr>
            <w:r>
              <w:rPr>
                <w:rFonts w:cs="Calibri"/>
                <w:sz w:val="22"/>
                <w:szCs w:val="22"/>
                <w:lang w:bidi="ar-SA"/>
              </w:rPr>
              <w:t>-z, --time-cond       DATE</w:t>
            </w:r>
          </w:p>
        </w:tc>
      </w:tr>
    </w:tbl>
    <w:p w:rsidR="00491D5A" w:rsidRDefault="00491D5A" w:rsidP="00AF3980">
      <w:pPr>
        <w:spacing w:before="0" w:after="0"/>
        <w:rPr>
          <w:rFonts w:cs="Calibri"/>
          <w:sz w:val="22"/>
          <w:szCs w:val="22"/>
          <w:lang w:bidi="ar-SA"/>
        </w:rPr>
      </w:pPr>
    </w:p>
    <w:p w:rsidR="00B61055" w:rsidRPr="00491D5A" w:rsidRDefault="00B61055" w:rsidP="00491D5A">
      <w:pPr>
        <w:ind w:firstLine="709"/>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5513D1" w:rsidRDefault="005513D1" w:rsidP="00AF3980">
      <w:pPr>
        <w:spacing w:before="0" w:after="0"/>
        <w:rPr>
          <w:rFonts w:cs="Calibri"/>
          <w:sz w:val="22"/>
          <w:szCs w:val="22"/>
          <w:lang w:bidi="ar-SA"/>
        </w:rPr>
      </w:pPr>
    </w:p>
    <w:p w:rsidR="00AF3980" w:rsidRPr="00901439" w:rsidRDefault="00AF3980" w:rsidP="00AF3980">
      <w:pPr>
        <w:spacing w:before="0" w:after="0"/>
        <w:rPr>
          <w:rFonts w:cs="Calibri"/>
          <w:sz w:val="22"/>
          <w:szCs w:val="22"/>
          <w:lang w:bidi="ar-SA"/>
        </w:rPr>
      </w:pPr>
    </w:p>
    <w:p w:rsidR="00D04767" w:rsidRPr="00901439" w:rsidRDefault="00D04767" w:rsidP="0049062D">
      <w:pPr>
        <w:spacing w:before="0" w:after="0"/>
        <w:rPr>
          <w:rFonts w:cs="Calibri"/>
          <w:sz w:val="22"/>
          <w:szCs w:val="22"/>
          <w:lang w:bidi="ar-SA"/>
        </w:rPr>
      </w:pPr>
    </w:p>
    <w:p w:rsidR="00D26414" w:rsidRPr="00901439" w:rsidRDefault="00D26414" w:rsidP="0049062D">
      <w:pPr>
        <w:spacing w:before="0" w:after="0"/>
        <w:rPr>
          <w:rFonts w:cs="Calibri"/>
          <w:sz w:val="22"/>
          <w:szCs w:val="22"/>
          <w:lang w:bidi="ar-SA"/>
        </w:rPr>
      </w:pPr>
      <w:r w:rsidRPr="00901439">
        <w:rPr>
          <w:rFonts w:cs="Calibri"/>
          <w:sz w:val="22"/>
          <w:szCs w:val="22"/>
          <w:lang w:bidi="ar-SA"/>
        </w:rPr>
        <w:t>Download Web page using cURL</w:t>
      </w:r>
    </w:p>
    <w:p w:rsidR="00D26414" w:rsidRPr="00B61055" w:rsidRDefault="00D26414" w:rsidP="0049062D">
      <w:pPr>
        <w:spacing w:before="0" w:after="0"/>
        <w:rPr>
          <w:rFonts w:cs="Calibri"/>
          <w:i/>
          <w:color w:val="0070C0"/>
          <w:sz w:val="22"/>
          <w:szCs w:val="22"/>
          <w:lang w:bidi="ar-SA"/>
        </w:rPr>
      </w:pPr>
      <w:r w:rsidRPr="00B61055">
        <w:rPr>
          <w:rFonts w:cs="Calibri"/>
          <w:i/>
          <w:color w:val="0070C0"/>
          <w:sz w:val="22"/>
          <w:szCs w:val="22"/>
          <w:lang w:bidi="ar-SA"/>
        </w:rPr>
        <w:t xml:space="preserve">&gt;curl </w:t>
      </w:r>
      <w:hyperlink r:id="rId64" w:history="1">
        <w:r w:rsidRPr="00B61055">
          <w:rPr>
            <w:i/>
            <w:color w:val="0070C0"/>
          </w:rPr>
          <w:t>http://apache.org</w:t>
        </w:r>
      </w:hyperlink>
      <w:r w:rsidRPr="00B61055">
        <w:rPr>
          <w:rFonts w:cs="Calibri"/>
          <w:i/>
          <w:color w:val="0070C0"/>
          <w:sz w:val="22"/>
          <w:szCs w:val="22"/>
          <w:lang w:bidi="ar-SA"/>
        </w:rPr>
        <w:t>&gt; apache.html</w:t>
      </w:r>
    </w:p>
    <w:p w:rsidR="00D26414" w:rsidRPr="00B61055" w:rsidRDefault="00D26414" w:rsidP="0049062D">
      <w:pPr>
        <w:spacing w:before="0" w:after="0"/>
        <w:rPr>
          <w:rFonts w:cs="Calibri"/>
          <w:i/>
          <w:color w:val="0070C0"/>
          <w:sz w:val="22"/>
          <w:szCs w:val="22"/>
          <w:lang w:bidi="ar-SA"/>
        </w:rPr>
      </w:pPr>
      <w:r w:rsidRPr="00B61055">
        <w:rPr>
          <w:rFonts w:cs="Calibri"/>
          <w:i/>
          <w:color w:val="0070C0"/>
          <w:sz w:val="22"/>
          <w:szCs w:val="22"/>
          <w:lang w:bidi="ar-SA"/>
        </w:rPr>
        <w:t>&gt;vim apache.html</w:t>
      </w:r>
    </w:p>
    <w:p w:rsidR="00D04767" w:rsidRPr="00901439" w:rsidRDefault="00D04767" w:rsidP="0049062D">
      <w:pPr>
        <w:spacing w:before="0" w:after="0"/>
        <w:rPr>
          <w:rFonts w:cs="Calibri"/>
          <w:sz w:val="22"/>
          <w:szCs w:val="22"/>
          <w:lang w:bidi="ar-SA"/>
        </w:rPr>
      </w:pPr>
    </w:p>
    <w:p w:rsidR="0049062D" w:rsidRPr="00901439" w:rsidRDefault="0049062D" w:rsidP="0049062D">
      <w:pPr>
        <w:spacing w:before="0" w:after="0"/>
        <w:rPr>
          <w:rFonts w:cs="Calibri"/>
          <w:sz w:val="22"/>
          <w:szCs w:val="22"/>
          <w:lang w:bidi="ar-SA"/>
        </w:rPr>
      </w:pPr>
      <w:r w:rsidRPr="00901439">
        <w:rPr>
          <w:rFonts w:cs="Calibri"/>
          <w:sz w:val="22"/>
          <w:szCs w:val="22"/>
          <w:lang w:bidi="ar-SA"/>
        </w:rPr>
        <w:t>Redirect using cURL</w:t>
      </w:r>
    </w:p>
    <w:p w:rsidR="0049062D" w:rsidRPr="00B61055" w:rsidRDefault="0049062D" w:rsidP="0049062D">
      <w:pPr>
        <w:spacing w:before="0" w:after="0"/>
        <w:rPr>
          <w:rFonts w:cs="Calibri"/>
          <w:i/>
          <w:color w:val="0070C0"/>
          <w:sz w:val="22"/>
          <w:szCs w:val="22"/>
          <w:lang w:bidi="ar-SA"/>
        </w:rPr>
      </w:pPr>
      <w:r w:rsidRPr="00B61055">
        <w:rPr>
          <w:rFonts w:cs="Calibri"/>
          <w:i/>
          <w:color w:val="0070C0"/>
          <w:sz w:val="22"/>
          <w:szCs w:val="22"/>
          <w:lang w:bidi="ar-SA"/>
        </w:rPr>
        <w:t>&gt;curl – request GET gnu.org &gt; gnu.html</w:t>
      </w:r>
    </w:p>
    <w:p w:rsidR="0049062D" w:rsidRPr="00B61055" w:rsidRDefault="0049062D" w:rsidP="0049062D">
      <w:pPr>
        <w:spacing w:before="0" w:after="0"/>
        <w:rPr>
          <w:rFonts w:cs="Calibri"/>
          <w:i/>
          <w:color w:val="0070C0"/>
          <w:sz w:val="22"/>
          <w:szCs w:val="22"/>
          <w:lang w:bidi="ar-SA"/>
        </w:rPr>
      </w:pPr>
      <w:r w:rsidRPr="00B61055">
        <w:rPr>
          <w:rFonts w:cs="Calibri"/>
          <w:i/>
          <w:color w:val="0070C0"/>
          <w:sz w:val="22"/>
          <w:szCs w:val="22"/>
          <w:lang w:bidi="ar-SA"/>
        </w:rPr>
        <w:t>&gt;vim gnu.html</w:t>
      </w:r>
    </w:p>
    <w:p w:rsidR="00D04767" w:rsidRPr="00901439" w:rsidRDefault="00D04767" w:rsidP="002E0E87">
      <w:pPr>
        <w:spacing w:before="0" w:after="0"/>
        <w:rPr>
          <w:rFonts w:cs="Calibri"/>
          <w:sz w:val="22"/>
          <w:szCs w:val="22"/>
          <w:lang w:bidi="ar-SA"/>
        </w:rPr>
      </w:pPr>
    </w:p>
    <w:p w:rsidR="002E0E87" w:rsidRPr="00901439" w:rsidRDefault="00B60246" w:rsidP="002E0E87">
      <w:pPr>
        <w:spacing w:before="0" w:after="0"/>
        <w:rPr>
          <w:rFonts w:cs="Calibri"/>
          <w:sz w:val="22"/>
          <w:szCs w:val="22"/>
          <w:lang w:bidi="ar-SA"/>
        </w:rPr>
      </w:pPr>
      <w:r w:rsidRPr="00901439">
        <w:rPr>
          <w:rFonts w:cs="Calibri"/>
          <w:sz w:val="22"/>
          <w:szCs w:val="22"/>
          <w:lang w:bidi="ar-SA"/>
        </w:rPr>
        <w:t xml:space="preserve">L takes us to the </w:t>
      </w:r>
      <w:r w:rsidR="002E0E87" w:rsidRPr="00901439">
        <w:rPr>
          <w:rFonts w:cs="Calibri"/>
          <w:sz w:val="22"/>
          <w:szCs w:val="22"/>
          <w:lang w:bidi="ar-SA"/>
        </w:rPr>
        <w:t xml:space="preserve">Redirect </w:t>
      </w:r>
      <w:r w:rsidRPr="00901439">
        <w:rPr>
          <w:rFonts w:cs="Calibri"/>
          <w:sz w:val="22"/>
          <w:szCs w:val="22"/>
          <w:lang w:bidi="ar-SA"/>
        </w:rPr>
        <w:t>web pages</w:t>
      </w:r>
    </w:p>
    <w:p w:rsidR="002E0E87" w:rsidRPr="00B61055" w:rsidRDefault="002E0E87" w:rsidP="002E0E87">
      <w:pPr>
        <w:spacing w:before="0" w:after="0"/>
        <w:rPr>
          <w:rFonts w:cs="Calibri"/>
          <w:i/>
          <w:color w:val="0070C0"/>
          <w:sz w:val="22"/>
          <w:szCs w:val="22"/>
          <w:lang w:bidi="ar-SA"/>
        </w:rPr>
      </w:pPr>
      <w:r w:rsidRPr="00B61055">
        <w:rPr>
          <w:rFonts w:cs="Calibri"/>
          <w:i/>
          <w:color w:val="0070C0"/>
          <w:sz w:val="22"/>
          <w:szCs w:val="22"/>
          <w:lang w:bidi="ar-SA"/>
        </w:rPr>
        <w:t>&gt;curl –L -- request GET gnu.org</w:t>
      </w:r>
    </w:p>
    <w:p w:rsidR="009853DE" w:rsidRPr="00901439" w:rsidRDefault="00D04767" w:rsidP="002E0E87">
      <w:pPr>
        <w:spacing w:before="0" w:after="0"/>
        <w:rPr>
          <w:rFonts w:cs="Calibri"/>
          <w:sz w:val="22"/>
          <w:szCs w:val="22"/>
          <w:lang w:bidi="ar-SA"/>
        </w:rPr>
      </w:pPr>
      <w:r w:rsidRPr="00901439">
        <w:rPr>
          <w:rFonts w:cs="Calibri"/>
          <w:sz w:val="22"/>
          <w:szCs w:val="22"/>
          <w:lang w:bidi="ar-SA"/>
        </w:rPr>
        <w:t>o(brings the opportunity to rename the file as you download)and O</w:t>
      </w:r>
      <w:r w:rsidR="00B60246" w:rsidRPr="00901439">
        <w:rPr>
          <w:rFonts w:cs="Calibri"/>
          <w:sz w:val="22"/>
          <w:szCs w:val="22"/>
          <w:lang w:bidi="ar-SA"/>
        </w:rPr>
        <w:t xml:space="preserve"> (use the file name at the end of the URL)</w:t>
      </w:r>
    </w:p>
    <w:p w:rsidR="00D04767" w:rsidRPr="00901439" w:rsidRDefault="00D04767" w:rsidP="002E0E87">
      <w:pPr>
        <w:spacing w:before="0" w:after="0"/>
        <w:rPr>
          <w:rFonts w:cs="Calibri"/>
          <w:sz w:val="22"/>
          <w:szCs w:val="22"/>
          <w:lang w:bidi="ar-SA"/>
        </w:rPr>
      </w:pPr>
    </w:p>
    <w:p w:rsidR="002E0E87" w:rsidRPr="00901439" w:rsidRDefault="0089321E" w:rsidP="0049062D">
      <w:pPr>
        <w:spacing w:before="0" w:after="0"/>
        <w:rPr>
          <w:rFonts w:cs="Calibri"/>
          <w:sz w:val="22"/>
          <w:szCs w:val="22"/>
          <w:lang w:bidi="ar-SA"/>
        </w:rPr>
      </w:pPr>
      <w:r w:rsidRPr="00901439">
        <w:rPr>
          <w:rFonts w:cs="Calibri"/>
          <w:sz w:val="22"/>
          <w:szCs w:val="22"/>
          <w:lang w:bidi="ar-SA"/>
        </w:rPr>
        <w:t>Note: multiple file can be downloaded as in 3 line.</w:t>
      </w:r>
    </w:p>
    <w:p w:rsidR="0089321E" w:rsidRPr="00901439" w:rsidRDefault="0089321E" w:rsidP="0049062D">
      <w:pPr>
        <w:spacing w:before="0" w:after="0"/>
        <w:rPr>
          <w:rFonts w:cs="Calibri"/>
          <w:sz w:val="22"/>
          <w:szCs w:val="22"/>
          <w:lang w:bidi="ar-SA"/>
        </w:rPr>
      </w:pPr>
      <w:r w:rsidRPr="00901439">
        <w:rPr>
          <w:rFonts w:cs="Calibri"/>
          <w:sz w:val="22"/>
          <w:szCs w:val="22"/>
          <w:lang w:bidi="ar-SA"/>
        </w:rPr>
        <w:t>Z helps us look for updated files before(-) or after(+) , look for 4 th line</w:t>
      </w:r>
    </w:p>
    <w:p w:rsidR="0089321E" w:rsidRPr="00901439" w:rsidRDefault="0089321E" w:rsidP="0049062D">
      <w:pPr>
        <w:spacing w:before="0" w:after="0"/>
        <w:rPr>
          <w:rFonts w:cs="Calibri"/>
          <w:sz w:val="22"/>
          <w:szCs w:val="22"/>
          <w:lang w:bidi="ar-SA"/>
        </w:rPr>
      </w:pPr>
    </w:p>
    <w:p w:rsidR="0089321E" w:rsidRDefault="0089321E" w:rsidP="0049062D">
      <w:pPr>
        <w:spacing w:before="0" w:after="0"/>
        <w:rPr>
          <w:rFonts w:cs="Calibri"/>
          <w:sz w:val="22"/>
          <w:szCs w:val="22"/>
          <w:lang w:bidi="ar-SA"/>
        </w:rPr>
      </w:pPr>
      <w:r w:rsidRPr="00901439">
        <w:rPr>
          <w:rFonts w:cs="Calibri"/>
          <w:sz w:val="22"/>
          <w:szCs w:val="22"/>
          <w:lang w:bidi="ar-SA"/>
        </w:rPr>
        <w:t>Telnet for cURL,</w:t>
      </w:r>
    </w:p>
    <w:p w:rsidR="00B61055" w:rsidRPr="00B61055" w:rsidRDefault="00B61055" w:rsidP="00B61055">
      <w:pPr>
        <w:spacing w:before="0" w:after="0"/>
        <w:rPr>
          <w:rFonts w:cs="Calibri"/>
          <w:i/>
          <w:color w:val="0070C0"/>
          <w:sz w:val="22"/>
          <w:szCs w:val="22"/>
          <w:lang w:bidi="ar-SA"/>
        </w:rPr>
      </w:pPr>
      <w:r w:rsidRPr="00B61055">
        <w:rPr>
          <w:rFonts w:cs="Calibri"/>
          <w:i/>
          <w:color w:val="0070C0"/>
          <w:sz w:val="22"/>
          <w:szCs w:val="22"/>
          <w:lang w:bidi="ar-SA"/>
        </w:rPr>
        <w:t>&gt;curl telnet://hdcentos:50070</w:t>
      </w:r>
    </w:p>
    <w:p w:rsidR="002437FE" w:rsidRPr="00901439" w:rsidRDefault="002437FE" w:rsidP="002437FE">
      <w:pPr>
        <w:rPr>
          <w:rFonts w:cs="Calibri"/>
          <w:sz w:val="22"/>
          <w:szCs w:val="22"/>
          <w:lang w:bidi="ar-SA"/>
        </w:rPr>
      </w:pPr>
      <w:r w:rsidRPr="00901439">
        <w:rPr>
          <w:rFonts w:cs="Calibri"/>
          <w:sz w:val="22"/>
          <w:szCs w:val="22"/>
          <w:lang w:bidi="ar-SA"/>
        </w:rPr>
        <w:t xml:space="preserve">wget: </w:t>
      </w:r>
      <w:r w:rsidR="00AF3980" w:rsidRPr="00901439">
        <w:rPr>
          <w:rFonts w:cs="Calibri"/>
          <w:sz w:val="22"/>
          <w:szCs w:val="22"/>
          <w:lang w:bidi="ar-SA"/>
        </w:rPr>
        <w:t>A GNU client  client for non-interactive download and upload of files from web. Primarily uses HTTP and HTTPS. (for slow and unstable n/w)</w:t>
      </w:r>
    </w:p>
    <w:p w:rsidR="00A164C8" w:rsidRPr="00901439" w:rsidRDefault="00A164C8" w:rsidP="00A164C8">
      <w:pPr>
        <w:pStyle w:val="Heading3"/>
      </w:pPr>
      <w:bookmarkStart w:id="181" w:name="_Toc481554798"/>
      <w:r w:rsidRPr="00901439">
        <w:t>Flume Vs Hadoop vs POSIX</w:t>
      </w:r>
      <w:bookmarkEnd w:id="181"/>
    </w:p>
    <w:p w:rsidR="00A5022F" w:rsidRDefault="00A5022F" w:rsidP="00A5022F">
      <w:pPr>
        <w:autoSpaceDE w:val="0"/>
        <w:autoSpaceDN w:val="0"/>
        <w:adjustRightInd w:val="0"/>
        <w:spacing w:before="0" w:after="0" w:line="240" w:lineRule="auto"/>
        <w:rPr>
          <w:rFonts w:ascii="Calibri,BoldItalic" w:hAnsi="Calibri,BoldItalic" w:cs="Calibri,BoldItalic"/>
          <w:bCs/>
          <w:i/>
          <w:iCs/>
        </w:rPr>
      </w:pPr>
    </w:p>
    <w:p w:rsidR="00A5022F" w:rsidRDefault="00661DFE" w:rsidP="00A5022F">
      <w:pPr>
        <w:autoSpaceDE w:val="0"/>
        <w:autoSpaceDN w:val="0"/>
        <w:adjustRightInd w:val="0"/>
        <w:spacing w:before="0" w:after="0" w:line="240" w:lineRule="auto"/>
        <w:rPr>
          <w:rFonts w:ascii="Calibri,BoldItalic" w:hAnsi="Calibri,BoldItalic" w:cs="Calibri,BoldItalic"/>
          <w:bCs/>
          <w:i/>
          <w:iCs/>
        </w:rPr>
      </w:pPr>
      <w:r w:rsidRPr="00901439">
        <w:rPr>
          <w:rFonts w:ascii="Calibri,BoldItalic" w:hAnsi="Calibri,BoldItalic" w:cs="Calibri,BoldItalic"/>
          <w:bCs/>
          <w:i/>
          <w:iCs/>
        </w:rPr>
        <w:t>HDFS put Command</w:t>
      </w:r>
    </w:p>
    <w:p w:rsidR="00661DFE" w:rsidRPr="00A5022F" w:rsidRDefault="00661DFE" w:rsidP="00A5022F">
      <w:pPr>
        <w:autoSpaceDE w:val="0"/>
        <w:autoSpaceDN w:val="0"/>
        <w:adjustRightInd w:val="0"/>
        <w:spacing w:before="0" w:after="0" w:line="240" w:lineRule="auto"/>
        <w:rPr>
          <w:rFonts w:ascii="Calibri,BoldItalic" w:hAnsi="Calibri,BoldItalic" w:cs="Calibri,BoldItalic"/>
          <w:bCs/>
          <w:i/>
          <w:iCs/>
        </w:rPr>
      </w:pPr>
      <w:r w:rsidRPr="00901439">
        <w:rPr>
          <w:rFonts w:cs="Calibri"/>
          <w:sz w:val="22"/>
          <w:szCs w:val="22"/>
          <w:lang w:bidi="ar-SA"/>
        </w:rPr>
        <w:t>The main challenge in handling the log data is in moving these logs produced by multiple servers to the Hadoopenvironment.Hadoop File System Shell provides commands to insert data into Hadoop and read from it. You can insert data intoHadoop using the put command as shown below.</w:t>
      </w:r>
    </w:p>
    <w:p w:rsidR="00A164C8" w:rsidRPr="00901439" w:rsidRDefault="00661DFE" w:rsidP="00661DFE">
      <w:pPr>
        <w:autoSpaceDE w:val="0"/>
        <w:autoSpaceDN w:val="0"/>
        <w:adjustRightInd w:val="0"/>
        <w:spacing w:after="0" w:line="240" w:lineRule="auto"/>
        <w:rPr>
          <w:rFonts w:cs="Calibri"/>
          <w:i/>
          <w:color w:val="0070C0"/>
          <w:sz w:val="22"/>
          <w:szCs w:val="22"/>
          <w:lang w:bidi="ar-SA"/>
        </w:rPr>
      </w:pPr>
      <w:r w:rsidRPr="00901439">
        <w:rPr>
          <w:rFonts w:cs="Calibri"/>
          <w:i/>
          <w:color w:val="0070C0"/>
          <w:sz w:val="22"/>
          <w:szCs w:val="22"/>
          <w:lang w:bidi="ar-SA"/>
        </w:rPr>
        <w:t>$ Hadoop fs –put /path of the required file /path in HDFS where to save the file</w:t>
      </w:r>
    </w:p>
    <w:p w:rsidR="00A164C8" w:rsidRPr="00901439" w:rsidRDefault="00A164C8" w:rsidP="00661DFE">
      <w:pPr>
        <w:autoSpaceDE w:val="0"/>
        <w:autoSpaceDN w:val="0"/>
        <w:adjustRightInd w:val="0"/>
        <w:spacing w:after="0" w:line="240" w:lineRule="auto"/>
        <w:rPr>
          <w:rFonts w:cs="Calibri"/>
          <w:i/>
          <w:color w:val="0070C0"/>
        </w:rPr>
      </w:pPr>
    </w:p>
    <w:p w:rsidR="00A164C8" w:rsidRPr="00901439" w:rsidRDefault="00661DFE" w:rsidP="00A164C8">
      <w:pPr>
        <w:autoSpaceDE w:val="0"/>
        <w:autoSpaceDN w:val="0"/>
        <w:adjustRightInd w:val="0"/>
        <w:spacing w:before="0" w:after="0" w:line="240" w:lineRule="auto"/>
        <w:rPr>
          <w:rFonts w:ascii="Calibri,Italic" w:hAnsi="Calibri,Italic" w:cs="Calibri,Italic"/>
          <w:i/>
          <w:iCs/>
        </w:rPr>
      </w:pPr>
      <w:r w:rsidRPr="00901439">
        <w:rPr>
          <w:rFonts w:ascii="Calibri,Italic" w:hAnsi="Calibri,Italic" w:cs="Calibri,Italic"/>
          <w:i/>
          <w:iCs/>
        </w:rPr>
        <w:t>Problem with put Command</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We can use the put command of Hadoop to transfer data from these sources to HDFS. But, it suffers from thefollowing drawbacks:</w:t>
      </w:r>
    </w:p>
    <w:p w:rsidR="00661DFE" w:rsidRPr="00901439" w:rsidRDefault="00661DFE" w:rsidP="00ED289C">
      <w:pPr>
        <w:pStyle w:val="ListParagraph"/>
        <w:numPr>
          <w:ilvl w:val="0"/>
          <w:numId w:val="68"/>
        </w:numPr>
        <w:autoSpaceDE w:val="0"/>
        <w:autoSpaceDN w:val="0"/>
        <w:adjustRightInd w:val="0"/>
        <w:spacing w:after="0" w:line="240" w:lineRule="auto"/>
        <w:rPr>
          <w:rFonts w:cs="Calibri"/>
          <w:sz w:val="22"/>
          <w:szCs w:val="22"/>
          <w:lang w:bidi="ar-SA"/>
        </w:rPr>
      </w:pPr>
      <w:r w:rsidRPr="00901439">
        <w:rPr>
          <w:rFonts w:cs="Calibri"/>
          <w:sz w:val="22"/>
          <w:szCs w:val="22"/>
          <w:lang w:bidi="ar-SA"/>
        </w:rPr>
        <w:lastRenderedPageBreak/>
        <w:t>Using put command, we can transfer only one file at a time while the data generators generate data at amuch higher rate. Since the analysis made on older data is less accurate, we need to have a solution totransfer data in real time.</w:t>
      </w:r>
    </w:p>
    <w:p w:rsidR="00661DFE" w:rsidRPr="00901439" w:rsidRDefault="00661DFE" w:rsidP="00ED289C">
      <w:pPr>
        <w:pStyle w:val="ListParagraph"/>
        <w:numPr>
          <w:ilvl w:val="0"/>
          <w:numId w:val="68"/>
        </w:numPr>
        <w:autoSpaceDE w:val="0"/>
        <w:autoSpaceDN w:val="0"/>
        <w:adjustRightInd w:val="0"/>
        <w:spacing w:after="0" w:line="240" w:lineRule="auto"/>
        <w:rPr>
          <w:rFonts w:cs="Calibri"/>
          <w:sz w:val="22"/>
          <w:szCs w:val="22"/>
          <w:lang w:bidi="ar-SA"/>
        </w:rPr>
      </w:pPr>
      <w:r w:rsidRPr="00901439">
        <w:rPr>
          <w:rFonts w:cs="Calibri"/>
          <w:sz w:val="22"/>
          <w:szCs w:val="22"/>
          <w:lang w:bidi="ar-SA"/>
        </w:rPr>
        <w:t>If we use put command, the data is needed to be packaged and should be ready for the upload. Since thewebservers generate data continuously, it is a very difficult task.What we need here is a solution that can overcome the drawbacks of put command and transfer the "streamingdata" from data generators to centralized stores (especially HDFS) with less delay.</w:t>
      </w:r>
    </w:p>
    <w:p w:rsidR="00661DFE" w:rsidRPr="00901439" w:rsidRDefault="00661DFE" w:rsidP="00661DFE">
      <w:pPr>
        <w:autoSpaceDE w:val="0"/>
        <w:autoSpaceDN w:val="0"/>
        <w:adjustRightInd w:val="0"/>
        <w:spacing w:after="0" w:line="240" w:lineRule="auto"/>
        <w:rPr>
          <w:rFonts w:ascii="Calibri,BoldItalic" w:hAnsi="Calibri,BoldItalic" w:cs="Calibri,BoldItalic"/>
          <w:bCs/>
          <w:i/>
          <w:iCs/>
        </w:rPr>
      </w:pPr>
      <w:r w:rsidRPr="00901439">
        <w:rPr>
          <w:rFonts w:ascii="Calibri,BoldItalic" w:hAnsi="Calibri,BoldItalic" w:cs="Calibri,BoldItalic"/>
          <w:bCs/>
          <w:i/>
          <w:iCs/>
        </w:rPr>
        <w:t>Problem with HDFS</w:t>
      </w:r>
    </w:p>
    <w:p w:rsidR="00A164C8"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In HDFS, the file exists as a directory entry and the length of the file will be considered as zero till it is closed. Forexample, if a source is writing data into HDFS and the network was interrupted in the middle of the operation(without closing the file), then the data written in the file will be lost.Therefore we need a reliable, configurable, and maintainable system to transfer the log data into HDFS.</w:t>
      </w:r>
    </w:p>
    <w:p w:rsidR="00A164C8" w:rsidRPr="00901439" w:rsidRDefault="00A164C8"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Note: In POSIX file system such as Linux, whenever we are accessing a file (say performing write operation), andother programs can still read this file (at least the saved portion of the file). This is because the file exists on thedisc before it is closed.</w:t>
      </w:r>
    </w:p>
    <w:p w:rsidR="00A164C8" w:rsidRPr="00901439" w:rsidRDefault="00A164C8" w:rsidP="00A164C8">
      <w:pPr>
        <w:autoSpaceDE w:val="0"/>
        <w:autoSpaceDN w:val="0"/>
        <w:adjustRightInd w:val="0"/>
        <w:spacing w:before="0" w:after="0" w:line="240" w:lineRule="auto"/>
        <w:rPr>
          <w:rFonts w:cs="Calibri"/>
        </w:rPr>
      </w:pPr>
    </w:p>
    <w:p w:rsidR="00A164C8" w:rsidRPr="00901439" w:rsidRDefault="00A164C8" w:rsidP="00A164C8">
      <w:pPr>
        <w:pStyle w:val="Heading3"/>
      </w:pPr>
      <w:bookmarkStart w:id="182" w:name="_Toc481554799"/>
      <w:r w:rsidRPr="00901439">
        <w:t>Available Solutions</w:t>
      </w:r>
      <w:bookmarkEnd w:id="182"/>
    </w:p>
    <w:p w:rsidR="00A164C8" w:rsidRPr="00901439" w:rsidRDefault="00A164C8" w:rsidP="00A164C8">
      <w:pPr>
        <w:autoSpaceDE w:val="0"/>
        <w:autoSpaceDN w:val="0"/>
        <w:adjustRightInd w:val="0"/>
        <w:spacing w:before="0" w:after="0" w:line="240" w:lineRule="auto"/>
        <w:rPr>
          <w:rFonts w:ascii="Calibri,BoldItalic" w:hAnsi="Calibri,BoldItalic" w:cs="Calibri,BoldItalic"/>
          <w:bCs/>
          <w:i/>
          <w:iCs/>
        </w:rPr>
      </w:pPr>
    </w:p>
    <w:p w:rsidR="00661DFE" w:rsidRPr="00901439" w:rsidRDefault="00661DFE" w:rsidP="00A164C8">
      <w:pPr>
        <w:autoSpaceDE w:val="0"/>
        <w:autoSpaceDN w:val="0"/>
        <w:adjustRightInd w:val="0"/>
        <w:spacing w:before="0" w:after="0" w:line="240" w:lineRule="auto"/>
        <w:rPr>
          <w:rFonts w:cs="Calibri"/>
        </w:rPr>
      </w:pPr>
      <w:r w:rsidRPr="00901439">
        <w:rPr>
          <w:rFonts w:cs="Calibri"/>
        </w:rPr>
        <w:t>To send streaming data (log files, events etc..,) from various sources to HDFS, we have the following tools availableat our disposal:</w:t>
      </w:r>
    </w:p>
    <w:p w:rsidR="00A164C8" w:rsidRPr="00901439" w:rsidRDefault="00A164C8" w:rsidP="00F96AE2">
      <w:pPr>
        <w:pStyle w:val="ListParagraph"/>
        <w:numPr>
          <w:ilvl w:val="0"/>
          <w:numId w:val="71"/>
        </w:numPr>
        <w:autoSpaceDE w:val="0"/>
        <w:autoSpaceDN w:val="0"/>
        <w:adjustRightInd w:val="0"/>
        <w:spacing w:before="0" w:after="0" w:line="240" w:lineRule="auto"/>
        <w:rPr>
          <w:rFonts w:cs="Calibri"/>
        </w:rPr>
      </w:pPr>
      <w:r w:rsidRPr="00901439">
        <w:rPr>
          <w:rFonts w:cs="Calibri"/>
        </w:rPr>
        <w:t>Apache Flume</w:t>
      </w:r>
    </w:p>
    <w:p w:rsidR="00A164C8" w:rsidRPr="00901439" w:rsidRDefault="00DC3653" w:rsidP="00F96AE2">
      <w:pPr>
        <w:pStyle w:val="ListParagraph"/>
        <w:numPr>
          <w:ilvl w:val="0"/>
          <w:numId w:val="71"/>
        </w:numPr>
        <w:autoSpaceDE w:val="0"/>
        <w:autoSpaceDN w:val="0"/>
        <w:adjustRightInd w:val="0"/>
        <w:spacing w:before="0" w:after="0" w:line="240" w:lineRule="auto"/>
        <w:rPr>
          <w:rFonts w:cs="Calibri"/>
        </w:rPr>
      </w:pPr>
      <w:r w:rsidRPr="00901439">
        <w:rPr>
          <w:rFonts w:cs="Calibri"/>
        </w:rPr>
        <w:t>Apache Kafka</w:t>
      </w:r>
    </w:p>
    <w:p w:rsidR="00A164C8" w:rsidRPr="00901439" w:rsidRDefault="00A164C8" w:rsidP="00A164C8">
      <w:pPr>
        <w:autoSpaceDE w:val="0"/>
        <w:autoSpaceDN w:val="0"/>
        <w:adjustRightInd w:val="0"/>
        <w:spacing w:before="0" w:after="0" w:line="240" w:lineRule="auto"/>
        <w:rPr>
          <w:rFonts w:cs="Calibri"/>
        </w:rPr>
      </w:pPr>
      <w:r w:rsidRPr="00901439">
        <w:rPr>
          <w:rFonts w:cs="Calibri"/>
        </w:rPr>
        <w:tab/>
      </w:r>
    </w:p>
    <w:p w:rsidR="00661DFE" w:rsidRPr="00901439" w:rsidRDefault="00661DFE" w:rsidP="00A164C8">
      <w:pPr>
        <w:autoSpaceDE w:val="0"/>
        <w:autoSpaceDN w:val="0"/>
        <w:adjustRightInd w:val="0"/>
        <w:spacing w:before="0" w:after="0" w:line="240" w:lineRule="auto"/>
        <w:rPr>
          <w:rFonts w:ascii="Calibri,Bold" w:hAnsi="Calibri,Bold" w:cs="Calibri,Bold"/>
          <w:bCs/>
        </w:rPr>
      </w:pPr>
      <w:r w:rsidRPr="00901439">
        <w:rPr>
          <w:rFonts w:ascii="Calibri,Bold" w:hAnsi="Calibri,Bold" w:cs="Calibri,Bold"/>
          <w:bCs/>
        </w:rPr>
        <w:t>Apache Flume</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Apache Flume is a tool/service/data ingestion mechanism for collecting aggregating and transporting largeamounts of streaming data such as log data, events (etc...) from various webservers to a centralized data store.</w:t>
      </w:r>
    </w:p>
    <w:p w:rsidR="006E272D" w:rsidRPr="00901439" w:rsidRDefault="006E272D"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It is a highly reliable, distributed, and configurable tool that is principally designed to transfer streaming data fromvarious sources to HDFS.</w:t>
      </w:r>
    </w:p>
    <w:p w:rsidR="00ED289C" w:rsidRPr="00901439" w:rsidRDefault="00ED289C"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ascii="Calibri,Bold" w:hAnsi="Calibri,Bold" w:cs="Calibri,Bold"/>
          <w:bCs/>
        </w:rPr>
      </w:pPr>
      <w:r w:rsidRPr="00901439">
        <w:rPr>
          <w:rFonts w:ascii="Calibri,Bold" w:hAnsi="Calibri,Bold" w:cs="Calibri,Bold"/>
          <w:bCs/>
        </w:rPr>
        <w:t>Apache Kafka</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Kafka has been developed by Apache Software Foundation. It is an open-source message broker. Using Kafka, wecan handle feeds with high-throughput and low-latency.</w:t>
      </w:r>
    </w:p>
    <w:p w:rsidR="004D11B6" w:rsidRPr="00901439" w:rsidRDefault="004D11B6" w:rsidP="00A164C8">
      <w:pPr>
        <w:autoSpaceDE w:val="0"/>
        <w:autoSpaceDN w:val="0"/>
        <w:adjustRightInd w:val="0"/>
        <w:spacing w:before="0" w:after="0" w:line="240" w:lineRule="auto"/>
        <w:rPr>
          <w:rFonts w:cs="Calibri"/>
          <w:sz w:val="22"/>
          <w:szCs w:val="22"/>
          <w:lang w:bidi="ar-SA"/>
        </w:rPr>
      </w:pPr>
    </w:p>
    <w:p w:rsidR="004D11B6" w:rsidRPr="00901439" w:rsidRDefault="004D11B6" w:rsidP="004D11B6">
      <w:pPr>
        <w:pStyle w:val="Heading3"/>
      </w:pPr>
      <w:bookmarkStart w:id="183" w:name="_Toc481554800"/>
      <w:r w:rsidRPr="00901439">
        <w:t>FLUME Configuration files</w:t>
      </w:r>
      <w:bookmarkEnd w:id="183"/>
    </w:p>
    <w:p w:rsidR="004D11B6" w:rsidRPr="00901439" w:rsidRDefault="004D11B6" w:rsidP="00667CCF">
      <w:pPr>
        <w:pStyle w:val="ListParagraph"/>
        <w:numPr>
          <w:ilvl w:val="0"/>
          <w:numId w:val="75"/>
        </w:numPr>
        <w:rPr>
          <w:rFonts w:cs="Calibri"/>
          <w:sz w:val="22"/>
          <w:szCs w:val="22"/>
          <w:lang w:bidi="ar-SA"/>
        </w:rPr>
      </w:pPr>
      <w:r w:rsidRPr="00901439">
        <w:rPr>
          <w:rFonts w:cs="Calibri"/>
          <w:sz w:val="22"/>
          <w:szCs w:val="22"/>
          <w:lang w:bidi="ar-SA"/>
        </w:rPr>
        <w:t>Agent Conf Files: Used for configuring agents.</w:t>
      </w:r>
      <w:r w:rsidR="00234856" w:rsidRPr="00901439">
        <w:rPr>
          <w:rFonts w:cs="Calibri"/>
          <w:sz w:val="22"/>
          <w:szCs w:val="22"/>
          <w:lang w:bidi="ar-SA"/>
        </w:rPr>
        <w:t xml:space="preserve"> (when naming the agent conf files, use action names explaining what they do)</w:t>
      </w:r>
    </w:p>
    <w:p w:rsidR="004D11B6" w:rsidRPr="00901439" w:rsidRDefault="004D11B6" w:rsidP="00667CCF">
      <w:pPr>
        <w:pStyle w:val="ListParagraph"/>
        <w:numPr>
          <w:ilvl w:val="0"/>
          <w:numId w:val="75"/>
        </w:numPr>
        <w:rPr>
          <w:rFonts w:cs="Calibri"/>
          <w:sz w:val="22"/>
          <w:szCs w:val="22"/>
          <w:lang w:bidi="ar-SA"/>
        </w:rPr>
      </w:pPr>
      <w:r w:rsidRPr="00901439">
        <w:rPr>
          <w:rFonts w:cs="Calibri"/>
          <w:sz w:val="22"/>
          <w:szCs w:val="22"/>
          <w:lang w:bidi="ar-SA"/>
        </w:rPr>
        <w:t>Flume-env.sh: used for setting javahomw, java opts, Ganglia monitoring</w:t>
      </w:r>
    </w:p>
    <w:p w:rsidR="004D11B6" w:rsidRPr="00901439" w:rsidRDefault="004D11B6" w:rsidP="00667CCF">
      <w:pPr>
        <w:pStyle w:val="ListParagraph"/>
        <w:numPr>
          <w:ilvl w:val="0"/>
          <w:numId w:val="75"/>
        </w:numPr>
        <w:rPr>
          <w:rFonts w:cs="Calibri"/>
          <w:sz w:val="22"/>
          <w:szCs w:val="22"/>
          <w:lang w:bidi="ar-SA"/>
        </w:rPr>
      </w:pPr>
      <w:r w:rsidRPr="00901439">
        <w:rPr>
          <w:rFonts w:cs="Calibri"/>
          <w:sz w:val="22"/>
          <w:szCs w:val="22"/>
          <w:lang w:bidi="ar-SA"/>
        </w:rPr>
        <w:t>Log4j.properties: used for setting logging properties</w:t>
      </w:r>
    </w:p>
    <w:p w:rsidR="001D121F" w:rsidRPr="00901439" w:rsidRDefault="001D121F" w:rsidP="001D121F">
      <w:pPr>
        <w:rPr>
          <w:rFonts w:cs="Calibri"/>
          <w:sz w:val="22"/>
          <w:szCs w:val="22"/>
          <w:lang w:bidi="ar-SA"/>
        </w:rPr>
      </w:pPr>
      <w:r w:rsidRPr="00901439">
        <w:rPr>
          <w:rFonts w:cs="Calibri"/>
          <w:sz w:val="22"/>
          <w:szCs w:val="22"/>
          <w:lang w:bidi="ar-SA"/>
        </w:rPr>
        <w:t>You should have installed below to have FLUME</w:t>
      </w:r>
    </w:p>
    <w:p w:rsidR="001D121F" w:rsidRPr="00901439" w:rsidRDefault="001D121F" w:rsidP="00667CCF">
      <w:pPr>
        <w:pStyle w:val="ListParagraph"/>
        <w:numPr>
          <w:ilvl w:val="0"/>
          <w:numId w:val="76"/>
        </w:numPr>
        <w:rPr>
          <w:rFonts w:cs="Calibri"/>
          <w:sz w:val="22"/>
          <w:szCs w:val="22"/>
          <w:lang w:bidi="ar-SA"/>
        </w:rPr>
      </w:pPr>
      <w:r w:rsidRPr="00901439">
        <w:rPr>
          <w:rFonts w:cs="Calibri"/>
          <w:sz w:val="22"/>
          <w:szCs w:val="22"/>
          <w:lang w:bidi="ar-SA"/>
        </w:rPr>
        <w:t>Hadoop</w:t>
      </w:r>
    </w:p>
    <w:p w:rsidR="001D121F" w:rsidRPr="00901439" w:rsidRDefault="001D121F" w:rsidP="00667CCF">
      <w:pPr>
        <w:pStyle w:val="ListParagraph"/>
        <w:numPr>
          <w:ilvl w:val="0"/>
          <w:numId w:val="76"/>
        </w:numPr>
        <w:rPr>
          <w:rFonts w:cs="Calibri"/>
          <w:sz w:val="22"/>
          <w:szCs w:val="22"/>
          <w:lang w:bidi="ar-SA"/>
        </w:rPr>
      </w:pPr>
      <w:r w:rsidRPr="00901439">
        <w:rPr>
          <w:rFonts w:cs="Calibri"/>
          <w:sz w:val="22"/>
          <w:szCs w:val="22"/>
          <w:lang w:bidi="ar-SA"/>
        </w:rPr>
        <w:t>HBase</w:t>
      </w:r>
    </w:p>
    <w:p w:rsidR="001D121F" w:rsidRPr="00901439" w:rsidRDefault="001D121F" w:rsidP="00667CCF">
      <w:pPr>
        <w:pStyle w:val="ListParagraph"/>
        <w:numPr>
          <w:ilvl w:val="0"/>
          <w:numId w:val="76"/>
        </w:numPr>
        <w:rPr>
          <w:rFonts w:cs="Calibri"/>
          <w:sz w:val="22"/>
          <w:szCs w:val="22"/>
          <w:lang w:bidi="ar-SA"/>
        </w:rPr>
      </w:pPr>
      <w:r w:rsidRPr="00901439">
        <w:rPr>
          <w:rFonts w:cs="Calibri"/>
          <w:sz w:val="22"/>
          <w:szCs w:val="22"/>
          <w:lang w:bidi="ar-SA"/>
        </w:rPr>
        <w:t>Hive</w:t>
      </w:r>
    </w:p>
    <w:p w:rsidR="00931000" w:rsidRPr="00901439" w:rsidRDefault="00931000" w:rsidP="00931000">
      <w:pPr>
        <w:pStyle w:val="Heading3"/>
      </w:pPr>
      <w:bookmarkStart w:id="184" w:name="_Toc481554801"/>
      <w:r w:rsidRPr="00901439">
        <w:lastRenderedPageBreak/>
        <w:t>Installing Flume</w:t>
      </w:r>
      <w:bookmarkEnd w:id="184"/>
    </w:p>
    <w:p w:rsidR="004D11B6" w:rsidRPr="00901439" w:rsidRDefault="004D11B6" w:rsidP="00A164C8">
      <w:pPr>
        <w:autoSpaceDE w:val="0"/>
        <w:autoSpaceDN w:val="0"/>
        <w:adjustRightInd w:val="0"/>
        <w:spacing w:before="0" w:after="0" w:line="240" w:lineRule="auto"/>
        <w:rPr>
          <w:rFonts w:cs="Calibri"/>
          <w:sz w:val="22"/>
          <w:szCs w:val="22"/>
          <w:lang w:bidi="ar-SA"/>
        </w:rPr>
      </w:pPr>
    </w:p>
    <w:p w:rsidR="00600A70" w:rsidRPr="00901439" w:rsidRDefault="00600A70" w:rsidP="00667CCF">
      <w:pPr>
        <w:pStyle w:val="ListParagraph"/>
        <w:numPr>
          <w:ilvl w:val="0"/>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Install flume</w:t>
      </w:r>
      <w:r w:rsidR="00234856" w:rsidRPr="00901439">
        <w:rPr>
          <w:rFonts w:cs="Calibri"/>
          <w:sz w:val="22"/>
          <w:szCs w:val="22"/>
          <w:lang w:bidi="ar-SA"/>
        </w:rPr>
        <w:t xml:space="preserve"> and flume agent</w:t>
      </w:r>
    </w:p>
    <w:p w:rsidR="00234856" w:rsidRPr="00901439" w:rsidRDefault="00234856" w:rsidP="00667CCF">
      <w:pPr>
        <w:pStyle w:val="ListParagraph"/>
        <w:numPr>
          <w:ilvl w:val="1"/>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Make a symlink</w:t>
      </w:r>
    </w:p>
    <w:p w:rsidR="00234856" w:rsidRPr="00901439" w:rsidRDefault="00234856" w:rsidP="00667CCF">
      <w:pPr>
        <w:pStyle w:val="ListParagraph"/>
        <w:numPr>
          <w:ilvl w:val="1"/>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Configure the configuration directory</w:t>
      </w:r>
    </w:p>
    <w:p w:rsidR="00234856" w:rsidRPr="00901439" w:rsidRDefault="00234856" w:rsidP="00667CCF">
      <w:pPr>
        <w:pStyle w:val="ListParagraph"/>
        <w:numPr>
          <w:ilvl w:val="1"/>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Change the ownership of the filesystem directories</w:t>
      </w:r>
    </w:p>
    <w:p w:rsidR="00234856" w:rsidRPr="00901439" w:rsidRDefault="00234856" w:rsidP="00667CCF">
      <w:pPr>
        <w:pStyle w:val="ListParagraph"/>
        <w:numPr>
          <w:ilvl w:val="1"/>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Configure the working directory</w:t>
      </w:r>
    </w:p>
    <w:p w:rsidR="00600A70" w:rsidRPr="00901439" w:rsidRDefault="00600A70" w:rsidP="00667CCF">
      <w:pPr>
        <w:pStyle w:val="ListParagraph"/>
        <w:numPr>
          <w:ilvl w:val="0"/>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Install connector (JDBC connector)</w:t>
      </w:r>
    </w:p>
    <w:p w:rsidR="00600A70" w:rsidRPr="00901439" w:rsidRDefault="00600A70" w:rsidP="00667CCF">
      <w:pPr>
        <w:pStyle w:val="ListParagraph"/>
        <w:numPr>
          <w:ilvl w:val="0"/>
          <w:numId w:val="77"/>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Edit the LOG4j.properties to set the log file path.</w:t>
      </w:r>
    </w:p>
    <w:p w:rsidR="006E272D" w:rsidRPr="00901439" w:rsidRDefault="006E272D" w:rsidP="006E272D">
      <w:pPr>
        <w:autoSpaceDE w:val="0"/>
        <w:autoSpaceDN w:val="0"/>
        <w:adjustRightInd w:val="0"/>
        <w:spacing w:before="0" w:after="0" w:line="240" w:lineRule="auto"/>
        <w:rPr>
          <w:rFonts w:cs="Calibri"/>
          <w:sz w:val="22"/>
          <w:szCs w:val="22"/>
          <w:lang w:bidi="ar-SA"/>
        </w:rPr>
      </w:pPr>
    </w:p>
    <w:p w:rsidR="006E272D" w:rsidRPr="00901439" w:rsidRDefault="006E272D" w:rsidP="006E272D">
      <w:pPr>
        <w:autoSpaceDE w:val="0"/>
        <w:autoSpaceDN w:val="0"/>
        <w:adjustRightInd w:val="0"/>
        <w:spacing w:before="0" w:after="0" w:line="240" w:lineRule="auto"/>
        <w:rPr>
          <w:rFonts w:cs="Calibri"/>
          <w:sz w:val="22"/>
          <w:szCs w:val="22"/>
          <w:lang w:bidi="ar-SA"/>
        </w:rPr>
      </w:pPr>
    </w:p>
    <w:p w:rsidR="006E272D" w:rsidRPr="00901439" w:rsidRDefault="006E272D" w:rsidP="006E272D">
      <w:pPr>
        <w:pStyle w:val="Heading3"/>
      </w:pPr>
      <w:bookmarkStart w:id="185" w:name="_Toc481554802"/>
      <w:r w:rsidRPr="00901439">
        <w:t>Functional parts of Flume</w:t>
      </w:r>
      <w:bookmarkEnd w:id="185"/>
    </w:p>
    <w:p w:rsidR="006E272D" w:rsidRPr="00901439" w:rsidRDefault="006E272D" w:rsidP="00667CCF">
      <w:pPr>
        <w:pStyle w:val="ListParagraph"/>
        <w:numPr>
          <w:ilvl w:val="0"/>
          <w:numId w:val="78"/>
        </w:numPr>
        <w:rPr>
          <w:rFonts w:cs="Calibri"/>
          <w:sz w:val="22"/>
          <w:szCs w:val="22"/>
          <w:lang w:bidi="ar-SA"/>
        </w:rPr>
      </w:pPr>
      <w:r w:rsidRPr="00901439">
        <w:rPr>
          <w:rFonts w:cs="Calibri"/>
          <w:sz w:val="22"/>
          <w:szCs w:val="22"/>
          <w:lang w:bidi="ar-SA"/>
        </w:rPr>
        <w:t>Event, single transaction of data, normally a single line of data ending with a new line character.</w:t>
      </w:r>
    </w:p>
    <w:p w:rsidR="006E272D" w:rsidRPr="00901439" w:rsidRDefault="006E272D" w:rsidP="00667CCF">
      <w:pPr>
        <w:pStyle w:val="ListParagraph"/>
        <w:numPr>
          <w:ilvl w:val="0"/>
          <w:numId w:val="78"/>
        </w:numPr>
        <w:rPr>
          <w:rFonts w:cs="Calibri"/>
          <w:sz w:val="22"/>
          <w:szCs w:val="22"/>
          <w:lang w:bidi="ar-SA"/>
        </w:rPr>
      </w:pPr>
      <w:r w:rsidRPr="00901439">
        <w:rPr>
          <w:rFonts w:cs="Calibri"/>
          <w:sz w:val="22"/>
          <w:szCs w:val="22"/>
          <w:lang w:bidi="ar-SA"/>
        </w:rPr>
        <w:t>Source, Source of data to be transmitted.</w:t>
      </w:r>
      <w:r w:rsidR="00A05B09" w:rsidRPr="00901439">
        <w:rPr>
          <w:rFonts w:cs="Calibri"/>
          <w:sz w:val="22"/>
          <w:szCs w:val="22"/>
          <w:lang w:bidi="ar-SA"/>
        </w:rPr>
        <w:t>(location of the data that needs to be transmitted)</w:t>
      </w:r>
    </w:p>
    <w:p w:rsidR="006E272D" w:rsidRPr="00901439" w:rsidRDefault="006E272D" w:rsidP="00667CCF">
      <w:pPr>
        <w:pStyle w:val="ListParagraph"/>
        <w:numPr>
          <w:ilvl w:val="0"/>
          <w:numId w:val="78"/>
        </w:numPr>
        <w:rPr>
          <w:rFonts w:cs="Calibri"/>
          <w:sz w:val="22"/>
          <w:szCs w:val="22"/>
          <w:lang w:bidi="ar-SA"/>
        </w:rPr>
      </w:pPr>
      <w:r w:rsidRPr="00901439">
        <w:rPr>
          <w:rFonts w:cs="Calibri"/>
          <w:sz w:val="22"/>
          <w:szCs w:val="22"/>
          <w:lang w:bidi="ar-SA"/>
        </w:rPr>
        <w:t>Sink, repository location for the data transmitted.</w:t>
      </w:r>
    </w:p>
    <w:p w:rsidR="006E272D" w:rsidRPr="00901439" w:rsidRDefault="006E272D" w:rsidP="00667CCF">
      <w:pPr>
        <w:pStyle w:val="ListParagraph"/>
        <w:numPr>
          <w:ilvl w:val="0"/>
          <w:numId w:val="78"/>
        </w:numPr>
        <w:rPr>
          <w:rFonts w:cs="Calibri"/>
          <w:sz w:val="22"/>
          <w:szCs w:val="22"/>
          <w:lang w:bidi="ar-SA"/>
        </w:rPr>
      </w:pPr>
      <w:r w:rsidRPr="00901439">
        <w:rPr>
          <w:rFonts w:cs="Calibri"/>
          <w:sz w:val="22"/>
          <w:szCs w:val="22"/>
          <w:lang w:bidi="ar-SA"/>
        </w:rPr>
        <w:t>Channel, a transmission and retention connection to manage event delivery.</w:t>
      </w:r>
    </w:p>
    <w:p w:rsidR="006E272D" w:rsidRPr="00901439" w:rsidRDefault="006E272D" w:rsidP="00667CCF">
      <w:pPr>
        <w:pStyle w:val="ListParagraph"/>
        <w:numPr>
          <w:ilvl w:val="0"/>
          <w:numId w:val="78"/>
        </w:numPr>
        <w:rPr>
          <w:rFonts w:cs="Calibri"/>
          <w:sz w:val="22"/>
          <w:szCs w:val="22"/>
          <w:lang w:bidi="ar-SA"/>
        </w:rPr>
      </w:pPr>
      <w:r w:rsidRPr="00901439">
        <w:rPr>
          <w:rFonts w:cs="Calibri"/>
          <w:sz w:val="22"/>
          <w:szCs w:val="22"/>
          <w:lang w:bidi="ar-SA"/>
        </w:rPr>
        <w:t>Agent, is the combination of Source, Sink and channel.</w:t>
      </w:r>
    </w:p>
    <w:p w:rsidR="00A05B09" w:rsidRPr="00901439" w:rsidRDefault="00A05B09" w:rsidP="00A05B09">
      <w:pPr>
        <w:pStyle w:val="Heading3"/>
      </w:pPr>
      <w:bookmarkStart w:id="186" w:name="_Toc481554803"/>
      <w:r w:rsidRPr="00901439">
        <w:t>Creating Flume Agents</w:t>
      </w:r>
      <w:bookmarkEnd w:id="186"/>
    </w:p>
    <w:p w:rsidR="00A05B09" w:rsidRPr="00901439" w:rsidRDefault="00F534FC" w:rsidP="00A05B09">
      <w:pPr>
        <w:rPr>
          <w:rFonts w:cs="Calibri"/>
          <w:sz w:val="22"/>
          <w:szCs w:val="22"/>
          <w:lang w:bidi="ar-SA"/>
        </w:rPr>
      </w:pPr>
      <w:r w:rsidRPr="00901439">
        <w:rPr>
          <w:rFonts w:cs="Calibri"/>
          <w:sz w:val="22"/>
          <w:szCs w:val="22"/>
          <w:lang w:bidi="ar-SA"/>
        </w:rPr>
        <w:t>Note: Flume was created for handling weblogs into HDFS and tightly coupled to Hadoop.</w:t>
      </w:r>
    </w:p>
    <w:p w:rsidR="00F534FC" w:rsidRPr="00901439" w:rsidRDefault="00F534FC" w:rsidP="00F534FC">
      <w:pPr>
        <w:pStyle w:val="ListParagraph"/>
        <w:numPr>
          <w:ilvl w:val="0"/>
          <w:numId w:val="71"/>
        </w:numPr>
        <w:rPr>
          <w:rFonts w:cs="Calibri"/>
          <w:sz w:val="22"/>
          <w:szCs w:val="22"/>
          <w:lang w:bidi="ar-SA"/>
        </w:rPr>
      </w:pPr>
      <w:r w:rsidRPr="00901439">
        <w:rPr>
          <w:rFonts w:cs="Calibri"/>
          <w:sz w:val="22"/>
          <w:szCs w:val="22"/>
          <w:lang w:bidi="ar-SA"/>
        </w:rPr>
        <w:t>Line- oriented for textual data</w:t>
      </w:r>
    </w:p>
    <w:p w:rsidR="00F534FC" w:rsidRPr="00901439" w:rsidRDefault="00F534FC" w:rsidP="00F534FC">
      <w:pPr>
        <w:pStyle w:val="ListParagraph"/>
        <w:numPr>
          <w:ilvl w:val="0"/>
          <w:numId w:val="71"/>
        </w:numPr>
        <w:rPr>
          <w:rFonts w:cs="Calibri"/>
          <w:sz w:val="22"/>
          <w:szCs w:val="22"/>
          <w:lang w:bidi="ar-SA"/>
        </w:rPr>
      </w:pPr>
      <w:r w:rsidRPr="00901439">
        <w:rPr>
          <w:rFonts w:cs="Calibri"/>
          <w:sz w:val="22"/>
          <w:szCs w:val="22"/>
          <w:lang w:bidi="ar-SA"/>
        </w:rPr>
        <w:t>Every line is read as an event</w:t>
      </w:r>
    </w:p>
    <w:p w:rsidR="00F534FC" w:rsidRPr="00901439" w:rsidRDefault="00F534FC" w:rsidP="00F534FC">
      <w:pPr>
        <w:pStyle w:val="ListParagraph"/>
        <w:numPr>
          <w:ilvl w:val="0"/>
          <w:numId w:val="71"/>
        </w:numPr>
        <w:rPr>
          <w:rFonts w:cs="Calibri"/>
          <w:sz w:val="22"/>
          <w:szCs w:val="22"/>
          <w:lang w:bidi="ar-SA"/>
        </w:rPr>
      </w:pPr>
      <w:r w:rsidRPr="00901439">
        <w:rPr>
          <w:rFonts w:cs="Calibri"/>
          <w:sz w:val="22"/>
          <w:szCs w:val="22"/>
          <w:lang w:bidi="ar-SA"/>
        </w:rPr>
        <w:t>Do not use to transport binary data</w:t>
      </w:r>
      <w:r w:rsidR="000263EA" w:rsidRPr="00901439">
        <w:rPr>
          <w:rFonts w:cs="Calibri"/>
          <w:sz w:val="22"/>
          <w:szCs w:val="22"/>
          <w:lang w:bidi="ar-SA"/>
        </w:rPr>
        <w:t xml:space="preserve"> (Solution is to use AVRO)</w:t>
      </w:r>
    </w:p>
    <w:p w:rsidR="00F534FC" w:rsidRPr="00901439" w:rsidRDefault="00F534FC" w:rsidP="00F534FC">
      <w:pPr>
        <w:pStyle w:val="ListParagraph"/>
        <w:numPr>
          <w:ilvl w:val="0"/>
          <w:numId w:val="71"/>
        </w:numPr>
        <w:rPr>
          <w:rFonts w:cs="Calibri"/>
          <w:sz w:val="22"/>
          <w:szCs w:val="22"/>
          <w:lang w:bidi="ar-SA"/>
        </w:rPr>
      </w:pPr>
      <w:r w:rsidRPr="00901439">
        <w:rPr>
          <w:rFonts w:cs="Calibri"/>
          <w:sz w:val="22"/>
          <w:szCs w:val="22"/>
          <w:lang w:bidi="ar-SA"/>
        </w:rPr>
        <w:t>It doesn’t serialize data.</w:t>
      </w:r>
    </w:p>
    <w:p w:rsidR="000263EA" w:rsidRPr="00901439" w:rsidRDefault="000263EA" w:rsidP="000263EA">
      <w:pPr>
        <w:rPr>
          <w:lang w:bidi="ar-SA"/>
        </w:rPr>
      </w:pPr>
    </w:p>
    <w:p w:rsidR="00DC3653" w:rsidRPr="00901439" w:rsidRDefault="000263EA" w:rsidP="00A164C8">
      <w:pPr>
        <w:autoSpaceDE w:val="0"/>
        <w:autoSpaceDN w:val="0"/>
        <w:adjustRightInd w:val="0"/>
        <w:spacing w:before="0" w:after="0" w:line="240" w:lineRule="auto"/>
        <w:rPr>
          <w:rFonts w:cs="Calibri"/>
        </w:rPr>
      </w:pPr>
      <w:r w:rsidRPr="00901439">
        <w:rPr>
          <w:rFonts w:cs="Calibri"/>
        </w:rPr>
        <w:t>Syntax:</w:t>
      </w:r>
    </w:p>
    <w:p w:rsidR="000263EA" w:rsidRPr="00901439" w:rsidRDefault="000263EA" w:rsidP="00A164C8">
      <w:pPr>
        <w:autoSpaceDE w:val="0"/>
        <w:autoSpaceDN w:val="0"/>
        <w:adjustRightInd w:val="0"/>
        <w:spacing w:before="0" w:after="0" w:line="240" w:lineRule="auto"/>
        <w:rPr>
          <w:rFonts w:cs="Calibri"/>
        </w:rPr>
      </w:pPr>
    </w:p>
    <w:p w:rsidR="000263EA" w:rsidRPr="00901439" w:rsidRDefault="000263EA" w:rsidP="00A164C8">
      <w:pPr>
        <w:autoSpaceDE w:val="0"/>
        <w:autoSpaceDN w:val="0"/>
        <w:adjustRightInd w:val="0"/>
        <w:spacing w:before="0" w:after="0" w:line="240" w:lineRule="auto"/>
        <w:rPr>
          <w:rFonts w:cs="Calibri"/>
          <w:i/>
          <w:color w:val="0070C0"/>
        </w:rPr>
      </w:pPr>
      <w:r w:rsidRPr="00901439">
        <w:rPr>
          <w:rFonts w:cs="Calibri"/>
        </w:rPr>
        <w:tab/>
      </w:r>
      <w:r w:rsidRPr="00901439">
        <w:rPr>
          <w:rFonts w:cs="Calibri"/>
        </w:rPr>
        <w:tab/>
      </w:r>
      <w:r w:rsidRPr="00901439">
        <w:rPr>
          <w:rFonts w:cs="Calibri"/>
          <w:i/>
          <w:color w:val="0070C0"/>
        </w:rPr>
        <w:t>flume-ng agent –conf conf_name –conf-file agent.conf_name –name agent_name</w:t>
      </w:r>
    </w:p>
    <w:p w:rsidR="003642D4" w:rsidRPr="00901439" w:rsidRDefault="003642D4" w:rsidP="00A164C8">
      <w:pPr>
        <w:autoSpaceDE w:val="0"/>
        <w:autoSpaceDN w:val="0"/>
        <w:adjustRightInd w:val="0"/>
        <w:spacing w:before="0" w:after="0" w:line="240" w:lineRule="auto"/>
        <w:rPr>
          <w:rFonts w:cs="Calibri"/>
          <w:i/>
          <w:color w:val="0070C0"/>
        </w:rPr>
      </w:pPr>
      <w:r w:rsidRPr="00901439">
        <w:rPr>
          <w:rFonts w:cs="Calibri"/>
          <w:i/>
          <w:color w:val="0070C0"/>
        </w:rPr>
        <w:tab/>
      </w:r>
      <w:r w:rsidRPr="00901439">
        <w:rPr>
          <w:rFonts w:cs="Calibri"/>
          <w:i/>
          <w:color w:val="0070C0"/>
        </w:rPr>
        <w:tab/>
        <w:t>flume-ng agent -c conf -f agent.conf -n agent</w:t>
      </w:r>
    </w:p>
    <w:p w:rsidR="00515833" w:rsidRPr="00901439" w:rsidRDefault="00515833" w:rsidP="00A164C8">
      <w:pPr>
        <w:autoSpaceDE w:val="0"/>
        <w:autoSpaceDN w:val="0"/>
        <w:adjustRightInd w:val="0"/>
        <w:spacing w:before="0" w:after="0" w:line="240" w:lineRule="auto"/>
        <w:rPr>
          <w:rFonts w:cs="Calibri"/>
          <w:i/>
          <w:color w:val="0070C0"/>
        </w:rPr>
      </w:pPr>
    </w:p>
    <w:p w:rsidR="00515833" w:rsidRPr="00901439" w:rsidRDefault="00515833" w:rsidP="00515833">
      <w:pPr>
        <w:rPr>
          <w:rFonts w:cs="Calibri"/>
          <w:sz w:val="22"/>
          <w:szCs w:val="22"/>
          <w:lang w:bidi="ar-SA"/>
        </w:rPr>
      </w:pPr>
      <w:r w:rsidRPr="00901439">
        <w:rPr>
          <w:rFonts w:cs="Calibri"/>
          <w:sz w:val="22"/>
          <w:szCs w:val="22"/>
          <w:lang w:bidi="ar-SA"/>
        </w:rPr>
        <w:t>Best practices for agents files:</w:t>
      </w:r>
    </w:p>
    <w:p w:rsidR="00515833" w:rsidRPr="00901439" w:rsidRDefault="00515833" w:rsidP="00667CCF">
      <w:pPr>
        <w:pStyle w:val="ListParagraph"/>
        <w:numPr>
          <w:ilvl w:val="0"/>
          <w:numId w:val="79"/>
        </w:numPr>
        <w:rPr>
          <w:rFonts w:cs="Calibri"/>
          <w:sz w:val="22"/>
          <w:szCs w:val="22"/>
          <w:lang w:bidi="ar-SA"/>
        </w:rPr>
      </w:pPr>
      <w:r w:rsidRPr="00901439">
        <w:rPr>
          <w:rFonts w:cs="Calibri"/>
          <w:sz w:val="22"/>
          <w:szCs w:val="22"/>
          <w:lang w:bidi="ar-SA"/>
        </w:rPr>
        <w:t>Define and name the components of the agent.</w:t>
      </w:r>
    </w:p>
    <w:p w:rsidR="00515833" w:rsidRPr="00901439" w:rsidRDefault="00515833" w:rsidP="00667CCF">
      <w:pPr>
        <w:pStyle w:val="ListParagraph"/>
        <w:numPr>
          <w:ilvl w:val="0"/>
          <w:numId w:val="79"/>
        </w:numPr>
        <w:rPr>
          <w:rFonts w:cs="Calibri"/>
          <w:sz w:val="22"/>
          <w:szCs w:val="22"/>
          <w:lang w:bidi="ar-SA"/>
        </w:rPr>
      </w:pPr>
      <w:r w:rsidRPr="00901439">
        <w:rPr>
          <w:rFonts w:cs="Calibri"/>
          <w:sz w:val="22"/>
          <w:szCs w:val="22"/>
          <w:lang w:bidi="ar-SA"/>
        </w:rPr>
        <w:t>Configure the source for incoming data.</w:t>
      </w:r>
    </w:p>
    <w:p w:rsidR="00515833" w:rsidRPr="00901439" w:rsidRDefault="00515833" w:rsidP="00667CCF">
      <w:pPr>
        <w:pStyle w:val="ListParagraph"/>
        <w:numPr>
          <w:ilvl w:val="0"/>
          <w:numId w:val="79"/>
        </w:numPr>
        <w:rPr>
          <w:rFonts w:cs="Calibri"/>
          <w:sz w:val="22"/>
          <w:szCs w:val="22"/>
          <w:lang w:bidi="ar-SA"/>
        </w:rPr>
      </w:pPr>
      <w:r w:rsidRPr="00901439">
        <w:rPr>
          <w:rFonts w:cs="Calibri"/>
          <w:sz w:val="22"/>
          <w:szCs w:val="22"/>
          <w:lang w:bidi="ar-SA"/>
        </w:rPr>
        <w:t>Configure the sink for destination data.</w:t>
      </w:r>
    </w:p>
    <w:p w:rsidR="00515833" w:rsidRPr="00901439" w:rsidRDefault="00515833" w:rsidP="00667CCF">
      <w:pPr>
        <w:pStyle w:val="ListParagraph"/>
        <w:numPr>
          <w:ilvl w:val="0"/>
          <w:numId w:val="79"/>
        </w:numPr>
        <w:rPr>
          <w:rFonts w:cs="Calibri"/>
          <w:sz w:val="22"/>
          <w:szCs w:val="22"/>
          <w:lang w:bidi="ar-SA"/>
        </w:rPr>
      </w:pPr>
      <w:r w:rsidRPr="00901439">
        <w:rPr>
          <w:rFonts w:cs="Calibri"/>
          <w:sz w:val="22"/>
          <w:szCs w:val="22"/>
          <w:lang w:bidi="ar-SA"/>
        </w:rPr>
        <w:t>Configure the channel.</w:t>
      </w:r>
    </w:p>
    <w:p w:rsidR="00515833" w:rsidRPr="00901439" w:rsidRDefault="00515833" w:rsidP="00667CCF">
      <w:pPr>
        <w:pStyle w:val="ListParagraph"/>
        <w:numPr>
          <w:ilvl w:val="0"/>
          <w:numId w:val="79"/>
        </w:numPr>
        <w:rPr>
          <w:rFonts w:cs="Calibri"/>
          <w:sz w:val="22"/>
          <w:szCs w:val="22"/>
          <w:lang w:bidi="ar-SA"/>
        </w:rPr>
      </w:pPr>
      <w:r w:rsidRPr="00901439">
        <w:rPr>
          <w:rFonts w:cs="Calibri"/>
          <w:sz w:val="22"/>
          <w:szCs w:val="22"/>
          <w:lang w:bidi="ar-SA"/>
        </w:rPr>
        <w:t>Bind the source to the channel and then bind the sink to the same channel.</w:t>
      </w:r>
    </w:p>
    <w:p w:rsidR="00515833" w:rsidRPr="00901439" w:rsidRDefault="00515833" w:rsidP="00E502E9">
      <w:pPr>
        <w:pStyle w:val="ListParagraph"/>
        <w:rPr>
          <w:rFonts w:cs="Calibri"/>
          <w:sz w:val="22"/>
          <w:szCs w:val="22"/>
          <w:lang w:bidi="ar-SA"/>
        </w:rPr>
      </w:pPr>
    </w:p>
    <w:p w:rsidR="00E502E9" w:rsidRPr="00901439" w:rsidRDefault="00E502E9" w:rsidP="00E502E9">
      <w:pPr>
        <w:pStyle w:val="Heading3"/>
      </w:pPr>
      <w:bookmarkStart w:id="187" w:name="_Toc481554804"/>
      <w:r w:rsidRPr="00901439">
        <w:t>First Agent for Flume</w:t>
      </w:r>
      <w:r w:rsidR="00F36D1B" w:rsidRPr="00901439">
        <w:t xml:space="preserve"> (capturing network data)</w:t>
      </w:r>
      <w:bookmarkEnd w:id="187"/>
    </w:p>
    <w:p w:rsidR="00712110" w:rsidRPr="00901439" w:rsidRDefault="00712110" w:rsidP="00712110">
      <w:pPr>
        <w:rPr>
          <w:rFonts w:cs="Calibri"/>
          <w:sz w:val="22"/>
          <w:szCs w:val="22"/>
          <w:lang w:bidi="ar-SA"/>
        </w:rPr>
      </w:pPr>
      <w:r w:rsidRPr="00901439">
        <w:rPr>
          <w:rFonts w:cs="Calibri"/>
          <w:sz w:val="22"/>
          <w:szCs w:val="22"/>
          <w:lang w:bidi="ar-SA"/>
        </w:rPr>
        <w:lastRenderedPageBreak/>
        <w:t>This agent will open and listen port to 1111, Once it receives the input it writes the input to local file system.</w:t>
      </w:r>
    </w:p>
    <w:p w:rsidR="00085577" w:rsidRPr="00901439" w:rsidRDefault="001B2A80" w:rsidP="00667CCF">
      <w:pPr>
        <w:pStyle w:val="ListParagraph"/>
        <w:numPr>
          <w:ilvl w:val="0"/>
          <w:numId w:val="80"/>
        </w:numPr>
        <w:rPr>
          <w:rFonts w:cs="Calibri"/>
          <w:sz w:val="22"/>
          <w:szCs w:val="22"/>
          <w:lang w:bidi="ar-SA"/>
        </w:rPr>
      </w:pPr>
      <w:r w:rsidRPr="00901439">
        <w:rPr>
          <w:rFonts w:cs="Calibri"/>
          <w:sz w:val="22"/>
          <w:szCs w:val="22"/>
          <w:lang w:bidi="ar-SA"/>
        </w:rPr>
        <w:t>Changing into Working and Conf directory.</w:t>
      </w:r>
    </w:p>
    <w:p w:rsidR="00085577" w:rsidRPr="00901439" w:rsidRDefault="00085577" w:rsidP="00085577">
      <w:pPr>
        <w:pStyle w:val="ListParagraph"/>
        <w:rPr>
          <w:rFonts w:cs="Calibri"/>
          <w:i/>
          <w:color w:val="0070C0"/>
          <w:sz w:val="22"/>
          <w:szCs w:val="22"/>
          <w:lang w:bidi="ar-SA"/>
        </w:rPr>
      </w:pPr>
      <w:r w:rsidRPr="00901439">
        <w:rPr>
          <w:rFonts w:cs="Calibri"/>
          <w:i/>
          <w:color w:val="0070C0"/>
          <w:sz w:val="22"/>
          <w:szCs w:val="22"/>
          <w:lang w:bidi="ar-SA"/>
        </w:rPr>
        <w:t>&gt;cd flume/conf</w:t>
      </w:r>
    </w:p>
    <w:p w:rsidR="006E5A92" w:rsidRPr="00901439" w:rsidRDefault="006E5A92" w:rsidP="00085577">
      <w:pPr>
        <w:pStyle w:val="ListParagraph"/>
        <w:rPr>
          <w:rFonts w:cs="Calibri"/>
          <w:i/>
          <w:color w:val="0070C0"/>
          <w:sz w:val="22"/>
          <w:szCs w:val="22"/>
          <w:lang w:bidi="ar-SA"/>
        </w:rPr>
      </w:pPr>
      <w:r w:rsidRPr="00901439">
        <w:rPr>
          <w:rFonts w:cs="Calibri"/>
          <w:i/>
          <w:color w:val="0070C0"/>
          <w:sz w:val="22"/>
          <w:szCs w:val="22"/>
          <w:lang w:bidi="ar-SA"/>
        </w:rPr>
        <w:t>&gt; vim nc2file.conf</w:t>
      </w:r>
    </w:p>
    <w:p w:rsidR="00B9407F" w:rsidRPr="00901439" w:rsidRDefault="00B9407F" w:rsidP="00D840DB">
      <w:pPr>
        <w:spacing w:before="0" w:after="0"/>
        <w:rPr>
          <w:rFonts w:cs="Calibri"/>
          <w:sz w:val="22"/>
          <w:szCs w:val="22"/>
          <w:lang w:bidi="ar-SA"/>
        </w:rPr>
      </w:pPr>
      <w:r w:rsidRPr="00901439">
        <w:rPr>
          <w:rFonts w:cs="Calibri"/>
          <w:sz w:val="22"/>
          <w:szCs w:val="22"/>
          <w:lang w:bidi="ar-SA"/>
        </w:rPr>
        <w:t>To Define the components for nc2file,</w:t>
      </w:r>
    </w:p>
    <w:p w:rsidR="00B9407F" w:rsidRPr="00901439" w:rsidRDefault="00B9407F" w:rsidP="00D840DB">
      <w:pPr>
        <w:spacing w:before="0" w:after="0"/>
        <w:rPr>
          <w:rFonts w:cs="Calibri"/>
          <w:i/>
          <w:color w:val="0070C0"/>
          <w:sz w:val="22"/>
          <w:szCs w:val="22"/>
          <w:lang w:bidi="ar-SA"/>
        </w:rPr>
      </w:pPr>
      <w:r w:rsidRPr="00901439">
        <w:rPr>
          <w:rFonts w:cs="Calibri"/>
          <w:sz w:val="22"/>
          <w:szCs w:val="22"/>
          <w:lang w:bidi="ar-SA"/>
        </w:rPr>
        <w:tab/>
      </w:r>
      <w:r w:rsidRPr="00901439">
        <w:rPr>
          <w:rFonts w:cs="Calibri"/>
          <w:i/>
          <w:color w:val="0070C0"/>
          <w:sz w:val="22"/>
          <w:szCs w:val="22"/>
          <w:lang w:bidi="ar-SA"/>
        </w:rPr>
        <w:t>nc2file.sources = netcat_source</w:t>
      </w:r>
    </w:p>
    <w:p w:rsidR="00D840DB" w:rsidRPr="00901439" w:rsidRDefault="00D840DB" w:rsidP="009A2CCB">
      <w:pPr>
        <w:spacing w:before="0" w:after="0"/>
        <w:ind w:firstLine="709"/>
        <w:rPr>
          <w:rFonts w:cs="Calibri"/>
          <w:sz w:val="22"/>
          <w:szCs w:val="22"/>
          <w:lang w:bidi="ar-SA"/>
        </w:rPr>
      </w:pPr>
      <w:r w:rsidRPr="00901439">
        <w:rPr>
          <w:rFonts w:cs="Calibri"/>
          <w:sz w:val="22"/>
          <w:szCs w:val="22"/>
          <w:lang w:bidi="ar-SA"/>
        </w:rPr>
        <w:t># we name the agent (nc2file) and functions (sources) here to identify the source.</w:t>
      </w:r>
    </w:p>
    <w:p w:rsidR="00D840DB" w:rsidRPr="00901439" w:rsidRDefault="00D840DB" w:rsidP="00D840DB">
      <w:pPr>
        <w:spacing w:before="0" w:after="0"/>
        <w:rPr>
          <w:rFonts w:cs="Calibri"/>
          <w:sz w:val="22"/>
          <w:szCs w:val="22"/>
          <w:lang w:bidi="ar-SA"/>
        </w:rPr>
      </w:pPr>
    </w:p>
    <w:p w:rsidR="00D268FC" w:rsidRPr="00901439" w:rsidRDefault="00D268FC" w:rsidP="00D840DB">
      <w:pPr>
        <w:spacing w:before="0" w:after="0"/>
        <w:rPr>
          <w:rFonts w:cs="Calibri"/>
          <w:sz w:val="22"/>
          <w:szCs w:val="22"/>
          <w:lang w:bidi="ar-SA"/>
        </w:rPr>
      </w:pPr>
      <w:r w:rsidRPr="00901439">
        <w:rPr>
          <w:rFonts w:cs="Calibri"/>
          <w:sz w:val="22"/>
          <w:szCs w:val="22"/>
          <w:lang w:bidi="ar-SA"/>
        </w:rPr>
        <w:t>To configure the source you have</w:t>
      </w:r>
    </w:p>
    <w:p w:rsidR="00D268FC" w:rsidRPr="00901439" w:rsidRDefault="00D268FC" w:rsidP="00D840DB">
      <w:pPr>
        <w:spacing w:before="0" w:after="0"/>
        <w:rPr>
          <w:rFonts w:cs="Calibri"/>
          <w:i/>
          <w:color w:val="0070C0"/>
          <w:sz w:val="22"/>
          <w:szCs w:val="22"/>
          <w:lang w:bidi="ar-SA"/>
        </w:rPr>
      </w:pPr>
      <w:r w:rsidRPr="00901439">
        <w:rPr>
          <w:rFonts w:cs="Calibri"/>
          <w:i/>
          <w:color w:val="0070C0"/>
          <w:sz w:val="22"/>
          <w:szCs w:val="22"/>
          <w:lang w:bidi="ar-SA"/>
        </w:rPr>
        <w:tab/>
        <w:t>nc2file.sources.netcat_source.type=netcat</w:t>
      </w:r>
    </w:p>
    <w:p w:rsidR="00D268FC" w:rsidRDefault="009A2CCB" w:rsidP="00161EFA">
      <w:pPr>
        <w:spacing w:before="0" w:after="0"/>
        <w:ind w:left="709"/>
        <w:rPr>
          <w:rFonts w:cs="Calibri"/>
          <w:sz w:val="22"/>
          <w:szCs w:val="22"/>
          <w:lang w:bidi="ar-SA"/>
        </w:rPr>
      </w:pPr>
      <w:r w:rsidRPr="00901439">
        <w:rPr>
          <w:rFonts w:cs="Calibri"/>
          <w:sz w:val="22"/>
          <w:szCs w:val="22"/>
          <w:lang w:bidi="ar-SA"/>
        </w:rPr>
        <w:t>#We name the agent(nc2file) and fuctions (sources) and our name for that fuction(netcat_source) and then parameter (type)</w:t>
      </w:r>
    </w:p>
    <w:p w:rsidR="00161EFA" w:rsidRDefault="00161EFA" w:rsidP="00161EFA">
      <w:pPr>
        <w:spacing w:before="0" w:after="0"/>
        <w:ind w:left="709"/>
        <w:rPr>
          <w:rFonts w:cs="Calibri"/>
          <w:sz w:val="22"/>
          <w:szCs w:val="22"/>
          <w:lang w:bidi="ar-SA"/>
        </w:rPr>
      </w:pPr>
    </w:p>
    <w:p w:rsidR="00F22FEB" w:rsidRPr="00A556CB" w:rsidRDefault="00F22FEB" w:rsidP="00F22FEB">
      <w:pPr>
        <w:spacing w:before="0" w:after="0"/>
        <w:rPr>
          <w:rFonts w:cs="Calibri"/>
          <w:sz w:val="22"/>
          <w:szCs w:val="22"/>
          <w:lang w:bidi="ar-SA"/>
        </w:rPr>
      </w:pPr>
      <w:r w:rsidRPr="00A556CB">
        <w:rPr>
          <w:rFonts w:cs="Calibri"/>
          <w:sz w:val="22"/>
          <w:szCs w:val="22"/>
          <w:lang w:bidi="ar-SA"/>
        </w:rPr>
        <w:t># Define the components for nc2file.conf</w:t>
      </w:r>
    </w:p>
    <w:p w:rsidR="00F22FEB" w:rsidRPr="00F22FEB" w:rsidRDefault="00F22FEB" w:rsidP="00F22FEB">
      <w:pPr>
        <w:spacing w:before="0" w:after="0"/>
        <w:rPr>
          <w:rFonts w:cs="Calibri"/>
          <w:i/>
          <w:color w:val="0070C0"/>
          <w:sz w:val="22"/>
          <w:szCs w:val="22"/>
          <w:lang w:bidi="ar-SA"/>
        </w:rPr>
      </w:pPr>
      <w:r w:rsidRPr="00B22556">
        <w:rPr>
          <w:rFonts w:cs="Calibri"/>
          <w:i/>
          <w:color w:val="C0504D" w:themeColor="accent2"/>
          <w:sz w:val="22"/>
          <w:szCs w:val="22"/>
          <w:lang w:bidi="ar-SA"/>
        </w:rPr>
        <w:t>nc2file.sources</w:t>
      </w:r>
      <w:r w:rsidRPr="00F22FEB">
        <w:rPr>
          <w:rFonts w:cs="Calibri"/>
          <w:i/>
          <w:color w:val="0070C0"/>
          <w:sz w:val="22"/>
          <w:szCs w:val="22"/>
          <w:lang w:bidi="ar-SA"/>
        </w:rPr>
        <w:t xml:space="preserve"> = </w:t>
      </w:r>
      <w:r w:rsidRPr="00B22556">
        <w:rPr>
          <w:rFonts w:cs="Calibri"/>
          <w:i/>
          <w:color w:val="C0504D" w:themeColor="accent2"/>
          <w:sz w:val="22"/>
          <w:szCs w:val="22"/>
          <w:lang w:bidi="ar-SA"/>
        </w:rPr>
        <w:t>netcat_source</w:t>
      </w:r>
    </w:p>
    <w:p w:rsidR="00F22FEB" w:rsidRPr="00F22FEB" w:rsidRDefault="00F22FEB" w:rsidP="00F22FEB">
      <w:pPr>
        <w:spacing w:before="0" w:after="0"/>
        <w:rPr>
          <w:rFonts w:cs="Calibri"/>
          <w:i/>
          <w:color w:val="0070C0"/>
          <w:sz w:val="22"/>
          <w:szCs w:val="22"/>
          <w:lang w:bidi="ar-SA"/>
        </w:rPr>
      </w:pPr>
      <w:r w:rsidRPr="00B22556">
        <w:rPr>
          <w:rFonts w:cs="Calibri"/>
          <w:i/>
          <w:color w:val="7030A0"/>
          <w:sz w:val="22"/>
          <w:szCs w:val="22"/>
          <w:lang w:bidi="ar-SA"/>
        </w:rPr>
        <w:t>nc2file.sinks</w:t>
      </w:r>
      <w:r w:rsidRPr="00F22FEB">
        <w:rPr>
          <w:rFonts w:cs="Calibri"/>
          <w:i/>
          <w:color w:val="0070C0"/>
          <w:sz w:val="22"/>
          <w:szCs w:val="22"/>
          <w:lang w:bidi="ar-SA"/>
        </w:rPr>
        <w:t xml:space="preserve"> = </w:t>
      </w:r>
      <w:r w:rsidRPr="00B22556">
        <w:rPr>
          <w:rFonts w:cs="Calibri"/>
          <w:i/>
          <w:color w:val="7030A0"/>
          <w:sz w:val="22"/>
          <w:szCs w:val="22"/>
          <w:lang w:bidi="ar-SA"/>
        </w:rPr>
        <w:t>file_sink</w:t>
      </w:r>
    </w:p>
    <w:p w:rsidR="00F22FEB" w:rsidRPr="00F22FEB" w:rsidRDefault="00F22FEB" w:rsidP="00F22FEB">
      <w:pPr>
        <w:spacing w:before="0" w:after="0"/>
        <w:rPr>
          <w:rFonts w:cs="Calibri"/>
          <w:i/>
          <w:color w:val="0070C0"/>
          <w:sz w:val="22"/>
          <w:szCs w:val="22"/>
          <w:lang w:bidi="ar-SA"/>
        </w:rPr>
      </w:pPr>
      <w:r w:rsidRPr="00B22556">
        <w:rPr>
          <w:rFonts w:cs="Calibri"/>
          <w:i/>
          <w:color w:val="00B050"/>
          <w:sz w:val="22"/>
          <w:szCs w:val="22"/>
          <w:lang w:bidi="ar-SA"/>
        </w:rPr>
        <w:t>nc2file.channels</w:t>
      </w:r>
      <w:r w:rsidRPr="00F22FEB">
        <w:rPr>
          <w:rFonts w:cs="Calibri"/>
          <w:i/>
          <w:color w:val="0070C0"/>
          <w:sz w:val="22"/>
          <w:szCs w:val="22"/>
          <w:lang w:bidi="ar-SA"/>
        </w:rPr>
        <w:t xml:space="preserve"> = </w:t>
      </w:r>
      <w:r w:rsidRPr="00B22556">
        <w:rPr>
          <w:rFonts w:cs="Calibri"/>
          <w:i/>
          <w:color w:val="00B050"/>
          <w:sz w:val="22"/>
          <w:szCs w:val="22"/>
          <w:lang w:bidi="ar-SA"/>
        </w:rPr>
        <w:t>memory_channel</w:t>
      </w:r>
    </w:p>
    <w:p w:rsidR="00F22FEB" w:rsidRDefault="00F22FEB" w:rsidP="00F22FEB">
      <w:pPr>
        <w:spacing w:before="0" w:after="0"/>
      </w:pPr>
    </w:p>
    <w:p w:rsidR="00F22FEB" w:rsidRPr="00A556CB" w:rsidRDefault="00F22FEB" w:rsidP="00F22FEB">
      <w:pPr>
        <w:spacing w:before="0" w:after="0"/>
        <w:rPr>
          <w:rFonts w:cs="Calibri"/>
          <w:sz w:val="22"/>
          <w:szCs w:val="22"/>
          <w:lang w:bidi="ar-SA"/>
        </w:rPr>
      </w:pPr>
      <w:r w:rsidRPr="00A556CB">
        <w:rPr>
          <w:rFonts w:cs="Calibri"/>
          <w:sz w:val="22"/>
          <w:szCs w:val="22"/>
          <w:lang w:bidi="ar-SA"/>
        </w:rPr>
        <w:t>#Configure the source</w:t>
      </w:r>
    </w:p>
    <w:p w:rsidR="00F22FEB" w:rsidRPr="00F22FEB" w:rsidRDefault="00F22FEB" w:rsidP="00F22FEB">
      <w:pPr>
        <w:spacing w:before="0" w:after="0"/>
        <w:rPr>
          <w:rFonts w:cs="Calibri"/>
          <w:i/>
          <w:color w:val="0070C0"/>
          <w:sz w:val="22"/>
          <w:szCs w:val="22"/>
          <w:lang w:bidi="ar-SA"/>
        </w:rPr>
      </w:pPr>
      <w:r w:rsidRPr="00B22556">
        <w:rPr>
          <w:rFonts w:cs="Calibri"/>
          <w:i/>
          <w:color w:val="C0504D" w:themeColor="accent2"/>
          <w:sz w:val="22"/>
          <w:szCs w:val="22"/>
          <w:lang w:bidi="ar-SA"/>
        </w:rPr>
        <w:t>nc2file.sources.netcat_source.</w:t>
      </w:r>
      <w:r w:rsidRPr="00F22FEB">
        <w:rPr>
          <w:rFonts w:cs="Calibri"/>
          <w:i/>
          <w:color w:val="0070C0"/>
          <w:sz w:val="22"/>
          <w:szCs w:val="22"/>
          <w:lang w:bidi="ar-SA"/>
        </w:rPr>
        <w:t>type = netcat</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nc2file.sources.netcat_source.bind = namenode-demo.c.alpine-canto-161617.internal #hostname</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nc2file.sources.netcat_source.port = 1111</w:t>
      </w:r>
    </w:p>
    <w:p w:rsidR="00F22FEB" w:rsidRDefault="00F22FEB" w:rsidP="00F22FEB">
      <w:pPr>
        <w:spacing w:before="0" w:after="0"/>
      </w:pPr>
    </w:p>
    <w:p w:rsidR="00F22FEB" w:rsidRPr="00A556CB" w:rsidRDefault="00F22FEB" w:rsidP="00F22FEB">
      <w:pPr>
        <w:spacing w:before="0" w:after="0"/>
        <w:rPr>
          <w:rFonts w:cs="Calibri"/>
          <w:sz w:val="22"/>
          <w:szCs w:val="22"/>
          <w:lang w:bidi="ar-SA"/>
        </w:rPr>
      </w:pPr>
      <w:r w:rsidRPr="00A556CB">
        <w:rPr>
          <w:rFonts w:cs="Calibri"/>
          <w:sz w:val="22"/>
          <w:szCs w:val="22"/>
          <w:lang w:bidi="ar-SA"/>
        </w:rPr>
        <w:t>#Configure the sink</w:t>
      </w:r>
    </w:p>
    <w:p w:rsidR="00F22FEB" w:rsidRPr="00F22FEB" w:rsidRDefault="00F22FEB" w:rsidP="00F22FEB">
      <w:pPr>
        <w:spacing w:before="0" w:after="0"/>
        <w:rPr>
          <w:rFonts w:cs="Calibri"/>
          <w:i/>
          <w:color w:val="0070C0"/>
          <w:sz w:val="22"/>
          <w:szCs w:val="22"/>
          <w:lang w:bidi="ar-SA"/>
        </w:rPr>
      </w:pPr>
      <w:r w:rsidRPr="00B22556">
        <w:rPr>
          <w:rFonts w:cs="Calibri"/>
          <w:i/>
          <w:color w:val="7030A0"/>
          <w:sz w:val="22"/>
          <w:szCs w:val="22"/>
          <w:lang w:bidi="ar-SA"/>
        </w:rPr>
        <w:t>nc2file.sinks.file_sink.</w:t>
      </w:r>
      <w:r w:rsidRPr="00F22FEB">
        <w:rPr>
          <w:rFonts w:cs="Calibri"/>
          <w:i/>
          <w:color w:val="0070C0"/>
          <w:sz w:val="22"/>
          <w:szCs w:val="22"/>
          <w:lang w:bidi="ar-SA"/>
        </w:rPr>
        <w:t>type = file_roll</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nc2file.sinks.file_sink.sink.directory = /home/hdplearning1984/flume/data</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nc2file.sinks.file_sink.rollInterval = 0</w:t>
      </w:r>
    </w:p>
    <w:p w:rsidR="00F22FEB" w:rsidRPr="00A556CB" w:rsidRDefault="00F22FEB" w:rsidP="00F22FEB">
      <w:pPr>
        <w:spacing w:before="0" w:after="0"/>
        <w:rPr>
          <w:rFonts w:cs="Calibri"/>
          <w:sz w:val="22"/>
          <w:szCs w:val="22"/>
          <w:lang w:bidi="ar-SA"/>
        </w:rPr>
      </w:pPr>
    </w:p>
    <w:p w:rsidR="00F22FEB" w:rsidRPr="00A556CB" w:rsidRDefault="00F22FEB" w:rsidP="00F22FEB">
      <w:pPr>
        <w:spacing w:before="0" w:after="0"/>
        <w:rPr>
          <w:rFonts w:cs="Calibri"/>
          <w:sz w:val="22"/>
          <w:szCs w:val="22"/>
          <w:lang w:bidi="ar-SA"/>
        </w:rPr>
      </w:pPr>
      <w:r w:rsidRPr="00A556CB">
        <w:rPr>
          <w:rFonts w:cs="Calibri"/>
          <w:sz w:val="22"/>
          <w:szCs w:val="22"/>
          <w:lang w:bidi="ar-SA"/>
        </w:rPr>
        <w:t>#configure the channel</w:t>
      </w:r>
    </w:p>
    <w:p w:rsidR="00F22FEB" w:rsidRPr="00F22FEB" w:rsidRDefault="00F22FEB" w:rsidP="00F22FEB">
      <w:pPr>
        <w:spacing w:before="0" w:after="0"/>
        <w:rPr>
          <w:rFonts w:cs="Calibri"/>
          <w:i/>
          <w:color w:val="0070C0"/>
          <w:sz w:val="22"/>
          <w:szCs w:val="22"/>
          <w:lang w:bidi="ar-SA"/>
        </w:rPr>
      </w:pPr>
      <w:r w:rsidRPr="00B22556">
        <w:rPr>
          <w:rFonts w:cs="Calibri"/>
          <w:i/>
          <w:color w:val="00B050"/>
          <w:sz w:val="22"/>
          <w:szCs w:val="22"/>
          <w:lang w:bidi="ar-SA"/>
        </w:rPr>
        <w:t>nc2file.channels.memory_channel.type</w:t>
      </w:r>
      <w:r w:rsidRPr="00F22FEB">
        <w:rPr>
          <w:rFonts w:cs="Calibri"/>
          <w:i/>
          <w:color w:val="0070C0"/>
          <w:sz w:val="22"/>
          <w:szCs w:val="22"/>
          <w:lang w:bidi="ar-SA"/>
        </w:rPr>
        <w:t xml:space="preserve"> = memory</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nc2file.channels.memory_channel.capacity = 1000</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nc2file.channels.memory_channel.transactionCapacity = 100</w:t>
      </w:r>
    </w:p>
    <w:p w:rsidR="00F22FEB" w:rsidRDefault="00F22FEB" w:rsidP="00F22FEB">
      <w:pPr>
        <w:spacing w:before="0" w:after="0"/>
      </w:pPr>
    </w:p>
    <w:p w:rsidR="00F22FEB" w:rsidRPr="00A556CB" w:rsidRDefault="00F22FEB" w:rsidP="00F22FEB">
      <w:pPr>
        <w:spacing w:before="0" w:after="0"/>
        <w:rPr>
          <w:rFonts w:cs="Calibri"/>
          <w:sz w:val="22"/>
          <w:szCs w:val="22"/>
          <w:lang w:bidi="ar-SA"/>
        </w:rPr>
      </w:pPr>
      <w:r w:rsidRPr="00A556CB">
        <w:rPr>
          <w:rFonts w:cs="Calibri"/>
          <w:sz w:val="22"/>
          <w:szCs w:val="22"/>
          <w:lang w:bidi="ar-SA"/>
        </w:rPr>
        <w:t>#Bind the source and the sink to the channel</w:t>
      </w:r>
    </w:p>
    <w:p w:rsidR="00F22FEB" w:rsidRPr="00F22FEB"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nc2file.sources.netcat_source.channel</w:t>
      </w:r>
      <w:r w:rsidRPr="00B22556">
        <w:rPr>
          <w:rFonts w:cs="Calibri"/>
          <w:i/>
          <w:color w:val="FF0000"/>
          <w:sz w:val="22"/>
          <w:szCs w:val="22"/>
          <w:lang w:bidi="ar-SA"/>
        </w:rPr>
        <w:t>s</w:t>
      </w:r>
      <w:r w:rsidRPr="00F22FEB">
        <w:rPr>
          <w:rFonts w:cs="Calibri"/>
          <w:i/>
          <w:color w:val="0070C0"/>
          <w:sz w:val="22"/>
          <w:szCs w:val="22"/>
          <w:lang w:bidi="ar-SA"/>
        </w:rPr>
        <w:t xml:space="preserve"> = memory_channel</w:t>
      </w:r>
    </w:p>
    <w:p w:rsidR="00712110" w:rsidRDefault="00F22FEB" w:rsidP="00F22FEB">
      <w:pPr>
        <w:spacing w:before="0" w:after="0"/>
        <w:rPr>
          <w:rFonts w:cs="Calibri"/>
          <w:i/>
          <w:color w:val="0070C0"/>
          <w:sz w:val="22"/>
          <w:szCs w:val="22"/>
          <w:lang w:bidi="ar-SA"/>
        </w:rPr>
      </w:pPr>
      <w:r w:rsidRPr="00F22FEB">
        <w:rPr>
          <w:rFonts w:cs="Calibri"/>
          <w:i/>
          <w:color w:val="0070C0"/>
          <w:sz w:val="22"/>
          <w:szCs w:val="22"/>
          <w:lang w:bidi="ar-SA"/>
        </w:rPr>
        <w:t>nc2file.sinks.file_sink.channel = memory_channel</w:t>
      </w:r>
    </w:p>
    <w:p w:rsidR="00F53C2A" w:rsidRPr="00F22FEB" w:rsidRDefault="00F53C2A" w:rsidP="00F22FEB">
      <w:pPr>
        <w:spacing w:before="0" w:after="0"/>
        <w:rPr>
          <w:rFonts w:cs="Calibri"/>
          <w:i/>
          <w:color w:val="0070C0"/>
          <w:sz w:val="22"/>
          <w:szCs w:val="22"/>
          <w:lang w:bidi="ar-SA"/>
        </w:rPr>
      </w:pPr>
    </w:p>
    <w:p w:rsidR="009A2CCB" w:rsidRDefault="009A2CCB" w:rsidP="00F53C2A">
      <w:pPr>
        <w:pStyle w:val="ListParagraph"/>
        <w:numPr>
          <w:ilvl w:val="0"/>
          <w:numId w:val="80"/>
        </w:numPr>
        <w:spacing w:before="0" w:after="0"/>
      </w:pPr>
      <w:r w:rsidRPr="00901439">
        <w:t xml:space="preserve">Create the agent “nc2file” </w:t>
      </w:r>
    </w:p>
    <w:p w:rsidR="00F53C2A" w:rsidRPr="00F53C2A" w:rsidRDefault="00F53C2A" w:rsidP="00F53C2A">
      <w:pPr>
        <w:spacing w:before="0" w:after="0"/>
        <w:ind w:left="360"/>
        <w:rPr>
          <w:rFonts w:cs="Calibri"/>
          <w:i/>
          <w:color w:val="0070C0"/>
          <w:sz w:val="22"/>
          <w:szCs w:val="22"/>
          <w:lang w:bidi="ar-SA"/>
        </w:rPr>
      </w:pPr>
      <w:r w:rsidRPr="00F53C2A">
        <w:rPr>
          <w:rFonts w:cs="Calibri"/>
          <w:i/>
          <w:color w:val="0070C0"/>
          <w:sz w:val="22"/>
          <w:szCs w:val="22"/>
          <w:lang w:bidi="ar-SA"/>
        </w:rPr>
        <w:t>&gt;flume-ng agent \</w:t>
      </w:r>
    </w:p>
    <w:p w:rsidR="00F53C2A" w:rsidRPr="00F53C2A" w:rsidRDefault="00F53C2A" w:rsidP="00F53C2A">
      <w:pPr>
        <w:spacing w:before="0" w:after="0"/>
        <w:ind w:left="360"/>
        <w:rPr>
          <w:rFonts w:cs="Calibri"/>
          <w:i/>
          <w:color w:val="0070C0"/>
          <w:sz w:val="22"/>
          <w:szCs w:val="22"/>
          <w:lang w:bidi="ar-SA"/>
        </w:rPr>
      </w:pPr>
      <w:r w:rsidRPr="00F53C2A">
        <w:rPr>
          <w:rFonts w:cs="Calibri"/>
          <w:i/>
          <w:color w:val="0070C0"/>
          <w:sz w:val="22"/>
          <w:szCs w:val="22"/>
          <w:lang w:bidi="ar-SA"/>
        </w:rPr>
        <w:t>-- conf conf \</w:t>
      </w:r>
    </w:p>
    <w:p w:rsidR="00F53C2A" w:rsidRPr="00F53C2A" w:rsidRDefault="00F53C2A" w:rsidP="00F53C2A">
      <w:pPr>
        <w:spacing w:before="0" w:after="0"/>
        <w:ind w:left="360"/>
        <w:rPr>
          <w:rFonts w:cs="Calibri"/>
          <w:i/>
          <w:color w:val="0070C0"/>
          <w:sz w:val="22"/>
          <w:szCs w:val="22"/>
          <w:lang w:bidi="ar-SA"/>
        </w:rPr>
      </w:pPr>
      <w:r w:rsidRPr="00F53C2A">
        <w:rPr>
          <w:rFonts w:cs="Calibri"/>
          <w:i/>
          <w:color w:val="0070C0"/>
          <w:sz w:val="22"/>
          <w:szCs w:val="22"/>
          <w:lang w:bidi="ar-SA"/>
        </w:rPr>
        <w:t>--conf-file conf/nc2file.conf \</w:t>
      </w:r>
    </w:p>
    <w:p w:rsidR="00F53C2A" w:rsidRPr="00F53C2A" w:rsidRDefault="00F53C2A" w:rsidP="00F53C2A">
      <w:pPr>
        <w:spacing w:before="0" w:after="0"/>
        <w:ind w:left="360"/>
        <w:rPr>
          <w:rFonts w:cs="Calibri"/>
          <w:i/>
          <w:color w:val="0070C0"/>
          <w:sz w:val="22"/>
          <w:szCs w:val="22"/>
          <w:lang w:bidi="ar-SA"/>
        </w:rPr>
      </w:pPr>
      <w:r w:rsidRPr="00F53C2A">
        <w:rPr>
          <w:rFonts w:cs="Calibri"/>
          <w:i/>
          <w:color w:val="0070C0"/>
          <w:sz w:val="22"/>
          <w:szCs w:val="22"/>
          <w:lang w:bidi="ar-SA"/>
        </w:rPr>
        <w:t>--name nc2file</w:t>
      </w:r>
    </w:p>
    <w:p w:rsidR="009A2CCB" w:rsidRPr="00901439" w:rsidRDefault="009A2CCB" w:rsidP="00DE1A9F">
      <w:pPr>
        <w:spacing w:before="0" w:after="0"/>
        <w:rPr>
          <w:rFonts w:cs="Calibri"/>
          <w:sz w:val="22"/>
          <w:szCs w:val="22"/>
          <w:lang w:bidi="ar-SA"/>
        </w:rPr>
      </w:pPr>
      <w:r w:rsidRPr="00901439">
        <w:rPr>
          <w:rFonts w:cs="Calibri"/>
          <w:sz w:val="22"/>
          <w:szCs w:val="22"/>
          <w:lang w:bidi="ar-SA"/>
        </w:rPr>
        <w:lastRenderedPageBreak/>
        <w:t>Note:  Run the agent in the same directory “specified configuration file doesn’t exists”, go to the working directory to fix this</w:t>
      </w:r>
      <w:r w:rsidR="005F206F" w:rsidRPr="00901439">
        <w:rPr>
          <w:rFonts w:cs="Calibri"/>
          <w:sz w:val="22"/>
          <w:szCs w:val="22"/>
          <w:lang w:bidi="ar-SA"/>
        </w:rPr>
        <w:t>. Now the agent is listening to the port 1111</w:t>
      </w:r>
    </w:p>
    <w:p w:rsidR="00DE1A9F" w:rsidRPr="00901439" w:rsidRDefault="00DE1A9F" w:rsidP="00DE1A9F">
      <w:pPr>
        <w:spacing w:before="0" w:after="0"/>
        <w:rPr>
          <w:rFonts w:cs="Calibri"/>
          <w:sz w:val="22"/>
          <w:szCs w:val="22"/>
          <w:lang w:bidi="ar-SA"/>
        </w:rPr>
      </w:pPr>
    </w:p>
    <w:p w:rsidR="006D27E5" w:rsidRPr="00901439" w:rsidRDefault="006D27E5" w:rsidP="00667CCF">
      <w:pPr>
        <w:pStyle w:val="ListParagraph"/>
        <w:numPr>
          <w:ilvl w:val="0"/>
          <w:numId w:val="80"/>
        </w:numPr>
        <w:spacing w:before="0" w:after="0"/>
        <w:rPr>
          <w:rFonts w:cs="Calibri"/>
          <w:sz w:val="22"/>
          <w:szCs w:val="22"/>
          <w:lang w:bidi="ar-SA"/>
        </w:rPr>
      </w:pPr>
      <w:r w:rsidRPr="00901439">
        <w:rPr>
          <w:rFonts w:cs="Calibri"/>
          <w:sz w:val="22"/>
          <w:szCs w:val="22"/>
          <w:lang w:bidi="ar-SA"/>
        </w:rPr>
        <w:t>Lets communicate to this agent. We use cURL and telnet for this</w:t>
      </w:r>
    </w:p>
    <w:p w:rsidR="00DE0D0E" w:rsidRPr="00D32F3B" w:rsidRDefault="00DE0D0E" w:rsidP="00D32F3B">
      <w:pPr>
        <w:spacing w:before="0" w:after="0"/>
        <w:ind w:left="360"/>
        <w:rPr>
          <w:rFonts w:cs="Calibri"/>
          <w:i/>
          <w:color w:val="0070C0"/>
          <w:sz w:val="22"/>
          <w:szCs w:val="22"/>
          <w:lang w:bidi="ar-SA"/>
        </w:rPr>
      </w:pPr>
      <w:r w:rsidRPr="00D32F3B">
        <w:rPr>
          <w:rFonts w:cs="Calibri"/>
          <w:i/>
          <w:color w:val="0070C0"/>
          <w:sz w:val="22"/>
          <w:szCs w:val="22"/>
          <w:lang w:bidi="ar-SA"/>
        </w:rPr>
        <w:t xml:space="preserve">&gt;curl </w:t>
      </w:r>
      <w:hyperlink r:id="rId65" w:history="1">
        <w:r w:rsidR="002238CF" w:rsidRPr="00D32F3B">
          <w:rPr>
            <w:rFonts w:cs="Calibri"/>
            <w:i/>
            <w:color w:val="0070C0"/>
            <w:sz w:val="22"/>
            <w:szCs w:val="22"/>
            <w:lang w:bidi="ar-SA"/>
          </w:rPr>
          <w:t>telnet://hdcentos:1111</w:t>
        </w:r>
      </w:hyperlink>
    </w:p>
    <w:p w:rsidR="002238CF" w:rsidRPr="00901439" w:rsidRDefault="002238CF" w:rsidP="00DE1A9F">
      <w:pPr>
        <w:spacing w:before="0" w:after="0"/>
        <w:ind w:left="709"/>
        <w:rPr>
          <w:rFonts w:cs="Calibri"/>
          <w:sz w:val="22"/>
          <w:szCs w:val="22"/>
          <w:lang w:bidi="ar-SA"/>
        </w:rPr>
      </w:pPr>
      <w:r w:rsidRPr="00901439">
        <w:rPr>
          <w:rFonts w:cs="Calibri"/>
          <w:sz w:val="22"/>
          <w:szCs w:val="22"/>
          <w:lang w:bidi="ar-SA"/>
        </w:rPr>
        <w:t>I am testing the flume ….</w:t>
      </w:r>
    </w:p>
    <w:p w:rsidR="002238CF" w:rsidRPr="00901439" w:rsidRDefault="002238CF" w:rsidP="00DE1A9F">
      <w:pPr>
        <w:spacing w:before="0" w:after="0"/>
        <w:ind w:left="709"/>
        <w:rPr>
          <w:rFonts w:cs="Calibri"/>
          <w:sz w:val="22"/>
          <w:szCs w:val="22"/>
          <w:lang w:bidi="ar-SA"/>
        </w:rPr>
      </w:pPr>
      <w:r w:rsidRPr="00901439">
        <w:rPr>
          <w:rFonts w:cs="Calibri"/>
          <w:sz w:val="22"/>
          <w:szCs w:val="22"/>
          <w:lang w:bidi="ar-SA"/>
        </w:rPr>
        <w:t># lets check the data in the data directory</w:t>
      </w:r>
    </w:p>
    <w:p w:rsidR="00DE1A9F" w:rsidRPr="00D32F3B" w:rsidRDefault="00DE1A9F" w:rsidP="00D32F3B">
      <w:pPr>
        <w:spacing w:before="0" w:after="0"/>
        <w:ind w:left="360"/>
        <w:rPr>
          <w:rFonts w:cs="Calibri"/>
          <w:i/>
          <w:color w:val="0070C0"/>
          <w:sz w:val="22"/>
          <w:szCs w:val="22"/>
          <w:lang w:bidi="ar-SA"/>
        </w:rPr>
      </w:pPr>
      <w:r w:rsidRPr="00D32F3B">
        <w:rPr>
          <w:rFonts w:cs="Calibri"/>
          <w:i/>
          <w:color w:val="0070C0"/>
          <w:sz w:val="22"/>
          <w:szCs w:val="22"/>
          <w:lang w:bidi="ar-SA"/>
        </w:rPr>
        <w:tab/>
        <w:t>&gt;cd /flume/data</w:t>
      </w:r>
    </w:p>
    <w:p w:rsidR="00DE1A9F" w:rsidRPr="00D32F3B" w:rsidRDefault="00DE1A9F" w:rsidP="00D32F3B">
      <w:pPr>
        <w:spacing w:before="0" w:after="0"/>
        <w:ind w:left="360"/>
        <w:rPr>
          <w:rFonts w:cs="Calibri"/>
          <w:i/>
          <w:color w:val="0070C0"/>
          <w:sz w:val="22"/>
          <w:szCs w:val="22"/>
          <w:lang w:bidi="ar-SA"/>
        </w:rPr>
      </w:pPr>
      <w:r w:rsidRPr="00D32F3B">
        <w:rPr>
          <w:rFonts w:cs="Calibri"/>
          <w:i/>
          <w:color w:val="0070C0"/>
          <w:sz w:val="22"/>
          <w:szCs w:val="22"/>
          <w:lang w:bidi="ar-SA"/>
        </w:rPr>
        <w:tab/>
        <w:t>&gt;vim 14272350928-2</w:t>
      </w:r>
    </w:p>
    <w:p w:rsidR="002D287D" w:rsidRPr="00901439" w:rsidRDefault="002D287D" w:rsidP="002D287D">
      <w:pPr>
        <w:spacing w:before="0" w:after="0"/>
        <w:ind w:left="709"/>
        <w:rPr>
          <w:rFonts w:cs="Calibri"/>
          <w:sz w:val="22"/>
          <w:szCs w:val="22"/>
          <w:lang w:bidi="ar-SA"/>
        </w:rPr>
      </w:pPr>
      <w:r w:rsidRPr="00901439">
        <w:rPr>
          <w:rFonts w:cs="Calibri"/>
          <w:sz w:val="22"/>
          <w:szCs w:val="22"/>
          <w:lang w:bidi="ar-SA"/>
        </w:rPr>
        <w:t>I am testing the flume ….</w:t>
      </w:r>
    </w:p>
    <w:p w:rsidR="002D287D" w:rsidRPr="00901439" w:rsidRDefault="002D287D" w:rsidP="002D287D">
      <w:pPr>
        <w:pStyle w:val="Heading3"/>
      </w:pPr>
      <w:bookmarkStart w:id="188" w:name="_Toc481554805"/>
      <w:r w:rsidRPr="00901439">
        <w:t>Second Agent for Flume</w:t>
      </w:r>
      <w:bookmarkEnd w:id="188"/>
    </w:p>
    <w:p w:rsidR="002D287D" w:rsidRPr="00901439" w:rsidRDefault="002D287D" w:rsidP="002D287D">
      <w:pPr>
        <w:pStyle w:val="ListParagraph"/>
        <w:rPr>
          <w:rFonts w:cs="Calibri"/>
          <w:sz w:val="22"/>
          <w:szCs w:val="22"/>
          <w:lang w:bidi="ar-SA"/>
        </w:rPr>
      </w:pPr>
      <w:r w:rsidRPr="00901439">
        <w:rPr>
          <w:rFonts w:cs="Calibri"/>
          <w:sz w:val="22"/>
          <w:szCs w:val="22"/>
          <w:lang w:bidi="ar-SA"/>
        </w:rPr>
        <w:t>This time we will write to hdfs</w:t>
      </w:r>
      <w:r w:rsidR="00D02930">
        <w:rPr>
          <w:rFonts w:cs="Calibri"/>
          <w:sz w:val="22"/>
          <w:szCs w:val="22"/>
          <w:lang w:bidi="ar-SA"/>
        </w:rPr>
        <w:t xml:space="preserve"> sink</w:t>
      </w:r>
      <w:r w:rsidRPr="00901439">
        <w:rPr>
          <w:rFonts w:cs="Calibri"/>
          <w:sz w:val="22"/>
          <w:szCs w:val="22"/>
          <w:lang w:bidi="ar-SA"/>
        </w:rPr>
        <w:t xml:space="preserve"> and discuss arguments</w:t>
      </w:r>
      <w:r w:rsidR="00666502" w:rsidRPr="00901439">
        <w:rPr>
          <w:rFonts w:cs="Calibri"/>
          <w:sz w:val="22"/>
          <w:szCs w:val="22"/>
          <w:lang w:bidi="ar-SA"/>
        </w:rPr>
        <w:t xml:space="preserve"> to parameters</w:t>
      </w:r>
    </w:p>
    <w:p w:rsidR="002D287D" w:rsidRDefault="002D287D" w:rsidP="00DE1A9F">
      <w:pPr>
        <w:spacing w:before="0" w:after="0"/>
        <w:rPr>
          <w:rFonts w:cs="Calibri"/>
          <w:sz w:val="22"/>
          <w:szCs w:val="22"/>
          <w:lang w:bidi="ar-SA"/>
        </w:rPr>
      </w:pPr>
    </w:p>
    <w:p w:rsidR="00355921" w:rsidRDefault="00355921" w:rsidP="00DE1A9F">
      <w:pPr>
        <w:spacing w:before="0" w:after="0"/>
        <w:rPr>
          <w:rFonts w:cs="Calibri"/>
          <w:sz w:val="22"/>
          <w:szCs w:val="22"/>
          <w:lang w:bidi="ar-SA"/>
        </w:rPr>
      </w:pPr>
      <w:r>
        <w:rPr>
          <w:rFonts w:cs="Calibri"/>
          <w:sz w:val="22"/>
          <w:szCs w:val="22"/>
          <w:lang w:bidi="ar-SA"/>
        </w:rPr>
        <w:t>/*create the directory for sink*/</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&gt;hdfs dfs –mkdir weblogs</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&gt;hdfs dfs –ls</w:t>
      </w:r>
    </w:p>
    <w:p w:rsidR="00355921" w:rsidRDefault="00355921" w:rsidP="00DE1A9F">
      <w:pPr>
        <w:spacing w:before="0" w:after="0"/>
        <w:rPr>
          <w:rFonts w:cs="Calibri"/>
          <w:sz w:val="22"/>
          <w:szCs w:val="22"/>
          <w:lang w:bidi="ar-SA"/>
        </w:rPr>
      </w:pPr>
      <w:r>
        <w:rPr>
          <w:rFonts w:cs="Calibri"/>
          <w:sz w:val="22"/>
          <w:szCs w:val="22"/>
          <w:lang w:bidi="ar-SA"/>
        </w:rPr>
        <w:t>/*Check the nc2hdfs.conf*/</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&gt;cd flume/conf</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&gt;ls</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&gt;vim nc2hdfs.conf</w:t>
      </w:r>
    </w:p>
    <w:p w:rsidR="00355921" w:rsidRDefault="00355921" w:rsidP="00DE1A9F">
      <w:pPr>
        <w:spacing w:before="0" w:after="0"/>
        <w:rPr>
          <w:rFonts w:cs="Calibri"/>
          <w:sz w:val="22"/>
          <w:szCs w:val="22"/>
          <w:lang w:bidi="ar-SA"/>
        </w:rPr>
      </w:pP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 Define the components for nc2hdfs.conf</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nc2hdfs.sources = netcat_source</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 = hdfs_sink</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nc2hdfs.channels = memory_channel</w:t>
      </w:r>
    </w:p>
    <w:p w:rsidR="00355921" w:rsidRPr="00355921" w:rsidRDefault="00355921" w:rsidP="00355921">
      <w:pPr>
        <w:spacing w:before="0" w:after="0"/>
        <w:ind w:left="360"/>
        <w:rPr>
          <w:rFonts w:cs="Calibri"/>
          <w:i/>
          <w:color w:val="0070C0"/>
          <w:sz w:val="22"/>
          <w:szCs w:val="22"/>
          <w:lang w:bidi="ar-SA"/>
        </w:rPr>
      </w:pP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#Configure the source</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nc2hdfs.sources.netcat_source.type = netcat</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nc2hdfs.sources.netcat_source.bind = hdcentos</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nc2hdfs.sources.netcat_source.port = 2222</w:t>
      </w:r>
    </w:p>
    <w:p w:rsidR="00355921" w:rsidRPr="00355921" w:rsidRDefault="00355921" w:rsidP="00355921">
      <w:pPr>
        <w:spacing w:before="0" w:after="0"/>
        <w:ind w:left="360"/>
        <w:rPr>
          <w:rFonts w:cs="Calibri"/>
          <w:i/>
          <w:color w:val="0070C0"/>
          <w:sz w:val="22"/>
          <w:szCs w:val="22"/>
          <w:lang w:bidi="ar-SA"/>
        </w:rPr>
      </w:pP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#Configure the sink</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nc2hdfs.sinks.hdfs_sink.type = hdfs</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nc2hdfs.sinks.hdfs_sink.sink.hdfs.path = /user/hduser/weblogs</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nc2hdfs.sinks.hdfs_sink.sink.hdfs.fileType = DataStream</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nc2hdfs.sinks.hdfs_sink.sink.hdfs.writeFormat = Text</w:t>
      </w:r>
    </w:p>
    <w:p w:rsidR="00355921" w:rsidRPr="00355921" w:rsidRDefault="00355921" w:rsidP="00355921">
      <w:pPr>
        <w:spacing w:before="0" w:after="0"/>
        <w:ind w:left="360"/>
        <w:rPr>
          <w:rFonts w:cs="Calibri"/>
          <w:i/>
          <w:color w:val="0070C0"/>
          <w:sz w:val="22"/>
          <w:szCs w:val="22"/>
          <w:lang w:bidi="ar-SA"/>
        </w:rPr>
      </w:pP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#configure the channel</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nc2hdfs.channels.memory_channel.type = memory</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nc2hdfs.channels.memory_channel.capacity = 1000</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nc2hdfs.channels.memory_channel.transactionCapacity = 100</w:t>
      </w:r>
    </w:p>
    <w:p w:rsidR="00355921" w:rsidRPr="00355921" w:rsidRDefault="00355921" w:rsidP="00355921">
      <w:pPr>
        <w:spacing w:before="0" w:after="0"/>
        <w:ind w:left="360"/>
        <w:rPr>
          <w:rFonts w:cs="Calibri"/>
          <w:i/>
          <w:color w:val="0070C0"/>
          <w:sz w:val="22"/>
          <w:szCs w:val="22"/>
          <w:lang w:bidi="ar-SA"/>
        </w:rPr>
      </w:pP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lastRenderedPageBreak/>
        <w:t>#Bind the source and the sink to the channel</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nc2hdfs.sources.netcat_source.channels = memory_channel</w:t>
      </w:r>
    </w:p>
    <w:p w:rsidR="00355921" w:rsidRPr="00355921" w:rsidRDefault="00355921" w:rsidP="00355921">
      <w:pPr>
        <w:spacing w:before="0" w:after="0"/>
        <w:ind w:left="360"/>
        <w:rPr>
          <w:rFonts w:cs="Calibri"/>
          <w:i/>
          <w:color w:val="0070C0"/>
          <w:sz w:val="22"/>
          <w:szCs w:val="22"/>
          <w:lang w:bidi="ar-SA"/>
        </w:rPr>
      </w:pPr>
      <w:r w:rsidRPr="00355921">
        <w:rPr>
          <w:rFonts w:cs="Calibri"/>
          <w:i/>
          <w:color w:val="0070C0"/>
          <w:sz w:val="22"/>
          <w:szCs w:val="22"/>
          <w:lang w:bidi="ar-SA"/>
        </w:rPr>
        <w:t>nc2hdfs.sinks.hdfs_sink.channel = memory_channel</w:t>
      </w:r>
    </w:p>
    <w:p w:rsidR="00355921" w:rsidRDefault="00355921" w:rsidP="00355921">
      <w:pPr>
        <w:spacing w:before="0" w:after="0"/>
        <w:rPr>
          <w:rFonts w:cs="Calibri"/>
          <w:sz w:val="22"/>
          <w:szCs w:val="22"/>
          <w:lang w:bidi="ar-SA"/>
        </w:rPr>
      </w:pPr>
    </w:p>
    <w:p w:rsidR="00355921" w:rsidRDefault="00355921" w:rsidP="00355921">
      <w:pPr>
        <w:spacing w:before="0" w:after="0"/>
        <w:rPr>
          <w:rFonts w:cs="Calibri"/>
          <w:sz w:val="22"/>
          <w:szCs w:val="22"/>
          <w:lang w:bidi="ar-SA"/>
        </w:rPr>
      </w:pPr>
      <w:r>
        <w:rPr>
          <w:rFonts w:cs="Calibri"/>
          <w:sz w:val="22"/>
          <w:szCs w:val="22"/>
          <w:lang w:bidi="ar-SA"/>
        </w:rPr>
        <w:t>/*run the agent */</w:t>
      </w:r>
    </w:p>
    <w:p w:rsidR="00355921" w:rsidRPr="00F53C2A" w:rsidRDefault="00355921" w:rsidP="00355921">
      <w:pPr>
        <w:spacing w:before="0" w:after="0"/>
        <w:ind w:left="360"/>
        <w:rPr>
          <w:rFonts w:cs="Calibri"/>
          <w:i/>
          <w:color w:val="0070C0"/>
          <w:sz w:val="22"/>
          <w:szCs w:val="22"/>
          <w:lang w:bidi="ar-SA"/>
        </w:rPr>
      </w:pPr>
      <w:r w:rsidRPr="00F53C2A">
        <w:rPr>
          <w:rFonts w:cs="Calibri"/>
          <w:i/>
          <w:color w:val="0070C0"/>
          <w:sz w:val="22"/>
          <w:szCs w:val="22"/>
          <w:lang w:bidi="ar-SA"/>
        </w:rPr>
        <w:t>&gt;flume-ng agent \</w:t>
      </w:r>
    </w:p>
    <w:p w:rsidR="00355921" w:rsidRPr="00F53C2A" w:rsidRDefault="00355921" w:rsidP="00355921">
      <w:pPr>
        <w:spacing w:before="0" w:after="0"/>
        <w:ind w:left="360"/>
        <w:rPr>
          <w:rFonts w:cs="Calibri"/>
          <w:i/>
          <w:color w:val="0070C0"/>
          <w:sz w:val="22"/>
          <w:szCs w:val="22"/>
          <w:lang w:bidi="ar-SA"/>
        </w:rPr>
      </w:pPr>
      <w:r w:rsidRPr="00F53C2A">
        <w:rPr>
          <w:rFonts w:cs="Calibri"/>
          <w:i/>
          <w:color w:val="0070C0"/>
          <w:sz w:val="22"/>
          <w:szCs w:val="22"/>
          <w:lang w:bidi="ar-SA"/>
        </w:rPr>
        <w:t>-- conf conf \</w:t>
      </w:r>
    </w:p>
    <w:p w:rsidR="00355921" w:rsidRPr="00F53C2A" w:rsidRDefault="00355921" w:rsidP="00355921">
      <w:pPr>
        <w:spacing w:before="0" w:after="0"/>
        <w:ind w:left="360"/>
        <w:rPr>
          <w:rFonts w:cs="Calibri"/>
          <w:i/>
          <w:color w:val="0070C0"/>
          <w:sz w:val="22"/>
          <w:szCs w:val="22"/>
          <w:lang w:bidi="ar-SA"/>
        </w:rPr>
      </w:pPr>
      <w:r w:rsidRPr="00F53C2A">
        <w:rPr>
          <w:rFonts w:cs="Calibri"/>
          <w:i/>
          <w:color w:val="0070C0"/>
          <w:sz w:val="22"/>
          <w:szCs w:val="22"/>
          <w:lang w:bidi="ar-SA"/>
        </w:rPr>
        <w:t>--conf-file conf</w:t>
      </w:r>
      <w:r>
        <w:rPr>
          <w:rFonts w:cs="Calibri"/>
          <w:i/>
          <w:color w:val="0070C0"/>
          <w:sz w:val="22"/>
          <w:szCs w:val="22"/>
          <w:lang w:bidi="ar-SA"/>
        </w:rPr>
        <w:t>/nc2hdfs</w:t>
      </w:r>
      <w:r w:rsidRPr="00F53C2A">
        <w:rPr>
          <w:rFonts w:cs="Calibri"/>
          <w:i/>
          <w:color w:val="0070C0"/>
          <w:sz w:val="22"/>
          <w:szCs w:val="22"/>
          <w:lang w:bidi="ar-SA"/>
        </w:rPr>
        <w:t>.conf \</w:t>
      </w:r>
    </w:p>
    <w:p w:rsidR="00355921" w:rsidRDefault="00355921" w:rsidP="00355921">
      <w:pPr>
        <w:spacing w:before="0" w:after="0"/>
        <w:ind w:left="360"/>
        <w:rPr>
          <w:rFonts w:cs="Calibri"/>
          <w:i/>
          <w:color w:val="0070C0"/>
          <w:sz w:val="22"/>
          <w:szCs w:val="22"/>
          <w:lang w:bidi="ar-SA"/>
        </w:rPr>
      </w:pPr>
      <w:r w:rsidRPr="00F53C2A">
        <w:rPr>
          <w:rFonts w:cs="Calibri"/>
          <w:i/>
          <w:color w:val="0070C0"/>
          <w:sz w:val="22"/>
          <w:szCs w:val="22"/>
          <w:lang w:bidi="ar-SA"/>
        </w:rPr>
        <w:t>--name nc2</w:t>
      </w:r>
      <w:r>
        <w:rPr>
          <w:rFonts w:cs="Calibri"/>
          <w:i/>
          <w:color w:val="0070C0"/>
          <w:sz w:val="22"/>
          <w:szCs w:val="22"/>
          <w:lang w:bidi="ar-SA"/>
        </w:rPr>
        <w:t>hdfs</w:t>
      </w:r>
    </w:p>
    <w:p w:rsidR="00D32F3B" w:rsidRDefault="00D32F3B" w:rsidP="00355921">
      <w:pPr>
        <w:spacing w:before="0" w:after="0"/>
        <w:ind w:left="360"/>
        <w:rPr>
          <w:rFonts w:cs="Calibri"/>
          <w:i/>
          <w:color w:val="0070C0"/>
          <w:sz w:val="22"/>
          <w:szCs w:val="22"/>
          <w:lang w:bidi="ar-SA"/>
        </w:rPr>
      </w:pPr>
    </w:p>
    <w:p w:rsidR="00D32F3B" w:rsidRPr="00D02930" w:rsidRDefault="00D02930" w:rsidP="00D02930">
      <w:pPr>
        <w:spacing w:before="0" w:after="0"/>
        <w:rPr>
          <w:rFonts w:cs="Calibri"/>
          <w:sz w:val="22"/>
          <w:szCs w:val="22"/>
          <w:lang w:bidi="ar-SA"/>
        </w:rPr>
      </w:pPr>
      <w:r>
        <w:rPr>
          <w:rFonts w:cs="Calibri"/>
          <w:sz w:val="22"/>
          <w:szCs w:val="22"/>
          <w:lang w:bidi="ar-SA"/>
        </w:rPr>
        <w:t>/*</w:t>
      </w:r>
      <w:r w:rsidR="00D32F3B" w:rsidRPr="00D02930">
        <w:rPr>
          <w:rFonts w:cs="Calibri"/>
          <w:sz w:val="22"/>
          <w:szCs w:val="22"/>
          <w:lang w:bidi="ar-SA"/>
        </w:rPr>
        <w:t>Test the agent</w:t>
      </w:r>
      <w:r>
        <w:rPr>
          <w:rFonts w:cs="Calibri"/>
          <w:sz w:val="22"/>
          <w:szCs w:val="22"/>
          <w:lang w:bidi="ar-SA"/>
        </w:rPr>
        <w:t>*/</w:t>
      </w:r>
    </w:p>
    <w:p w:rsidR="00D32F3B" w:rsidRPr="00D32F3B" w:rsidRDefault="00D32F3B" w:rsidP="00D32F3B">
      <w:pPr>
        <w:spacing w:before="0" w:after="0"/>
        <w:ind w:left="360"/>
        <w:rPr>
          <w:rFonts w:cs="Calibri"/>
          <w:i/>
          <w:color w:val="0070C0"/>
          <w:sz w:val="22"/>
          <w:szCs w:val="22"/>
          <w:lang w:bidi="ar-SA"/>
        </w:rPr>
      </w:pPr>
      <w:r w:rsidRPr="00D32F3B">
        <w:rPr>
          <w:rFonts w:cs="Calibri"/>
          <w:i/>
          <w:color w:val="0070C0"/>
          <w:sz w:val="22"/>
          <w:szCs w:val="22"/>
          <w:lang w:bidi="ar-SA"/>
        </w:rPr>
        <w:t xml:space="preserve">&gt;curl </w:t>
      </w:r>
      <w:hyperlink r:id="rId66" w:history="1">
        <w:r w:rsidR="00D02930" w:rsidRPr="00F42A88">
          <w:rPr>
            <w:rStyle w:val="Hyperlink"/>
            <w:rFonts w:cs="Calibri"/>
            <w:i/>
            <w:sz w:val="22"/>
            <w:szCs w:val="22"/>
            <w:lang w:bidi="ar-SA"/>
          </w:rPr>
          <w:t>telnet://hdcentos:2222</w:t>
        </w:r>
      </w:hyperlink>
    </w:p>
    <w:p w:rsidR="00D32F3B" w:rsidRPr="00901439" w:rsidRDefault="00D32F3B" w:rsidP="00D32F3B">
      <w:pPr>
        <w:spacing w:before="0" w:after="0"/>
        <w:ind w:left="709"/>
        <w:rPr>
          <w:rFonts w:cs="Calibri"/>
          <w:sz w:val="22"/>
          <w:szCs w:val="22"/>
          <w:lang w:bidi="ar-SA"/>
        </w:rPr>
      </w:pPr>
      <w:r w:rsidRPr="00901439">
        <w:rPr>
          <w:rFonts w:cs="Calibri"/>
          <w:sz w:val="22"/>
          <w:szCs w:val="22"/>
          <w:lang w:bidi="ar-SA"/>
        </w:rPr>
        <w:t>I am testing the flume ….</w:t>
      </w:r>
    </w:p>
    <w:p w:rsidR="00D32F3B" w:rsidRPr="00901439" w:rsidRDefault="00D32F3B" w:rsidP="00D32F3B">
      <w:pPr>
        <w:spacing w:before="0" w:after="0"/>
        <w:ind w:left="709"/>
        <w:rPr>
          <w:rFonts w:cs="Calibri"/>
          <w:sz w:val="22"/>
          <w:szCs w:val="22"/>
          <w:lang w:bidi="ar-SA"/>
        </w:rPr>
      </w:pPr>
      <w:r w:rsidRPr="00901439">
        <w:rPr>
          <w:rFonts w:cs="Calibri"/>
          <w:sz w:val="22"/>
          <w:szCs w:val="22"/>
          <w:lang w:bidi="ar-SA"/>
        </w:rPr>
        <w:t># lets check the data in the data directory</w:t>
      </w:r>
    </w:p>
    <w:p w:rsidR="00D32F3B" w:rsidRPr="00D32F3B" w:rsidRDefault="00D32F3B" w:rsidP="00D32F3B">
      <w:pPr>
        <w:spacing w:before="0" w:after="0"/>
        <w:ind w:left="360"/>
        <w:rPr>
          <w:rFonts w:cs="Calibri"/>
          <w:i/>
          <w:color w:val="0070C0"/>
          <w:sz w:val="22"/>
          <w:szCs w:val="22"/>
          <w:lang w:bidi="ar-SA"/>
        </w:rPr>
      </w:pPr>
      <w:r w:rsidRPr="00D32F3B">
        <w:rPr>
          <w:rFonts w:cs="Calibri"/>
          <w:i/>
          <w:color w:val="0070C0"/>
          <w:sz w:val="22"/>
          <w:szCs w:val="22"/>
          <w:lang w:bidi="ar-SA"/>
        </w:rPr>
        <w:tab/>
        <w:t>&gt;cd /flume/data</w:t>
      </w:r>
    </w:p>
    <w:p w:rsidR="00D32F3B" w:rsidRPr="00D32F3B" w:rsidRDefault="00D32F3B" w:rsidP="00D32F3B">
      <w:pPr>
        <w:spacing w:before="0" w:after="0"/>
        <w:ind w:left="360"/>
        <w:rPr>
          <w:rFonts w:cs="Calibri"/>
          <w:i/>
          <w:color w:val="0070C0"/>
          <w:sz w:val="22"/>
          <w:szCs w:val="22"/>
          <w:lang w:bidi="ar-SA"/>
        </w:rPr>
      </w:pPr>
      <w:r w:rsidRPr="00D32F3B">
        <w:rPr>
          <w:rFonts w:cs="Calibri"/>
          <w:i/>
          <w:color w:val="0070C0"/>
          <w:sz w:val="22"/>
          <w:szCs w:val="22"/>
          <w:lang w:bidi="ar-SA"/>
        </w:rPr>
        <w:tab/>
        <w:t>&gt;vim 14272350928-2</w:t>
      </w:r>
    </w:p>
    <w:p w:rsidR="00D32F3B" w:rsidRPr="00901439" w:rsidRDefault="00D32F3B" w:rsidP="00D32F3B">
      <w:pPr>
        <w:spacing w:before="0" w:after="0"/>
        <w:ind w:left="709"/>
        <w:rPr>
          <w:rFonts w:cs="Calibri"/>
          <w:sz w:val="22"/>
          <w:szCs w:val="22"/>
          <w:lang w:bidi="ar-SA"/>
        </w:rPr>
      </w:pPr>
      <w:r w:rsidRPr="00901439">
        <w:rPr>
          <w:rFonts w:cs="Calibri"/>
          <w:sz w:val="22"/>
          <w:szCs w:val="22"/>
          <w:lang w:bidi="ar-SA"/>
        </w:rPr>
        <w:t>I am testing the flume ….</w:t>
      </w:r>
    </w:p>
    <w:p w:rsidR="00D32F3B" w:rsidRPr="00F53C2A" w:rsidRDefault="00D32F3B" w:rsidP="00355921">
      <w:pPr>
        <w:spacing w:before="0" w:after="0"/>
        <w:ind w:left="360"/>
        <w:rPr>
          <w:rFonts w:cs="Calibri"/>
          <w:i/>
          <w:color w:val="0070C0"/>
          <w:sz w:val="22"/>
          <w:szCs w:val="22"/>
          <w:lang w:bidi="ar-SA"/>
        </w:rPr>
      </w:pPr>
    </w:p>
    <w:p w:rsidR="00355921" w:rsidRPr="00901439" w:rsidRDefault="00355921" w:rsidP="00355921">
      <w:pPr>
        <w:spacing w:before="0" w:after="0"/>
        <w:rPr>
          <w:rFonts w:cs="Calibri"/>
          <w:sz w:val="22"/>
          <w:szCs w:val="22"/>
          <w:lang w:bidi="ar-SA"/>
        </w:rPr>
      </w:pPr>
    </w:p>
    <w:p w:rsidR="008910FC" w:rsidRPr="00901439" w:rsidRDefault="008910FC" w:rsidP="008910FC">
      <w:pPr>
        <w:pStyle w:val="Heading3"/>
      </w:pPr>
      <w:bookmarkStart w:id="189" w:name="_Toc481554806"/>
      <w:r w:rsidRPr="00901439">
        <w:t>Flume Source</w:t>
      </w:r>
      <w:bookmarkEnd w:id="189"/>
    </w:p>
    <w:p w:rsidR="008910FC" w:rsidRPr="00901439" w:rsidRDefault="008910FC" w:rsidP="00667CCF">
      <w:pPr>
        <w:pStyle w:val="ListParagraph"/>
        <w:numPr>
          <w:ilvl w:val="0"/>
          <w:numId w:val="81"/>
        </w:numPr>
        <w:rPr>
          <w:rFonts w:cs="Calibri"/>
          <w:sz w:val="22"/>
          <w:szCs w:val="22"/>
          <w:lang w:bidi="ar-SA"/>
        </w:rPr>
      </w:pPr>
      <w:r w:rsidRPr="00901439">
        <w:rPr>
          <w:rFonts w:cs="Calibri"/>
          <w:sz w:val="22"/>
          <w:szCs w:val="22"/>
          <w:lang w:bidi="ar-SA"/>
        </w:rPr>
        <w:t>Avro</w:t>
      </w:r>
    </w:p>
    <w:p w:rsidR="008910FC" w:rsidRPr="00901439" w:rsidRDefault="008910FC" w:rsidP="00667CCF">
      <w:pPr>
        <w:pStyle w:val="ListParagraph"/>
        <w:numPr>
          <w:ilvl w:val="0"/>
          <w:numId w:val="81"/>
        </w:numPr>
        <w:rPr>
          <w:rFonts w:cs="Calibri"/>
          <w:sz w:val="22"/>
          <w:szCs w:val="22"/>
          <w:lang w:bidi="ar-SA"/>
        </w:rPr>
      </w:pPr>
      <w:r w:rsidRPr="00901439">
        <w:rPr>
          <w:rFonts w:cs="Calibri"/>
          <w:sz w:val="22"/>
          <w:szCs w:val="22"/>
          <w:lang w:bidi="ar-SA"/>
        </w:rPr>
        <w:t>Exec</w:t>
      </w:r>
    </w:p>
    <w:p w:rsidR="008910FC" w:rsidRPr="00901439" w:rsidRDefault="008910FC" w:rsidP="00667CCF">
      <w:pPr>
        <w:pStyle w:val="ListParagraph"/>
        <w:numPr>
          <w:ilvl w:val="0"/>
          <w:numId w:val="81"/>
        </w:numPr>
        <w:rPr>
          <w:rFonts w:cs="Calibri"/>
          <w:sz w:val="22"/>
          <w:szCs w:val="22"/>
          <w:lang w:bidi="ar-SA"/>
        </w:rPr>
      </w:pPr>
      <w:r w:rsidRPr="00901439">
        <w:rPr>
          <w:rFonts w:cs="Calibri"/>
          <w:sz w:val="22"/>
          <w:szCs w:val="22"/>
          <w:lang w:bidi="ar-SA"/>
        </w:rPr>
        <w:t>Netcat</w:t>
      </w:r>
    </w:p>
    <w:p w:rsidR="008910FC" w:rsidRPr="00901439" w:rsidRDefault="008910FC" w:rsidP="00667CCF">
      <w:pPr>
        <w:pStyle w:val="ListParagraph"/>
        <w:numPr>
          <w:ilvl w:val="0"/>
          <w:numId w:val="81"/>
        </w:numPr>
        <w:rPr>
          <w:rFonts w:cs="Calibri"/>
          <w:sz w:val="22"/>
          <w:szCs w:val="22"/>
          <w:lang w:bidi="ar-SA"/>
        </w:rPr>
      </w:pPr>
      <w:r w:rsidRPr="00901439">
        <w:rPr>
          <w:rFonts w:cs="Calibri"/>
          <w:sz w:val="22"/>
          <w:szCs w:val="22"/>
          <w:lang w:bidi="ar-SA"/>
        </w:rPr>
        <w:t>TCP</w:t>
      </w:r>
    </w:p>
    <w:p w:rsidR="008910FC" w:rsidRPr="00901439" w:rsidRDefault="008910FC" w:rsidP="00667CCF">
      <w:pPr>
        <w:pStyle w:val="ListParagraph"/>
        <w:numPr>
          <w:ilvl w:val="0"/>
          <w:numId w:val="81"/>
        </w:numPr>
        <w:rPr>
          <w:rFonts w:cs="Calibri"/>
          <w:sz w:val="22"/>
          <w:szCs w:val="22"/>
          <w:lang w:bidi="ar-SA"/>
        </w:rPr>
      </w:pPr>
      <w:r w:rsidRPr="00901439">
        <w:rPr>
          <w:rFonts w:cs="Calibri"/>
          <w:sz w:val="22"/>
          <w:szCs w:val="22"/>
          <w:lang w:bidi="ar-SA"/>
        </w:rPr>
        <w:t>Syslog(UDP)</w:t>
      </w:r>
    </w:p>
    <w:p w:rsidR="008910FC" w:rsidRPr="00901439" w:rsidRDefault="008910FC" w:rsidP="008910FC">
      <w:pPr>
        <w:rPr>
          <w:rFonts w:cs="Calibri"/>
          <w:sz w:val="22"/>
          <w:szCs w:val="22"/>
          <w:lang w:bidi="ar-SA"/>
        </w:rPr>
      </w:pPr>
      <w:r w:rsidRPr="00901439">
        <w:rPr>
          <w:rFonts w:cs="Calibri"/>
          <w:sz w:val="22"/>
          <w:szCs w:val="22"/>
          <w:lang w:bidi="ar-SA"/>
        </w:rPr>
        <w:t>Configuring Source, When the agent receives enough data to create an event it then transmits the data through the channel to the sink. Source has no logic about how the data is stored in the sink. The source may have log for,</w:t>
      </w:r>
    </w:p>
    <w:p w:rsidR="008910FC" w:rsidRPr="00901439" w:rsidRDefault="008910FC" w:rsidP="008910FC">
      <w:pPr>
        <w:pStyle w:val="ListParagraph"/>
        <w:numPr>
          <w:ilvl w:val="0"/>
          <w:numId w:val="71"/>
        </w:numPr>
        <w:rPr>
          <w:rFonts w:cs="Calibri"/>
          <w:sz w:val="22"/>
          <w:szCs w:val="22"/>
          <w:lang w:bidi="ar-SA"/>
        </w:rPr>
      </w:pPr>
      <w:r w:rsidRPr="00901439">
        <w:rPr>
          <w:rFonts w:cs="Calibri"/>
          <w:sz w:val="22"/>
          <w:szCs w:val="22"/>
          <w:lang w:bidi="ar-SA"/>
        </w:rPr>
        <w:t>Reading the data</w:t>
      </w:r>
    </w:p>
    <w:p w:rsidR="008910FC" w:rsidRPr="00901439" w:rsidRDefault="008910FC" w:rsidP="008910FC">
      <w:pPr>
        <w:pStyle w:val="ListParagraph"/>
        <w:numPr>
          <w:ilvl w:val="0"/>
          <w:numId w:val="71"/>
        </w:numPr>
        <w:rPr>
          <w:rFonts w:cs="Calibri"/>
          <w:sz w:val="22"/>
          <w:szCs w:val="22"/>
          <w:lang w:bidi="ar-SA"/>
        </w:rPr>
      </w:pPr>
      <w:r w:rsidRPr="00901439">
        <w:rPr>
          <w:rFonts w:cs="Calibri"/>
          <w:sz w:val="22"/>
          <w:szCs w:val="22"/>
          <w:lang w:bidi="ar-SA"/>
        </w:rPr>
        <w:t>Translating the events</w:t>
      </w:r>
    </w:p>
    <w:p w:rsidR="008910FC" w:rsidRPr="00901439" w:rsidRDefault="008910FC" w:rsidP="008910FC">
      <w:pPr>
        <w:pStyle w:val="ListParagraph"/>
        <w:numPr>
          <w:ilvl w:val="0"/>
          <w:numId w:val="71"/>
        </w:numPr>
        <w:rPr>
          <w:rFonts w:cs="Calibri"/>
          <w:sz w:val="22"/>
          <w:szCs w:val="22"/>
          <w:lang w:bidi="ar-SA"/>
        </w:rPr>
      </w:pPr>
      <w:r w:rsidRPr="00901439">
        <w:rPr>
          <w:rFonts w:cs="Calibri"/>
          <w:sz w:val="22"/>
          <w:szCs w:val="22"/>
          <w:lang w:bidi="ar-SA"/>
        </w:rPr>
        <w:t>Handling Failure</w:t>
      </w:r>
    </w:p>
    <w:p w:rsidR="00583F14" w:rsidRPr="00901439" w:rsidRDefault="00583F14" w:rsidP="00583F14">
      <w:pPr>
        <w:spacing w:before="0" w:after="0"/>
        <w:rPr>
          <w:rFonts w:cs="Calibri"/>
          <w:sz w:val="22"/>
          <w:szCs w:val="22"/>
          <w:lang w:bidi="ar-SA"/>
        </w:rPr>
      </w:pPr>
    </w:p>
    <w:p w:rsidR="008910FC" w:rsidRPr="00901439" w:rsidRDefault="008910FC" w:rsidP="008910FC">
      <w:pPr>
        <w:ind w:left="1074"/>
        <w:rPr>
          <w:rFonts w:cs="Calibri"/>
          <w:sz w:val="22"/>
          <w:szCs w:val="22"/>
          <w:lang w:bidi="ar-SA"/>
        </w:rPr>
      </w:pPr>
    </w:p>
    <w:p w:rsidR="008910FC" w:rsidRPr="00901439" w:rsidRDefault="008910FC" w:rsidP="008910FC">
      <w:pPr>
        <w:pStyle w:val="Heading3"/>
      </w:pPr>
      <w:bookmarkStart w:id="190" w:name="_Toc481554807"/>
      <w:r w:rsidRPr="00901439">
        <w:t>Flume S</w:t>
      </w:r>
      <w:r w:rsidR="00667CCF" w:rsidRPr="00901439">
        <w:t>ink</w:t>
      </w:r>
      <w:bookmarkEnd w:id="190"/>
    </w:p>
    <w:p w:rsidR="003A64F4" w:rsidRPr="00901439" w:rsidRDefault="003A64F4" w:rsidP="003A64F4">
      <w:pPr>
        <w:rPr>
          <w:rFonts w:cs="Calibri"/>
          <w:sz w:val="22"/>
          <w:szCs w:val="22"/>
          <w:lang w:bidi="ar-SA"/>
        </w:rPr>
      </w:pPr>
      <w:r w:rsidRPr="00901439">
        <w:rPr>
          <w:rFonts w:cs="Calibri"/>
          <w:sz w:val="22"/>
          <w:szCs w:val="22"/>
          <w:lang w:bidi="ar-SA"/>
        </w:rPr>
        <w:t>Many type of Sink</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t>Avro</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t>File Roll, is flume tool to sending data to local file system.</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t>HDFS</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lastRenderedPageBreak/>
        <w:t>HBASE</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t>Logger, used for debugging flume agent configuration files, sending the output to log files</w:t>
      </w:r>
    </w:p>
    <w:p w:rsidR="003A64F4" w:rsidRPr="00901439" w:rsidRDefault="003A64F4" w:rsidP="003A64F4">
      <w:pPr>
        <w:pStyle w:val="ListParagraph"/>
        <w:numPr>
          <w:ilvl w:val="0"/>
          <w:numId w:val="82"/>
        </w:numPr>
        <w:rPr>
          <w:rFonts w:cs="Calibri"/>
          <w:sz w:val="22"/>
          <w:szCs w:val="22"/>
          <w:lang w:bidi="ar-SA"/>
        </w:rPr>
      </w:pPr>
      <w:r w:rsidRPr="00901439">
        <w:rPr>
          <w:rFonts w:cs="Calibri"/>
          <w:sz w:val="22"/>
          <w:szCs w:val="22"/>
          <w:lang w:bidi="ar-SA"/>
        </w:rPr>
        <w:t>Null</w:t>
      </w:r>
    </w:p>
    <w:p w:rsidR="00583F14" w:rsidRPr="00901439" w:rsidRDefault="003A64F4" w:rsidP="00583F14">
      <w:pPr>
        <w:pStyle w:val="ListParagraph"/>
        <w:numPr>
          <w:ilvl w:val="0"/>
          <w:numId w:val="82"/>
        </w:numPr>
        <w:rPr>
          <w:rFonts w:cs="Calibri"/>
          <w:sz w:val="22"/>
          <w:szCs w:val="22"/>
          <w:lang w:bidi="ar-SA"/>
        </w:rPr>
      </w:pPr>
      <w:r w:rsidRPr="00901439">
        <w:rPr>
          <w:rFonts w:cs="Calibri"/>
          <w:sz w:val="22"/>
          <w:szCs w:val="22"/>
          <w:lang w:bidi="ar-SA"/>
        </w:rPr>
        <w:t>IRC (Internet Ready Chat)</w:t>
      </w:r>
    </w:p>
    <w:p w:rsidR="00583F14" w:rsidRPr="00901439" w:rsidRDefault="00583F14" w:rsidP="00583F14">
      <w:pPr>
        <w:rPr>
          <w:rFonts w:cs="Calibri"/>
          <w:sz w:val="22"/>
          <w:szCs w:val="22"/>
          <w:lang w:bidi="ar-SA"/>
        </w:rPr>
      </w:pPr>
      <w:r w:rsidRPr="00901439">
        <w:rPr>
          <w:rFonts w:cs="Calibri"/>
          <w:sz w:val="22"/>
          <w:szCs w:val="22"/>
          <w:lang w:bidi="ar-SA"/>
        </w:rPr>
        <w:t>Configuring a Sink:</w:t>
      </w:r>
    </w:p>
    <w:p w:rsidR="00583F14" w:rsidRPr="00901439" w:rsidRDefault="00583F14" w:rsidP="00583F14">
      <w:pPr>
        <w:pStyle w:val="ListParagraph"/>
        <w:numPr>
          <w:ilvl w:val="0"/>
          <w:numId w:val="83"/>
        </w:numPr>
        <w:rPr>
          <w:rFonts w:cs="Calibri"/>
          <w:sz w:val="22"/>
          <w:szCs w:val="22"/>
          <w:lang w:bidi="ar-SA"/>
        </w:rPr>
      </w:pPr>
      <w:r w:rsidRPr="00901439">
        <w:rPr>
          <w:rFonts w:cs="Calibri"/>
          <w:sz w:val="22"/>
          <w:szCs w:val="22"/>
          <w:lang w:bidi="ar-SA"/>
        </w:rPr>
        <w:t>Sink is the import side of the source.</w:t>
      </w:r>
    </w:p>
    <w:p w:rsidR="00583F14" w:rsidRPr="00901439" w:rsidRDefault="00583F14" w:rsidP="00583F14">
      <w:pPr>
        <w:pStyle w:val="ListParagraph"/>
        <w:numPr>
          <w:ilvl w:val="0"/>
          <w:numId w:val="83"/>
        </w:numPr>
        <w:rPr>
          <w:rFonts w:cs="Calibri"/>
          <w:sz w:val="22"/>
          <w:szCs w:val="22"/>
          <w:lang w:bidi="ar-SA"/>
        </w:rPr>
      </w:pPr>
      <w:r w:rsidRPr="00901439">
        <w:rPr>
          <w:rFonts w:cs="Calibri"/>
          <w:sz w:val="22"/>
          <w:szCs w:val="22"/>
          <w:lang w:bidi="ar-SA"/>
        </w:rPr>
        <w:t>Sink waits for events to be received from the configured channels</w:t>
      </w:r>
    </w:p>
    <w:p w:rsidR="00583F14" w:rsidRPr="00901439" w:rsidRDefault="00583F14" w:rsidP="00583F14">
      <w:pPr>
        <w:pStyle w:val="ListParagraph"/>
        <w:numPr>
          <w:ilvl w:val="0"/>
          <w:numId w:val="83"/>
        </w:numPr>
        <w:rPr>
          <w:rFonts w:cs="Calibri"/>
          <w:sz w:val="22"/>
          <w:szCs w:val="22"/>
          <w:lang w:bidi="ar-SA"/>
        </w:rPr>
      </w:pPr>
      <w:r w:rsidRPr="00901439">
        <w:rPr>
          <w:rFonts w:cs="Calibri"/>
          <w:sz w:val="22"/>
          <w:szCs w:val="22"/>
          <w:lang w:bidi="ar-SA"/>
        </w:rPr>
        <w:t>Sink knows nothing of the source or the channels</w:t>
      </w:r>
    </w:p>
    <w:p w:rsidR="00583F14" w:rsidRPr="00901439" w:rsidRDefault="00583F14" w:rsidP="00583F14">
      <w:pPr>
        <w:pStyle w:val="ListParagraph"/>
        <w:numPr>
          <w:ilvl w:val="0"/>
          <w:numId w:val="83"/>
        </w:numPr>
        <w:rPr>
          <w:rFonts w:cs="Calibri"/>
          <w:sz w:val="22"/>
          <w:szCs w:val="22"/>
          <w:lang w:bidi="ar-SA"/>
        </w:rPr>
      </w:pPr>
      <w:r w:rsidRPr="00901439">
        <w:rPr>
          <w:rFonts w:cs="Calibri"/>
          <w:sz w:val="22"/>
          <w:szCs w:val="22"/>
          <w:lang w:bidi="ar-SA"/>
        </w:rPr>
        <w:t>Sink is responsible for (all are configurable)</w:t>
      </w:r>
    </w:p>
    <w:p w:rsidR="00583F14" w:rsidRPr="00901439" w:rsidRDefault="00583F14" w:rsidP="00583F14">
      <w:pPr>
        <w:pStyle w:val="ListParagraph"/>
        <w:numPr>
          <w:ilvl w:val="1"/>
          <w:numId w:val="83"/>
        </w:numPr>
        <w:rPr>
          <w:rFonts w:cs="Calibri"/>
          <w:sz w:val="22"/>
          <w:szCs w:val="22"/>
          <w:lang w:bidi="ar-SA"/>
        </w:rPr>
      </w:pPr>
      <w:r w:rsidRPr="00901439">
        <w:rPr>
          <w:rFonts w:cs="Calibri"/>
          <w:sz w:val="22"/>
          <w:szCs w:val="22"/>
          <w:lang w:bidi="ar-SA"/>
        </w:rPr>
        <w:t>Output to destination</w:t>
      </w:r>
    </w:p>
    <w:p w:rsidR="00583F14" w:rsidRPr="00901439" w:rsidRDefault="00583F14" w:rsidP="00583F14">
      <w:pPr>
        <w:pStyle w:val="ListParagraph"/>
        <w:numPr>
          <w:ilvl w:val="1"/>
          <w:numId w:val="83"/>
        </w:numPr>
        <w:rPr>
          <w:rFonts w:cs="Calibri"/>
          <w:sz w:val="22"/>
          <w:szCs w:val="22"/>
          <w:lang w:bidi="ar-SA"/>
        </w:rPr>
      </w:pPr>
      <w:r w:rsidRPr="00901439">
        <w:rPr>
          <w:rFonts w:cs="Calibri"/>
          <w:sz w:val="22"/>
          <w:szCs w:val="22"/>
          <w:lang w:bidi="ar-SA"/>
        </w:rPr>
        <w:t>Managing timeouts</w:t>
      </w:r>
    </w:p>
    <w:p w:rsidR="00583F14" w:rsidRPr="00901439" w:rsidRDefault="00583F14" w:rsidP="00583F14">
      <w:pPr>
        <w:pStyle w:val="ListParagraph"/>
        <w:numPr>
          <w:ilvl w:val="1"/>
          <w:numId w:val="83"/>
        </w:numPr>
        <w:rPr>
          <w:rFonts w:cs="Calibri"/>
          <w:sz w:val="22"/>
          <w:szCs w:val="22"/>
          <w:lang w:bidi="ar-SA"/>
        </w:rPr>
      </w:pPr>
      <w:r w:rsidRPr="00901439">
        <w:rPr>
          <w:rFonts w:cs="Calibri"/>
          <w:sz w:val="22"/>
          <w:szCs w:val="22"/>
          <w:lang w:bidi="ar-SA"/>
        </w:rPr>
        <w:t>Managing retries</w:t>
      </w:r>
    </w:p>
    <w:p w:rsidR="00583F14" w:rsidRPr="00901439" w:rsidRDefault="00583F14" w:rsidP="00583F14">
      <w:pPr>
        <w:pStyle w:val="ListParagraph"/>
        <w:numPr>
          <w:ilvl w:val="1"/>
          <w:numId w:val="83"/>
        </w:numPr>
        <w:rPr>
          <w:rFonts w:cs="Calibri"/>
          <w:sz w:val="22"/>
          <w:szCs w:val="22"/>
          <w:lang w:bidi="ar-SA"/>
        </w:rPr>
      </w:pPr>
      <w:r w:rsidRPr="00901439">
        <w:rPr>
          <w:rFonts w:cs="Calibri"/>
          <w:sz w:val="22"/>
          <w:szCs w:val="22"/>
          <w:lang w:bidi="ar-SA"/>
        </w:rPr>
        <w:t>Managing file rotations.</w:t>
      </w:r>
    </w:p>
    <w:p w:rsidR="00583F14" w:rsidRPr="00901439" w:rsidRDefault="00583F14" w:rsidP="00583F14">
      <w:pPr>
        <w:spacing w:before="0" w:after="0"/>
        <w:rPr>
          <w:rFonts w:cs="Calibri"/>
          <w:sz w:val="22"/>
          <w:szCs w:val="22"/>
          <w:lang w:bidi="ar-SA"/>
        </w:rPr>
      </w:pPr>
      <w:r w:rsidRPr="00901439">
        <w:rPr>
          <w:rFonts w:cs="Calibri"/>
          <w:sz w:val="22"/>
          <w:szCs w:val="22"/>
          <w:lang w:bidi="ar-SA"/>
        </w:rPr>
        <w:t xml:space="preserve">Rotation: The rotation of the sink files is configurable </w:t>
      </w:r>
    </w:p>
    <w:p w:rsidR="00583F14" w:rsidRPr="00901439" w:rsidRDefault="00583F14" w:rsidP="00583F14">
      <w:pPr>
        <w:pStyle w:val="ListParagraph"/>
        <w:numPr>
          <w:ilvl w:val="0"/>
          <w:numId w:val="84"/>
        </w:numPr>
        <w:spacing w:before="0" w:after="0"/>
        <w:rPr>
          <w:rFonts w:cs="Calibri"/>
          <w:sz w:val="22"/>
          <w:szCs w:val="22"/>
          <w:lang w:bidi="ar-SA"/>
        </w:rPr>
      </w:pPr>
      <w:r w:rsidRPr="00901439">
        <w:rPr>
          <w:rFonts w:cs="Calibri"/>
          <w:sz w:val="22"/>
          <w:szCs w:val="22"/>
          <w:lang w:bidi="ar-SA"/>
        </w:rPr>
        <w:t>Number of event</w:t>
      </w:r>
    </w:p>
    <w:p w:rsidR="00583F14" w:rsidRPr="00901439" w:rsidRDefault="00583F14" w:rsidP="00583F14">
      <w:pPr>
        <w:pStyle w:val="ListParagraph"/>
        <w:numPr>
          <w:ilvl w:val="0"/>
          <w:numId w:val="84"/>
        </w:numPr>
        <w:spacing w:before="0" w:after="0"/>
        <w:rPr>
          <w:rFonts w:cs="Calibri"/>
          <w:sz w:val="22"/>
          <w:szCs w:val="22"/>
          <w:lang w:bidi="ar-SA"/>
        </w:rPr>
      </w:pPr>
      <w:r w:rsidRPr="00901439">
        <w:rPr>
          <w:rFonts w:cs="Calibri"/>
          <w:sz w:val="22"/>
          <w:szCs w:val="22"/>
          <w:lang w:bidi="ar-SA"/>
        </w:rPr>
        <w:t>Size of logs</w:t>
      </w:r>
    </w:p>
    <w:p w:rsidR="00583F14" w:rsidRPr="00901439" w:rsidRDefault="00583F14" w:rsidP="00583F14">
      <w:pPr>
        <w:pStyle w:val="ListParagraph"/>
        <w:numPr>
          <w:ilvl w:val="0"/>
          <w:numId w:val="84"/>
        </w:numPr>
        <w:spacing w:before="0" w:after="0"/>
        <w:rPr>
          <w:rFonts w:cs="Calibri"/>
          <w:sz w:val="22"/>
          <w:szCs w:val="22"/>
          <w:lang w:bidi="ar-SA"/>
        </w:rPr>
      </w:pPr>
      <w:r w:rsidRPr="00901439">
        <w:rPr>
          <w:rFonts w:cs="Calibri"/>
          <w:sz w:val="22"/>
          <w:szCs w:val="22"/>
          <w:lang w:bidi="ar-SA"/>
        </w:rPr>
        <w:t>Time</w:t>
      </w:r>
    </w:p>
    <w:p w:rsidR="00583F14" w:rsidRPr="00901439" w:rsidRDefault="00583F14" w:rsidP="00583F14">
      <w:pPr>
        <w:pStyle w:val="ListParagraph"/>
        <w:spacing w:before="0" w:after="0"/>
        <w:rPr>
          <w:rFonts w:cs="Calibri"/>
          <w:sz w:val="22"/>
          <w:szCs w:val="22"/>
          <w:lang w:bidi="ar-SA"/>
        </w:rPr>
      </w:pPr>
    </w:p>
    <w:p w:rsidR="00583F14" w:rsidRPr="00901439" w:rsidRDefault="00583F14" w:rsidP="00583F14">
      <w:pPr>
        <w:spacing w:before="0" w:after="0"/>
        <w:rPr>
          <w:rFonts w:cs="Calibri"/>
          <w:sz w:val="22"/>
          <w:szCs w:val="22"/>
          <w:lang w:bidi="ar-SA"/>
        </w:rPr>
      </w:pPr>
      <w:r w:rsidRPr="00901439">
        <w:rPr>
          <w:rFonts w:cs="Calibri"/>
          <w:sz w:val="22"/>
          <w:szCs w:val="22"/>
          <w:lang w:bidi="ar-SA"/>
        </w:rPr>
        <w:t>Once a sink file reaches configured parameter the sink will “roll the logs” by opening a new file and closing the previous file. The new file has a.tmp appended to it. This designates it as the file to write data into until full.</w:t>
      </w:r>
    </w:p>
    <w:p w:rsidR="00583F14" w:rsidRPr="00901439" w:rsidRDefault="00583F14" w:rsidP="00583F14">
      <w:pPr>
        <w:rPr>
          <w:rFonts w:cs="Calibri"/>
          <w:sz w:val="22"/>
          <w:szCs w:val="22"/>
          <w:lang w:bidi="ar-SA"/>
        </w:rPr>
      </w:pPr>
    </w:p>
    <w:p w:rsidR="00583F14" w:rsidRPr="00901439" w:rsidRDefault="00583F14" w:rsidP="00583F14">
      <w:pPr>
        <w:ind w:left="1074"/>
        <w:rPr>
          <w:rFonts w:cs="Calibri"/>
          <w:sz w:val="22"/>
          <w:szCs w:val="22"/>
          <w:lang w:bidi="ar-SA"/>
        </w:rPr>
      </w:pPr>
    </w:p>
    <w:p w:rsidR="00583F14" w:rsidRPr="00901439" w:rsidRDefault="00583F14" w:rsidP="00583F14">
      <w:pPr>
        <w:pStyle w:val="Heading3"/>
      </w:pPr>
      <w:bookmarkStart w:id="191" w:name="_Toc481554808"/>
      <w:r w:rsidRPr="00901439">
        <w:t xml:space="preserve">Flume </w:t>
      </w:r>
      <w:r w:rsidR="00ED326E" w:rsidRPr="00901439">
        <w:t>Channels</w:t>
      </w:r>
      <w:bookmarkEnd w:id="191"/>
    </w:p>
    <w:p w:rsidR="00ED326E" w:rsidRPr="00901439" w:rsidRDefault="00ED326E" w:rsidP="00ED326E">
      <w:pPr>
        <w:spacing w:before="0" w:after="0"/>
        <w:rPr>
          <w:rFonts w:cs="Calibri"/>
          <w:sz w:val="22"/>
          <w:szCs w:val="22"/>
          <w:lang w:bidi="ar-SA"/>
        </w:rPr>
      </w:pPr>
    </w:p>
    <w:p w:rsidR="00ED326E" w:rsidRPr="00901439" w:rsidRDefault="00ED326E" w:rsidP="00ED326E">
      <w:pPr>
        <w:spacing w:before="0" w:after="0"/>
        <w:rPr>
          <w:rFonts w:cs="Calibri"/>
          <w:sz w:val="22"/>
          <w:szCs w:val="22"/>
          <w:lang w:bidi="ar-SA"/>
        </w:rPr>
      </w:pPr>
      <w:r w:rsidRPr="00901439">
        <w:rPr>
          <w:rFonts w:cs="Calibri"/>
          <w:sz w:val="22"/>
          <w:szCs w:val="22"/>
          <w:lang w:bidi="ar-SA"/>
        </w:rPr>
        <w:t>Channels are the communication and retention mechanism that manage event delivery. Channels connect sources with sinks managing the streaming and buffering (how data is read and wrote) of data flows. Manages the differences in how data is read and written between sources and sinks</w:t>
      </w:r>
    </w:p>
    <w:p w:rsidR="00ED326E" w:rsidRPr="00901439" w:rsidRDefault="00ED326E" w:rsidP="00ED326E">
      <w:pPr>
        <w:pStyle w:val="ListParagraph"/>
        <w:numPr>
          <w:ilvl w:val="0"/>
          <w:numId w:val="71"/>
        </w:numPr>
        <w:spacing w:before="0" w:after="0"/>
        <w:rPr>
          <w:rFonts w:cs="Calibri"/>
          <w:sz w:val="22"/>
          <w:szCs w:val="22"/>
          <w:lang w:bidi="ar-SA"/>
        </w:rPr>
      </w:pPr>
      <w:r w:rsidRPr="00901439">
        <w:rPr>
          <w:rFonts w:cs="Calibri"/>
          <w:sz w:val="22"/>
          <w:szCs w:val="22"/>
          <w:lang w:bidi="ar-SA"/>
        </w:rPr>
        <w:t>Frequently data is read out faster than the ability to write.</w:t>
      </w:r>
    </w:p>
    <w:p w:rsidR="00ED326E" w:rsidRPr="00901439" w:rsidRDefault="00ED326E" w:rsidP="00ED326E">
      <w:pPr>
        <w:pStyle w:val="ListParagraph"/>
        <w:numPr>
          <w:ilvl w:val="0"/>
          <w:numId w:val="71"/>
        </w:numPr>
        <w:spacing w:before="0" w:after="0"/>
        <w:rPr>
          <w:rFonts w:cs="Calibri"/>
          <w:sz w:val="22"/>
          <w:szCs w:val="22"/>
          <w:lang w:bidi="ar-SA"/>
        </w:rPr>
      </w:pPr>
      <w:r w:rsidRPr="00901439">
        <w:rPr>
          <w:rFonts w:cs="Calibri"/>
          <w:sz w:val="22"/>
          <w:szCs w:val="22"/>
          <w:lang w:bidi="ar-SA"/>
        </w:rPr>
        <w:t>Sinks may not receive data while rolling data files.</w:t>
      </w:r>
    </w:p>
    <w:p w:rsidR="00ED326E" w:rsidRPr="00901439" w:rsidRDefault="00ED326E" w:rsidP="00ED326E">
      <w:pPr>
        <w:spacing w:before="0" w:after="0"/>
        <w:rPr>
          <w:rFonts w:cs="Calibri"/>
          <w:sz w:val="22"/>
          <w:szCs w:val="22"/>
          <w:lang w:bidi="ar-SA"/>
        </w:rPr>
      </w:pPr>
    </w:p>
    <w:p w:rsidR="00ED326E" w:rsidRPr="00901439" w:rsidRDefault="00ED326E" w:rsidP="00ED326E">
      <w:pPr>
        <w:spacing w:before="0" w:after="0"/>
        <w:rPr>
          <w:rFonts w:cs="Calibri"/>
          <w:sz w:val="22"/>
          <w:szCs w:val="22"/>
          <w:lang w:bidi="ar-SA"/>
        </w:rPr>
      </w:pPr>
      <w:r w:rsidRPr="00901439">
        <w:rPr>
          <w:rFonts w:cs="Calibri"/>
          <w:sz w:val="22"/>
          <w:szCs w:val="22"/>
          <w:lang w:bidi="ar-SA"/>
        </w:rPr>
        <w:t>Types of channels:</w:t>
      </w:r>
    </w:p>
    <w:p w:rsidR="00ED326E" w:rsidRPr="00901439" w:rsidRDefault="00ED326E" w:rsidP="00F11182">
      <w:pPr>
        <w:pStyle w:val="ListParagraph"/>
        <w:numPr>
          <w:ilvl w:val="0"/>
          <w:numId w:val="85"/>
        </w:numPr>
        <w:spacing w:before="0" w:after="0"/>
        <w:rPr>
          <w:rFonts w:cs="Calibri"/>
          <w:sz w:val="22"/>
          <w:szCs w:val="22"/>
          <w:lang w:bidi="ar-SA"/>
        </w:rPr>
      </w:pPr>
      <w:r w:rsidRPr="00901439">
        <w:rPr>
          <w:rFonts w:cs="Calibri"/>
          <w:sz w:val="22"/>
          <w:szCs w:val="22"/>
          <w:lang w:bidi="ar-SA"/>
        </w:rPr>
        <w:t>Memory Channel</w:t>
      </w:r>
    </w:p>
    <w:p w:rsidR="00ED326E" w:rsidRPr="00901439" w:rsidRDefault="00ED326E" w:rsidP="00F11182">
      <w:pPr>
        <w:pStyle w:val="ListParagraph"/>
        <w:numPr>
          <w:ilvl w:val="0"/>
          <w:numId w:val="85"/>
        </w:numPr>
        <w:spacing w:before="0" w:after="0"/>
        <w:rPr>
          <w:rFonts w:cs="Calibri"/>
          <w:sz w:val="22"/>
          <w:szCs w:val="22"/>
          <w:lang w:bidi="ar-SA"/>
        </w:rPr>
      </w:pPr>
      <w:r w:rsidRPr="00901439">
        <w:rPr>
          <w:rFonts w:cs="Calibri"/>
          <w:sz w:val="22"/>
          <w:szCs w:val="22"/>
          <w:lang w:bidi="ar-SA"/>
        </w:rPr>
        <w:t>File channel</w:t>
      </w:r>
    </w:p>
    <w:p w:rsidR="00ED326E" w:rsidRPr="00901439" w:rsidRDefault="00ED326E" w:rsidP="00F11182">
      <w:pPr>
        <w:pStyle w:val="ListParagraph"/>
        <w:numPr>
          <w:ilvl w:val="0"/>
          <w:numId w:val="85"/>
        </w:numPr>
        <w:spacing w:before="0" w:after="0"/>
        <w:rPr>
          <w:rFonts w:cs="Calibri"/>
          <w:sz w:val="22"/>
          <w:szCs w:val="22"/>
          <w:lang w:bidi="ar-SA"/>
        </w:rPr>
      </w:pPr>
      <w:r w:rsidRPr="00901439">
        <w:rPr>
          <w:rFonts w:cs="Calibri"/>
          <w:sz w:val="22"/>
          <w:szCs w:val="22"/>
          <w:lang w:bidi="ar-SA"/>
        </w:rPr>
        <w:t>JDBC channel</w:t>
      </w:r>
    </w:p>
    <w:p w:rsidR="00ED326E" w:rsidRPr="00901439" w:rsidRDefault="00ED326E" w:rsidP="00ED326E">
      <w:pPr>
        <w:spacing w:before="0" w:after="0"/>
        <w:rPr>
          <w:rFonts w:cs="Calibri"/>
          <w:sz w:val="22"/>
          <w:szCs w:val="22"/>
          <w:lang w:bidi="ar-SA"/>
        </w:rPr>
      </w:pPr>
    </w:p>
    <w:p w:rsidR="00ED326E" w:rsidRPr="00901439" w:rsidRDefault="00ED326E" w:rsidP="00ED326E">
      <w:pPr>
        <w:spacing w:before="0" w:after="0"/>
        <w:rPr>
          <w:rFonts w:cs="Calibri"/>
          <w:sz w:val="22"/>
          <w:szCs w:val="22"/>
          <w:lang w:bidi="ar-SA"/>
        </w:rPr>
      </w:pPr>
      <w:r w:rsidRPr="00901439">
        <w:rPr>
          <w:rFonts w:cs="Calibri"/>
          <w:sz w:val="22"/>
          <w:szCs w:val="22"/>
          <w:lang w:bidi="ar-SA"/>
        </w:rPr>
        <w:t xml:space="preserve">Memory Channel, </w:t>
      </w:r>
      <w:r w:rsidR="00693A4A" w:rsidRPr="00901439">
        <w:rPr>
          <w:rFonts w:cs="Calibri"/>
          <w:sz w:val="22"/>
          <w:szCs w:val="22"/>
          <w:lang w:bidi="ar-SA"/>
        </w:rPr>
        <w:t>it transport the data through memory only.</w:t>
      </w:r>
    </w:p>
    <w:p w:rsidR="00693A4A" w:rsidRPr="00901439" w:rsidRDefault="00693A4A" w:rsidP="00F11182">
      <w:pPr>
        <w:pStyle w:val="ListParagraph"/>
        <w:numPr>
          <w:ilvl w:val="0"/>
          <w:numId w:val="86"/>
        </w:numPr>
        <w:spacing w:before="0" w:after="0"/>
        <w:rPr>
          <w:rFonts w:cs="Calibri"/>
          <w:sz w:val="22"/>
          <w:szCs w:val="22"/>
          <w:lang w:bidi="ar-SA"/>
        </w:rPr>
      </w:pPr>
      <w:r w:rsidRPr="00901439">
        <w:rPr>
          <w:rFonts w:cs="Calibri"/>
          <w:sz w:val="22"/>
          <w:szCs w:val="22"/>
          <w:lang w:bidi="ar-SA"/>
        </w:rPr>
        <w:t>Reads from the source into the memory</w:t>
      </w:r>
    </w:p>
    <w:p w:rsidR="00693A4A" w:rsidRPr="00901439" w:rsidRDefault="00693A4A" w:rsidP="00F11182">
      <w:pPr>
        <w:pStyle w:val="ListParagraph"/>
        <w:numPr>
          <w:ilvl w:val="0"/>
          <w:numId w:val="86"/>
        </w:numPr>
        <w:spacing w:before="0" w:after="0"/>
        <w:rPr>
          <w:rFonts w:cs="Calibri"/>
          <w:sz w:val="22"/>
          <w:szCs w:val="22"/>
          <w:lang w:bidi="ar-SA"/>
        </w:rPr>
      </w:pPr>
      <w:r w:rsidRPr="00901439">
        <w:rPr>
          <w:rFonts w:cs="Calibri"/>
          <w:sz w:val="22"/>
          <w:szCs w:val="22"/>
          <w:lang w:bidi="ar-SA"/>
        </w:rPr>
        <w:t>Reads from memory into the sink upon demand from the sink</w:t>
      </w:r>
    </w:p>
    <w:p w:rsidR="00693A4A" w:rsidRPr="00901439" w:rsidRDefault="00693A4A" w:rsidP="00F11182">
      <w:pPr>
        <w:pStyle w:val="ListParagraph"/>
        <w:numPr>
          <w:ilvl w:val="0"/>
          <w:numId w:val="86"/>
        </w:numPr>
        <w:spacing w:before="0" w:after="0"/>
        <w:rPr>
          <w:rFonts w:cs="Calibri"/>
          <w:sz w:val="22"/>
          <w:szCs w:val="22"/>
          <w:lang w:bidi="ar-SA"/>
        </w:rPr>
      </w:pPr>
      <w:r w:rsidRPr="00901439">
        <w:rPr>
          <w:rFonts w:cs="Calibri"/>
          <w:sz w:val="22"/>
          <w:szCs w:val="22"/>
          <w:lang w:bidi="ar-SA"/>
        </w:rPr>
        <w:t>All data buffer in memory is volatile and will be loas if there is a memory interrupt.</w:t>
      </w:r>
    </w:p>
    <w:p w:rsidR="00693A4A" w:rsidRPr="00901439" w:rsidRDefault="00693A4A" w:rsidP="00152711">
      <w:pPr>
        <w:spacing w:before="0" w:after="0"/>
        <w:rPr>
          <w:rFonts w:cs="Calibri"/>
          <w:sz w:val="22"/>
          <w:szCs w:val="22"/>
          <w:lang w:bidi="ar-SA"/>
        </w:rPr>
      </w:pPr>
    </w:p>
    <w:p w:rsidR="00152711" w:rsidRPr="00901439" w:rsidRDefault="00152711" w:rsidP="00152711">
      <w:pPr>
        <w:spacing w:before="0" w:after="0"/>
        <w:rPr>
          <w:rFonts w:cs="Calibri"/>
          <w:sz w:val="22"/>
          <w:szCs w:val="22"/>
          <w:lang w:bidi="ar-SA"/>
        </w:rPr>
      </w:pPr>
      <w:r w:rsidRPr="00901439">
        <w:rPr>
          <w:rFonts w:cs="Calibri"/>
          <w:sz w:val="22"/>
          <w:szCs w:val="22"/>
          <w:lang w:bidi="ar-SA"/>
        </w:rPr>
        <w:t>File Channel, uses the disc as the buffer.</w:t>
      </w:r>
    </w:p>
    <w:p w:rsidR="00152711" w:rsidRPr="00901439" w:rsidRDefault="00152711" w:rsidP="00F11182">
      <w:pPr>
        <w:pStyle w:val="ListParagraph"/>
        <w:numPr>
          <w:ilvl w:val="0"/>
          <w:numId w:val="87"/>
        </w:numPr>
        <w:spacing w:before="0" w:after="0"/>
        <w:rPr>
          <w:rFonts w:cs="Calibri"/>
          <w:sz w:val="22"/>
          <w:szCs w:val="22"/>
          <w:lang w:bidi="ar-SA"/>
        </w:rPr>
      </w:pPr>
      <w:r w:rsidRPr="00901439">
        <w:rPr>
          <w:rFonts w:cs="Calibri"/>
          <w:sz w:val="22"/>
          <w:szCs w:val="22"/>
          <w:lang w:bidi="ar-SA"/>
        </w:rPr>
        <w:t>Reads from the source and writes into buffer file on disk.</w:t>
      </w:r>
    </w:p>
    <w:p w:rsidR="00152711" w:rsidRPr="00901439" w:rsidRDefault="00152711" w:rsidP="00F11182">
      <w:pPr>
        <w:pStyle w:val="ListParagraph"/>
        <w:numPr>
          <w:ilvl w:val="0"/>
          <w:numId w:val="87"/>
        </w:numPr>
        <w:spacing w:before="0" w:after="0"/>
        <w:rPr>
          <w:rFonts w:cs="Calibri"/>
          <w:sz w:val="22"/>
          <w:szCs w:val="22"/>
          <w:lang w:bidi="ar-SA"/>
        </w:rPr>
      </w:pPr>
      <w:r w:rsidRPr="00901439">
        <w:rPr>
          <w:rFonts w:cs="Calibri"/>
          <w:sz w:val="22"/>
          <w:szCs w:val="22"/>
          <w:lang w:bidi="ar-SA"/>
        </w:rPr>
        <w:t>Acknowledges a successful write to a buffer file.</w:t>
      </w:r>
    </w:p>
    <w:p w:rsidR="00152711" w:rsidRPr="00901439" w:rsidRDefault="00152711" w:rsidP="00F11182">
      <w:pPr>
        <w:pStyle w:val="ListParagraph"/>
        <w:numPr>
          <w:ilvl w:val="0"/>
          <w:numId w:val="87"/>
        </w:numPr>
        <w:spacing w:before="0" w:after="0"/>
        <w:rPr>
          <w:rFonts w:cs="Calibri"/>
          <w:sz w:val="22"/>
          <w:szCs w:val="22"/>
          <w:lang w:bidi="ar-SA"/>
        </w:rPr>
      </w:pPr>
      <w:r w:rsidRPr="00901439">
        <w:rPr>
          <w:rFonts w:cs="Calibri"/>
          <w:sz w:val="22"/>
          <w:szCs w:val="22"/>
          <w:lang w:bidi="ar-SA"/>
        </w:rPr>
        <w:t>Reads from the buffer file to the sink.</w:t>
      </w:r>
    </w:p>
    <w:p w:rsidR="00152711" w:rsidRPr="00901439" w:rsidRDefault="00152711" w:rsidP="00F11182">
      <w:pPr>
        <w:pStyle w:val="ListParagraph"/>
        <w:numPr>
          <w:ilvl w:val="0"/>
          <w:numId w:val="87"/>
        </w:numPr>
        <w:spacing w:before="0" w:after="0"/>
        <w:rPr>
          <w:rFonts w:cs="Calibri"/>
          <w:sz w:val="22"/>
          <w:szCs w:val="22"/>
          <w:lang w:bidi="ar-SA"/>
        </w:rPr>
      </w:pPr>
      <w:r w:rsidRPr="00901439">
        <w:rPr>
          <w:rFonts w:cs="Calibri"/>
          <w:sz w:val="22"/>
          <w:szCs w:val="22"/>
          <w:lang w:bidi="ar-SA"/>
        </w:rPr>
        <w:t>When the sink acknowledges a successful write of data, then the file channel deletes the buffer file.</w:t>
      </w:r>
    </w:p>
    <w:p w:rsidR="000212EA" w:rsidRPr="00901439" w:rsidRDefault="000212EA" w:rsidP="000212EA">
      <w:pPr>
        <w:pStyle w:val="ListParagraph"/>
        <w:spacing w:before="0" w:after="0"/>
        <w:rPr>
          <w:rFonts w:cs="Calibri"/>
          <w:sz w:val="22"/>
          <w:szCs w:val="22"/>
          <w:lang w:bidi="ar-SA"/>
        </w:rPr>
      </w:pPr>
    </w:p>
    <w:p w:rsidR="000212EA" w:rsidRPr="00901439" w:rsidRDefault="000212EA" w:rsidP="000212EA">
      <w:pPr>
        <w:spacing w:before="0" w:after="0"/>
        <w:rPr>
          <w:rFonts w:cs="Calibri"/>
          <w:sz w:val="22"/>
          <w:szCs w:val="22"/>
          <w:lang w:bidi="ar-SA"/>
        </w:rPr>
      </w:pPr>
      <w:r w:rsidRPr="00901439">
        <w:rPr>
          <w:rFonts w:cs="Calibri"/>
          <w:sz w:val="22"/>
          <w:szCs w:val="22"/>
          <w:lang w:bidi="ar-SA"/>
        </w:rPr>
        <w:t>JDBC Channel, Uses database as the buffer.</w:t>
      </w:r>
    </w:p>
    <w:p w:rsidR="000212EA" w:rsidRPr="00901439" w:rsidRDefault="000212EA" w:rsidP="00F11182">
      <w:pPr>
        <w:pStyle w:val="ListParagraph"/>
        <w:numPr>
          <w:ilvl w:val="0"/>
          <w:numId w:val="88"/>
        </w:numPr>
        <w:spacing w:before="0" w:after="0"/>
        <w:rPr>
          <w:rFonts w:cs="Calibri"/>
          <w:sz w:val="22"/>
          <w:szCs w:val="22"/>
          <w:lang w:bidi="ar-SA"/>
        </w:rPr>
      </w:pPr>
      <w:r w:rsidRPr="00901439">
        <w:rPr>
          <w:rFonts w:cs="Calibri"/>
          <w:sz w:val="22"/>
          <w:szCs w:val="22"/>
          <w:lang w:bidi="ar-SA"/>
        </w:rPr>
        <w:t>Similar to the file channel except that buffered writes are written to an embedded Derby database to store data.</w:t>
      </w:r>
    </w:p>
    <w:p w:rsidR="00427153" w:rsidRPr="00901439" w:rsidRDefault="00427153" w:rsidP="00427153">
      <w:pPr>
        <w:spacing w:before="0" w:after="0"/>
        <w:rPr>
          <w:rFonts w:cs="Calibri"/>
          <w:sz w:val="22"/>
          <w:szCs w:val="22"/>
          <w:lang w:bidi="ar-SA"/>
        </w:rPr>
      </w:pPr>
    </w:p>
    <w:p w:rsidR="007A719D" w:rsidRPr="00901439" w:rsidRDefault="00427153" w:rsidP="007A719D">
      <w:pPr>
        <w:spacing w:before="0" w:after="0"/>
        <w:rPr>
          <w:rFonts w:cs="Calibri"/>
          <w:sz w:val="22"/>
          <w:szCs w:val="22"/>
          <w:lang w:bidi="ar-SA"/>
        </w:rPr>
      </w:pPr>
      <w:r w:rsidRPr="00901439">
        <w:rPr>
          <w:rFonts w:cs="Calibri"/>
          <w:sz w:val="22"/>
          <w:szCs w:val="22"/>
          <w:lang w:bidi="ar-SA"/>
        </w:rPr>
        <w:t>Performance difference between memory store and disc IO is obvious. The decision to use one or the other is typically made based on the reliability of the source and the sink versus the value of the data being transmitted.</w:t>
      </w:r>
    </w:p>
    <w:p w:rsidR="007A719D" w:rsidRPr="00901439" w:rsidRDefault="007A719D" w:rsidP="007A719D">
      <w:pPr>
        <w:pStyle w:val="Heading3"/>
      </w:pPr>
      <w:bookmarkStart w:id="192" w:name="_Toc481554809"/>
      <w:r w:rsidRPr="00901439">
        <w:t>File Channel to HDFS</w:t>
      </w:r>
      <w:bookmarkEnd w:id="192"/>
    </w:p>
    <w:p w:rsidR="007A719D" w:rsidRPr="00901439" w:rsidRDefault="007A719D" w:rsidP="007A719D">
      <w:pPr>
        <w:rPr>
          <w:rFonts w:cs="Calibri"/>
          <w:sz w:val="22"/>
          <w:szCs w:val="22"/>
          <w:lang w:bidi="ar-SA"/>
        </w:rPr>
      </w:pPr>
      <w:r w:rsidRPr="00901439">
        <w:rPr>
          <w:rFonts w:cs="Calibri"/>
          <w:sz w:val="22"/>
          <w:szCs w:val="22"/>
          <w:lang w:bidi="ar-SA"/>
        </w:rPr>
        <w:t>We use the file channel to provide the integrity of the data delivered.</w:t>
      </w:r>
    </w:p>
    <w:p w:rsidR="007A719D" w:rsidRPr="00901439" w:rsidRDefault="007A719D" w:rsidP="00F11182">
      <w:pPr>
        <w:pStyle w:val="ListParagraph"/>
        <w:numPr>
          <w:ilvl w:val="0"/>
          <w:numId w:val="89"/>
        </w:numPr>
        <w:rPr>
          <w:rFonts w:cs="Calibri"/>
          <w:sz w:val="22"/>
          <w:szCs w:val="22"/>
          <w:lang w:bidi="ar-SA"/>
        </w:rPr>
      </w:pPr>
      <w:r w:rsidRPr="00901439">
        <w:rPr>
          <w:rFonts w:cs="Calibri"/>
          <w:sz w:val="22"/>
          <w:szCs w:val="22"/>
          <w:lang w:bidi="ar-SA"/>
        </w:rPr>
        <w:t xml:space="preserve">How to configure for log roll </w:t>
      </w:r>
    </w:p>
    <w:p w:rsidR="007A719D" w:rsidRPr="00901439" w:rsidRDefault="007A719D" w:rsidP="00F11182">
      <w:pPr>
        <w:pStyle w:val="ListParagraph"/>
        <w:numPr>
          <w:ilvl w:val="0"/>
          <w:numId w:val="89"/>
        </w:numPr>
        <w:rPr>
          <w:rFonts w:cs="Calibri"/>
          <w:sz w:val="22"/>
          <w:szCs w:val="22"/>
          <w:lang w:bidi="ar-SA"/>
        </w:rPr>
      </w:pPr>
      <w:r w:rsidRPr="00901439">
        <w:rPr>
          <w:rFonts w:cs="Calibri"/>
          <w:sz w:val="22"/>
          <w:szCs w:val="22"/>
          <w:lang w:bidi="ar-SA"/>
        </w:rPr>
        <w:t>How to configure for file channel.</w:t>
      </w:r>
    </w:p>
    <w:p w:rsidR="007A719D" w:rsidRPr="00901439" w:rsidRDefault="007A719D" w:rsidP="007A719D">
      <w:pPr>
        <w:rPr>
          <w:rFonts w:cs="Calibri"/>
          <w:sz w:val="22"/>
          <w:szCs w:val="22"/>
          <w:lang w:bidi="ar-SA"/>
        </w:rPr>
      </w:pPr>
    </w:p>
    <w:p w:rsidR="007139F6" w:rsidRPr="00901439" w:rsidRDefault="007139F6" w:rsidP="007139F6">
      <w:pPr>
        <w:pStyle w:val="Heading3"/>
      </w:pPr>
      <w:bookmarkStart w:id="193" w:name="_Toc481554810"/>
      <w:r w:rsidRPr="00901439">
        <w:t>Avro Serialization</w:t>
      </w:r>
      <w:bookmarkEnd w:id="193"/>
    </w:p>
    <w:p w:rsidR="008B022D" w:rsidRPr="00901439" w:rsidRDefault="008B022D" w:rsidP="00042ECF">
      <w:pPr>
        <w:rPr>
          <w:rFonts w:cs="Calibri"/>
          <w:sz w:val="22"/>
          <w:szCs w:val="22"/>
          <w:lang w:bidi="ar-SA"/>
        </w:rPr>
      </w:pPr>
      <w:r w:rsidRPr="00901439">
        <w:rPr>
          <w:rFonts w:cs="Calibri"/>
          <w:sz w:val="22"/>
          <w:szCs w:val="22"/>
          <w:lang w:bidi="ar-SA"/>
        </w:rPr>
        <w:t xml:space="preserve">Serialization is the process of translating data structures into format that can be stored in a files </w:t>
      </w:r>
      <w:r w:rsidR="00C75E33" w:rsidRPr="00901439">
        <w:rPr>
          <w:rFonts w:cs="Calibri"/>
          <w:sz w:val="22"/>
          <w:szCs w:val="22"/>
          <w:lang w:bidi="ar-SA"/>
        </w:rPr>
        <w:t>or buffer, f</w:t>
      </w:r>
      <w:r w:rsidRPr="00901439">
        <w:rPr>
          <w:rFonts w:cs="Calibri"/>
          <w:sz w:val="22"/>
          <w:szCs w:val="22"/>
          <w:lang w:bidi="ar-SA"/>
        </w:rPr>
        <w:t>orwarded across the network and reconstructed without data loss.</w:t>
      </w:r>
    </w:p>
    <w:p w:rsidR="00C75E33" w:rsidRPr="00901439" w:rsidRDefault="00C75E33" w:rsidP="00042ECF">
      <w:pPr>
        <w:rPr>
          <w:rFonts w:cs="Calibri"/>
          <w:sz w:val="22"/>
          <w:szCs w:val="22"/>
          <w:lang w:bidi="ar-SA"/>
        </w:rPr>
      </w:pPr>
      <w:r w:rsidRPr="00901439">
        <w:rPr>
          <w:rFonts w:cs="Calibri"/>
          <w:sz w:val="22"/>
          <w:szCs w:val="22"/>
          <w:lang w:bidi="ar-SA"/>
        </w:rPr>
        <w:t>Note: data structures are broken down into bytes and then sequences, it should have architecture independence as they move from one computational environment to another.</w:t>
      </w:r>
      <w:r w:rsidR="0084327B" w:rsidRPr="00901439">
        <w:rPr>
          <w:rFonts w:cs="Calibri"/>
          <w:sz w:val="22"/>
          <w:szCs w:val="22"/>
          <w:lang w:bidi="ar-SA"/>
        </w:rPr>
        <w:t xml:space="preserve"> All programing languages provide internal serialization but issue comes when moving between languages. </w:t>
      </w:r>
      <w:r w:rsidR="00C16ED0" w:rsidRPr="00901439">
        <w:rPr>
          <w:rFonts w:cs="Calibri"/>
          <w:sz w:val="22"/>
          <w:szCs w:val="22"/>
          <w:lang w:bidi="ar-SA"/>
        </w:rPr>
        <w:t>For the object oriented language complexity is even more because of extensive use of object reference.</w:t>
      </w:r>
    </w:p>
    <w:p w:rsidR="00785AA1" w:rsidRPr="00901439" w:rsidRDefault="00C16ED0" w:rsidP="00785AA1">
      <w:pPr>
        <w:rPr>
          <w:rFonts w:cs="Calibri"/>
          <w:sz w:val="22"/>
          <w:szCs w:val="22"/>
          <w:lang w:bidi="ar-SA"/>
        </w:rPr>
      </w:pPr>
      <w:r w:rsidRPr="00901439">
        <w:rPr>
          <w:rFonts w:cs="Calibri"/>
          <w:sz w:val="22"/>
          <w:szCs w:val="22"/>
          <w:lang w:bidi="ar-SA"/>
        </w:rPr>
        <w:t>Avro is a remote procedure call and serialization framework.</w:t>
      </w:r>
      <w:r w:rsidR="00785AA1" w:rsidRPr="00901439">
        <w:rPr>
          <w:rFonts w:cs="Calibri"/>
          <w:sz w:val="22"/>
          <w:szCs w:val="22"/>
          <w:lang w:bidi="ar-SA"/>
        </w:rPr>
        <w:t xml:space="preserve"> Similar to thrift and purposefully created for Hadoop.</w:t>
      </w:r>
    </w:p>
    <w:p w:rsidR="00785AA1" w:rsidRPr="00901439" w:rsidRDefault="00785AA1" w:rsidP="00785AA1">
      <w:pPr>
        <w:pStyle w:val="ListParagraph"/>
        <w:numPr>
          <w:ilvl w:val="0"/>
          <w:numId w:val="90"/>
        </w:numPr>
        <w:rPr>
          <w:rFonts w:cs="Calibri"/>
          <w:sz w:val="22"/>
          <w:szCs w:val="22"/>
          <w:lang w:bidi="ar-SA"/>
        </w:rPr>
      </w:pPr>
      <w:r w:rsidRPr="00901439">
        <w:rPr>
          <w:rFonts w:cs="Calibri"/>
          <w:sz w:val="22"/>
          <w:szCs w:val="22"/>
          <w:lang w:bidi="ar-SA"/>
        </w:rPr>
        <w:t>Many objects have complex data structures, such as binary files, which do not transmit character by character.</w:t>
      </w:r>
    </w:p>
    <w:p w:rsidR="00785AA1" w:rsidRPr="00901439" w:rsidRDefault="00785AA1" w:rsidP="00785AA1">
      <w:pPr>
        <w:pStyle w:val="ListParagraph"/>
        <w:numPr>
          <w:ilvl w:val="0"/>
          <w:numId w:val="90"/>
        </w:numPr>
        <w:rPr>
          <w:rFonts w:cs="Calibri"/>
          <w:sz w:val="22"/>
          <w:szCs w:val="22"/>
          <w:lang w:bidi="ar-SA"/>
        </w:rPr>
      </w:pPr>
      <w:r w:rsidRPr="00901439">
        <w:rPr>
          <w:rFonts w:cs="Calibri"/>
          <w:sz w:val="22"/>
          <w:szCs w:val="22"/>
          <w:lang w:bidi="ar-SA"/>
        </w:rPr>
        <w:t>A serialization framework is used to buffer and transmit such objects to gurarantee their integrity.</w:t>
      </w:r>
    </w:p>
    <w:p w:rsidR="00785AA1" w:rsidRPr="00901439" w:rsidRDefault="00785AA1" w:rsidP="00785AA1">
      <w:pPr>
        <w:pStyle w:val="ListParagraph"/>
        <w:numPr>
          <w:ilvl w:val="0"/>
          <w:numId w:val="90"/>
        </w:numPr>
        <w:rPr>
          <w:rFonts w:cs="Calibri"/>
          <w:sz w:val="22"/>
          <w:szCs w:val="22"/>
          <w:lang w:bidi="ar-SA"/>
        </w:rPr>
      </w:pPr>
      <w:r w:rsidRPr="00901439">
        <w:rPr>
          <w:rFonts w:cs="Calibri"/>
          <w:sz w:val="22"/>
          <w:szCs w:val="22"/>
          <w:lang w:bidi="ar-SA"/>
        </w:rPr>
        <w:t>Process of ensuring a semantically identical clone of the original object is not straight forward.</w:t>
      </w:r>
    </w:p>
    <w:p w:rsidR="00785AA1" w:rsidRPr="00901439" w:rsidRDefault="00785AA1" w:rsidP="00785AA1">
      <w:pPr>
        <w:pStyle w:val="ListParagraph"/>
        <w:numPr>
          <w:ilvl w:val="0"/>
          <w:numId w:val="90"/>
        </w:numPr>
        <w:rPr>
          <w:rFonts w:cs="Calibri"/>
          <w:sz w:val="22"/>
          <w:szCs w:val="22"/>
          <w:lang w:bidi="ar-SA"/>
        </w:rPr>
      </w:pPr>
      <w:r w:rsidRPr="00901439">
        <w:rPr>
          <w:rFonts w:cs="Calibri"/>
          <w:sz w:val="22"/>
          <w:szCs w:val="22"/>
          <w:lang w:bidi="ar-SA"/>
        </w:rPr>
        <w:t>Object compression and splitting are just two of the complexities that must be resolved.</w:t>
      </w:r>
    </w:p>
    <w:p w:rsidR="00785AA1" w:rsidRPr="00901439" w:rsidRDefault="00785AA1" w:rsidP="00042ECF">
      <w:pPr>
        <w:rPr>
          <w:rFonts w:cs="Calibri"/>
          <w:sz w:val="22"/>
          <w:szCs w:val="22"/>
          <w:lang w:bidi="ar-SA"/>
        </w:rPr>
      </w:pPr>
    </w:p>
    <w:p w:rsidR="00042ECF" w:rsidRPr="00901439" w:rsidRDefault="00042ECF" w:rsidP="00042ECF">
      <w:pPr>
        <w:rPr>
          <w:rFonts w:cs="Calibri"/>
          <w:sz w:val="22"/>
          <w:szCs w:val="22"/>
          <w:lang w:bidi="ar-SA"/>
        </w:rPr>
      </w:pPr>
      <w:r w:rsidRPr="00901439">
        <w:rPr>
          <w:rFonts w:cs="Calibri"/>
          <w:sz w:val="22"/>
          <w:szCs w:val="22"/>
          <w:lang w:bidi="ar-SA"/>
        </w:rPr>
        <w:lastRenderedPageBreak/>
        <w:t>Key attributes of Avro Serialization</w:t>
      </w:r>
    </w:p>
    <w:p w:rsidR="00042ECF" w:rsidRPr="00901439" w:rsidRDefault="00042ECF" w:rsidP="00042ECF">
      <w:pPr>
        <w:pStyle w:val="ListParagraph"/>
        <w:numPr>
          <w:ilvl w:val="0"/>
          <w:numId w:val="71"/>
        </w:numPr>
        <w:rPr>
          <w:rFonts w:cs="Calibri"/>
          <w:sz w:val="22"/>
          <w:szCs w:val="22"/>
          <w:lang w:bidi="ar-SA"/>
        </w:rPr>
      </w:pPr>
      <w:r w:rsidRPr="00901439">
        <w:rPr>
          <w:rFonts w:cs="Calibri"/>
          <w:sz w:val="22"/>
          <w:szCs w:val="22"/>
          <w:lang w:bidi="ar-SA"/>
        </w:rPr>
        <w:t>Framework, a data-persistence framework</w:t>
      </w:r>
    </w:p>
    <w:p w:rsidR="00042ECF" w:rsidRPr="00901439" w:rsidRDefault="00042ECF" w:rsidP="00042ECF">
      <w:pPr>
        <w:pStyle w:val="ListParagraph"/>
        <w:numPr>
          <w:ilvl w:val="0"/>
          <w:numId w:val="71"/>
        </w:numPr>
        <w:rPr>
          <w:rFonts w:cs="Calibri"/>
          <w:sz w:val="22"/>
          <w:szCs w:val="22"/>
          <w:lang w:bidi="ar-SA"/>
        </w:rPr>
      </w:pPr>
      <w:r w:rsidRPr="00901439">
        <w:rPr>
          <w:rFonts w:cs="Calibri"/>
          <w:sz w:val="22"/>
          <w:szCs w:val="22"/>
          <w:lang w:bidi="ar-SA"/>
        </w:rPr>
        <w:t>Binary Format, binary structured format can be both compressed and split as needed.</w:t>
      </w:r>
    </w:p>
    <w:p w:rsidR="00042ECF" w:rsidRPr="00901439" w:rsidRDefault="00042ECF" w:rsidP="00042ECF">
      <w:pPr>
        <w:pStyle w:val="ListParagraph"/>
        <w:numPr>
          <w:ilvl w:val="0"/>
          <w:numId w:val="71"/>
        </w:numPr>
        <w:rPr>
          <w:rFonts w:cs="Calibri"/>
          <w:sz w:val="22"/>
          <w:szCs w:val="22"/>
          <w:lang w:bidi="ar-SA"/>
        </w:rPr>
      </w:pPr>
      <w:r w:rsidRPr="00901439">
        <w:rPr>
          <w:rFonts w:cs="Calibri"/>
          <w:sz w:val="22"/>
          <w:szCs w:val="22"/>
          <w:lang w:bidi="ar-SA"/>
        </w:rPr>
        <w:t>Cross Language</w:t>
      </w:r>
    </w:p>
    <w:p w:rsidR="00042ECF" w:rsidRPr="00901439" w:rsidRDefault="00042ECF" w:rsidP="00042ECF">
      <w:pPr>
        <w:pStyle w:val="ListParagraph"/>
        <w:numPr>
          <w:ilvl w:val="1"/>
          <w:numId w:val="71"/>
        </w:numPr>
        <w:rPr>
          <w:rFonts w:cs="Calibri"/>
          <w:sz w:val="22"/>
          <w:szCs w:val="22"/>
          <w:lang w:bidi="ar-SA"/>
        </w:rPr>
      </w:pPr>
      <w:r w:rsidRPr="00901439">
        <w:rPr>
          <w:rFonts w:cs="Calibri"/>
          <w:sz w:val="22"/>
          <w:szCs w:val="22"/>
          <w:lang w:bidi="ar-SA"/>
        </w:rPr>
        <w:t>Files can be created in any programming language.</w:t>
      </w:r>
    </w:p>
    <w:p w:rsidR="00042ECF" w:rsidRPr="00901439" w:rsidRDefault="00042ECF" w:rsidP="00042ECF">
      <w:pPr>
        <w:pStyle w:val="ListParagraph"/>
        <w:numPr>
          <w:ilvl w:val="1"/>
          <w:numId w:val="71"/>
        </w:numPr>
        <w:rPr>
          <w:rFonts w:cs="Calibri"/>
          <w:sz w:val="22"/>
          <w:szCs w:val="22"/>
          <w:lang w:bidi="ar-SA"/>
        </w:rPr>
      </w:pPr>
      <w:r w:rsidRPr="00901439">
        <w:rPr>
          <w:rFonts w:cs="Calibri"/>
          <w:sz w:val="22"/>
          <w:szCs w:val="22"/>
          <w:lang w:bidi="ar-SA"/>
        </w:rPr>
        <w:t>Files are then processed by Hadoop.</w:t>
      </w:r>
    </w:p>
    <w:p w:rsidR="00042ECF" w:rsidRPr="00901439" w:rsidRDefault="00042ECF" w:rsidP="00042ECF">
      <w:pPr>
        <w:pStyle w:val="ListParagraph"/>
        <w:numPr>
          <w:ilvl w:val="1"/>
          <w:numId w:val="71"/>
        </w:numPr>
        <w:rPr>
          <w:rFonts w:cs="Calibri"/>
          <w:sz w:val="22"/>
          <w:szCs w:val="22"/>
          <w:lang w:bidi="ar-SA"/>
        </w:rPr>
      </w:pPr>
      <w:r w:rsidRPr="00901439">
        <w:rPr>
          <w:rFonts w:cs="Calibri"/>
          <w:sz w:val="22"/>
          <w:szCs w:val="22"/>
          <w:lang w:bidi="ar-SA"/>
        </w:rPr>
        <w:t>Resulting files can be read by any third language.</w:t>
      </w:r>
    </w:p>
    <w:p w:rsidR="00042ECF" w:rsidRPr="00901439" w:rsidRDefault="00042ECF" w:rsidP="00042ECF">
      <w:pPr>
        <w:pStyle w:val="ListParagraph"/>
        <w:numPr>
          <w:ilvl w:val="0"/>
          <w:numId w:val="71"/>
        </w:numPr>
        <w:rPr>
          <w:rFonts w:cs="Calibri"/>
          <w:sz w:val="22"/>
          <w:szCs w:val="22"/>
          <w:lang w:bidi="ar-SA"/>
        </w:rPr>
      </w:pPr>
      <w:r w:rsidRPr="00901439">
        <w:rPr>
          <w:rFonts w:cs="Calibri"/>
          <w:sz w:val="22"/>
          <w:szCs w:val="22"/>
          <w:lang w:bidi="ar-SA"/>
        </w:rPr>
        <w:t>Complex Data structures, supports definition of hierarchical data structures.</w:t>
      </w:r>
    </w:p>
    <w:p w:rsidR="00515833" w:rsidRPr="00901439" w:rsidRDefault="00515833" w:rsidP="00A164C8">
      <w:pPr>
        <w:autoSpaceDE w:val="0"/>
        <w:autoSpaceDN w:val="0"/>
        <w:adjustRightInd w:val="0"/>
        <w:spacing w:before="0" w:after="0" w:line="240" w:lineRule="auto"/>
        <w:rPr>
          <w:rFonts w:cs="Calibri"/>
          <w:i/>
          <w:color w:val="0070C0"/>
        </w:rPr>
      </w:pPr>
    </w:p>
    <w:p w:rsidR="00042ECF" w:rsidRPr="00901439" w:rsidRDefault="00042ECF"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Flume Uses Avro:</w:t>
      </w:r>
    </w:p>
    <w:p w:rsidR="00042ECF" w:rsidRPr="00901439" w:rsidRDefault="00042ECF" w:rsidP="00042ECF">
      <w:pPr>
        <w:pStyle w:val="ListParagraph"/>
        <w:numPr>
          <w:ilvl w:val="0"/>
          <w:numId w:val="9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Flume can use Avro as a direct source.</w:t>
      </w:r>
    </w:p>
    <w:p w:rsidR="00042ECF" w:rsidRPr="00901439" w:rsidRDefault="00042ECF" w:rsidP="00042ECF">
      <w:pPr>
        <w:pStyle w:val="ListParagraph"/>
        <w:numPr>
          <w:ilvl w:val="0"/>
          <w:numId w:val="9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Flume can use Avro to transmit to another agent.</w:t>
      </w:r>
      <w:r w:rsidR="00EA503B" w:rsidRPr="00901439">
        <w:rPr>
          <w:rFonts w:cs="Calibri"/>
          <w:sz w:val="22"/>
          <w:szCs w:val="22"/>
          <w:lang w:bidi="ar-SA"/>
        </w:rPr>
        <w:t>(sink)</w:t>
      </w:r>
    </w:p>
    <w:p w:rsidR="00042ECF" w:rsidRPr="00901439" w:rsidRDefault="00042ECF" w:rsidP="00042ECF">
      <w:pPr>
        <w:pStyle w:val="ListParagraph"/>
        <w:numPr>
          <w:ilvl w:val="0"/>
          <w:numId w:val="91"/>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Flume can also use the Avro standalone client to read a source and to send it to an Avro sink anywhere on the network.</w:t>
      </w:r>
    </w:p>
    <w:p w:rsidR="008360A2" w:rsidRPr="00901439" w:rsidRDefault="008360A2" w:rsidP="008360A2">
      <w:pPr>
        <w:autoSpaceDE w:val="0"/>
        <w:autoSpaceDN w:val="0"/>
        <w:adjustRightInd w:val="0"/>
        <w:spacing w:before="0" w:after="0" w:line="240" w:lineRule="auto"/>
        <w:rPr>
          <w:rFonts w:cs="Calibri"/>
          <w:sz w:val="22"/>
          <w:szCs w:val="22"/>
          <w:lang w:bidi="ar-SA"/>
        </w:rPr>
      </w:pPr>
    </w:p>
    <w:p w:rsidR="00785AA1" w:rsidRPr="00901439" w:rsidRDefault="00785AA1" w:rsidP="00785AA1">
      <w:pPr>
        <w:pStyle w:val="Heading3"/>
      </w:pPr>
      <w:bookmarkStart w:id="194" w:name="_Toc481554811"/>
      <w:r w:rsidRPr="00901439">
        <w:t>Flume Multi Hop</w:t>
      </w:r>
      <w:bookmarkEnd w:id="194"/>
    </w:p>
    <w:p w:rsidR="0091074F" w:rsidRPr="00901439" w:rsidRDefault="0091074F" w:rsidP="0091074F"/>
    <w:p w:rsidR="0091074F" w:rsidRPr="00901439" w:rsidRDefault="0091074F" w:rsidP="0091074F"/>
    <w:p w:rsidR="00785AA1" w:rsidRPr="00901439" w:rsidRDefault="00785AA1" w:rsidP="008360A2">
      <w:pPr>
        <w:autoSpaceDE w:val="0"/>
        <w:autoSpaceDN w:val="0"/>
        <w:adjustRightInd w:val="0"/>
        <w:spacing w:before="0" w:after="0" w:line="240" w:lineRule="auto"/>
        <w:rPr>
          <w:rFonts w:cs="Calibri"/>
          <w:sz w:val="22"/>
          <w:szCs w:val="22"/>
          <w:lang w:bidi="ar-SA"/>
        </w:rPr>
      </w:pPr>
    </w:p>
    <w:p w:rsidR="008360A2" w:rsidRPr="00901439" w:rsidRDefault="008360A2" w:rsidP="008360A2">
      <w:pPr>
        <w:autoSpaceDE w:val="0"/>
        <w:autoSpaceDN w:val="0"/>
        <w:adjustRightInd w:val="0"/>
        <w:spacing w:before="0" w:after="0" w:line="240" w:lineRule="auto"/>
        <w:rPr>
          <w:rFonts w:cs="Calibri"/>
          <w:sz w:val="22"/>
          <w:szCs w:val="22"/>
          <w:lang w:bidi="ar-SA"/>
        </w:rPr>
      </w:pPr>
    </w:p>
    <w:p w:rsidR="008360A2" w:rsidRPr="00901439" w:rsidRDefault="008360A2" w:rsidP="008360A2">
      <w:pPr>
        <w:autoSpaceDE w:val="0"/>
        <w:autoSpaceDN w:val="0"/>
        <w:adjustRightInd w:val="0"/>
        <w:spacing w:before="0" w:after="0" w:line="240" w:lineRule="auto"/>
        <w:rPr>
          <w:rFonts w:cs="Calibri"/>
          <w:sz w:val="22"/>
          <w:szCs w:val="22"/>
          <w:lang w:bidi="ar-SA"/>
        </w:rPr>
      </w:pPr>
    </w:p>
    <w:p w:rsidR="008360A2" w:rsidRPr="00901439" w:rsidRDefault="008360A2" w:rsidP="008360A2">
      <w:pPr>
        <w:pStyle w:val="ListParagraph"/>
        <w:numPr>
          <w:ilvl w:val="0"/>
          <w:numId w:val="9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Avro client transmitting data into Avro source of the first agent1 this agent1 uses Memory channel to transmit the data to Avro sink.</w:t>
      </w:r>
      <w:r w:rsidR="008C051D" w:rsidRPr="00901439">
        <w:rPr>
          <w:rFonts w:cs="Calibri"/>
          <w:sz w:val="22"/>
          <w:szCs w:val="22"/>
          <w:lang w:bidi="ar-SA"/>
        </w:rPr>
        <w:t xml:space="preserve"> Avro Sink of the agent1 send to Avro source of agent2, which uses memory channel to transmit the data to </w:t>
      </w:r>
      <w:r w:rsidR="00C349DF" w:rsidRPr="00901439">
        <w:rPr>
          <w:rFonts w:cs="Calibri"/>
          <w:sz w:val="22"/>
          <w:szCs w:val="22"/>
          <w:lang w:bidi="ar-SA"/>
        </w:rPr>
        <w:t>HDFS Sink (in the code to local file system)</w:t>
      </w:r>
    </w:p>
    <w:p w:rsidR="00C349DF" w:rsidRPr="00901439" w:rsidRDefault="00C349DF" w:rsidP="00C349DF">
      <w:pPr>
        <w:autoSpaceDE w:val="0"/>
        <w:autoSpaceDN w:val="0"/>
        <w:adjustRightInd w:val="0"/>
        <w:spacing w:before="0" w:after="0" w:line="240" w:lineRule="auto"/>
        <w:rPr>
          <w:rFonts w:cs="Calibri"/>
          <w:sz w:val="22"/>
          <w:szCs w:val="22"/>
          <w:lang w:bidi="ar-SA"/>
        </w:rPr>
      </w:pPr>
    </w:p>
    <w:p w:rsidR="00DD2FDE" w:rsidRPr="00901439" w:rsidRDefault="00DD2FDE" w:rsidP="00DD2FDE">
      <w:pPr>
        <w:autoSpaceDE w:val="0"/>
        <w:autoSpaceDN w:val="0"/>
        <w:adjustRightInd w:val="0"/>
        <w:spacing w:before="0" w:after="0" w:line="240" w:lineRule="auto"/>
        <w:rPr>
          <w:rFonts w:cs="Calibri"/>
          <w:sz w:val="22"/>
          <w:szCs w:val="22"/>
          <w:lang w:bidi="ar-SA"/>
        </w:rPr>
      </w:pPr>
    </w:p>
    <w:p w:rsidR="00DD2FDE" w:rsidRPr="00901439" w:rsidRDefault="00DD2FDE" w:rsidP="00DD2FDE">
      <w:pPr>
        <w:autoSpaceDE w:val="0"/>
        <w:autoSpaceDN w:val="0"/>
        <w:adjustRightInd w:val="0"/>
        <w:spacing w:before="0" w:after="0" w:line="240" w:lineRule="auto"/>
        <w:rPr>
          <w:rFonts w:cs="Calibri"/>
          <w:sz w:val="22"/>
          <w:szCs w:val="22"/>
          <w:lang w:bidi="ar-SA"/>
        </w:rPr>
      </w:pPr>
    </w:p>
    <w:p w:rsidR="0082129C" w:rsidRPr="00901439" w:rsidRDefault="0082129C" w:rsidP="0082129C">
      <w:pPr>
        <w:autoSpaceDE w:val="0"/>
        <w:autoSpaceDN w:val="0"/>
        <w:adjustRightInd w:val="0"/>
        <w:spacing w:before="0" w:after="0" w:line="240" w:lineRule="auto"/>
        <w:rPr>
          <w:rFonts w:cs="Calibri"/>
          <w:sz w:val="22"/>
          <w:szCs w:val="22"/>
          <w:lang w:bidi="ar-SA"/>
        </w:rPr>
      </w:pPr>
    </w:p>
    <w:p w:rsidR="000A7078" w:rsidRPr="00901439" w:rsidRDefault="000A7078" w:rsidP="000A7078">
      <w:pPr>
        <w:autoSpaceDE w:val="0"/>
        <w:autoSpaceDN w:val="0"/>
        <w:adjustRightInd w:val="0"/>
        <w:spacing w:before="0" w:after="0" w:line="240" w:lineRule="auto"/>
        <w:rPr>
          <w:rFonts w:cs="Calibri"/>
          <w:sz w:val="22"/>
          <w:szCs w:val="22"/>
          <w:lang w:bidi="ar-SA"/>
        </w:rPr>
      </w:pPr>
    </w:p>
    <w:p w:rsidR="000A7078" w:rsidRPr="00901439" w:rsidRDefault="000A7078" w:rsidP="000A7078">
      <w:pPr>
        <w:pStyle w:val="Heading2"/>
        <w:shd w:val="clear" w:color="auto" w:fill="FFFFFF"/>
        <w:spacing w:before="0" w:line="360" w:lineRule="atLeast"/>
        <w:textAlignment w:val="baseline"/>
        <w:rPr>
          <w:rFonts w:ascii="Arial" w:hAnsi="Arial" w:cs="Arial"/>
          <w:color w:val="222222"/>
          <w:sz w:val="24"/>
          <w:szCs w:val="24"/>
        </w:rPr>
      </w:pPr>
      <w:bookmarkStart w:id="195" w:name="_Toc481554812"/>
      <w:r w:rsidRPr="00901439">
        <w:rPr>
          <w:rFonts w:ascii="Arial" w:hAnsi="Arial" w:cs="Arial"/>
          <w:color w:val="222222"/>
          <w:sz w:val="24"/>
          <w:szCs w:val="24"/>
        </w:rPr>
        <w:t>Multiplex Agents for Flume</w:t>
      </w:r>
      <w:bookmarkEnd w:id="195"/>
    </w:p>
    <w:p w:rsidR="0082129C" w:rsidRPr="00901439" w:rsidRDefault="0082129C" w:rsidP="0082129C">
      <w:pPr>
        <w:autoSpaceDE w:val="0"/>
        <w:autoSpaceDN w:val="0"/>
        <w:adjustRightInd w:val="0"/>
        <w:spacing w:before="0" w:after="0" w:line="240" w:lineRule="auto"/>
        <w:rPr>
          <w:rFonts w:cs="Calibri"/>
          <w:sz w:val="22"/>
          <w:szCs w:val="22"/>
          <w:lang w:bidi="ar-SA"/>
        </w:rPr>
      </w:pPr>
    </w:p>
    <w:p w:rsidR="002B6E8C" w:rsidRPr="00901439" w:rsidRDefault="002B6E8C" w:rsidP="002B6E8C">
      <w:pPr>
        <w:pStyle w:val="Heading3"/>
      </w:pPr>
      <w:bookmarkStart w:id="196" w:name="_Toc481554813"/>
      <w:r w:rsidRPr="00901439">
        <w:t>Interceptors</w:t>
      </w:r>
      <w:bookmarkEnd w:id="196"/>
    </w:p>
    <w:p w:rsidR="005A097E" w:rsidRPr="00901439" w:rsidRDefault="005A097E" w:rsidP="005A097E">
      <w:pPr>
        <w:rPr>
          <w:rFonts w:cs="Calibri"/>
          <w:sz w:val="22"/>
          <w:szCs w:val="22"/>
          <w:lang w:bidi="ar-SA"/>
        </w:rPr>
      </w:pPr>
      <w:r w:rsidRPr="00901439">
        <w:rPr>
          <w:rFonts w:cs="Calibri"/>
          <w:sz w:val="22"/>
          <w:szCs w:val="22"/>
          <w:lang w:bidi="ar-SA"/>
        </w:rPr>
        <w:t>Flume as a set of functions called interceptors</w:t>
      </w:r>
      <w:r w:rsidR="005C2872" w:rsidRPr="00901439">
        <w:rPr>
          <w:rFonts w:cs="Calibri"/>
          <w:sz w:val="22"/>
          <w:szCs w:val="22"/>
          <w:lang w:bidi="ar-SA"/>
        </w:rPr>
        <w:t>. A plugin to manipulate and modify events. Inceptors are set of parameters in agent file. They add or remove meta data.</w:t>
      </w:r>
    </w:p>
    <w:p w:rsidR="005C2872" w:rsidRPr="00901439" w:rsidRDefault="005C2872" w:rsidP="005C2872">
      <w:pPr>
        <w:pStyle w:val="ListParagraph"/>
        <w:numPr>
          <w:ilvl w:val="0"/>
          <w:numId w:val="93"/>
        </w:numPr>
        <w:rPr>
          <w:rFonts w:cs="Calibri"/>
          <w:sz w:val="22"/>
          <w:szCs w:val="22"/>
          <w:lang w:bidi="ar-SA"/>
        </w:rPr>
      </w:pPr>
      <w:r w:rsidRPr="00901439">
        <w:rPr>
          <w:rFonts w:cs="Calibri"/>
          <w:sz w:val="22"/>
          <w:szCs w:val="22"/>
          <w:lang w:bidi="ar-SA"/>
        </w:rPr>
        <w:t>TIMESTAMP - Add the time stamp</w:t>
      </w:r>
    </w:p>
    <w:p w:rsidR="005C2872" w:rsidRPr="00901439" w:rsidRDefault="005C2872" w:rsidP="005C2872">
      <w:pPr>
        <w:pStyle w:val="ListParagraph"/>
        <w:numPr>
          <w:ilvl w:val="0"/>
          <w:numId w:val="93"/>
        </w:numPr>
        <w:rPr>
          <w:rFonts w:cs="Calibri"/>
          <w:sz w:val="22"/>
          <w:szCs w:val="22"/>
          <w:lang w:bidi="ar-SA"/>
        </w:rPr>
      </w:pPr>
      <w:r w:rsidRPr="00901439">
        <w:rPr>
          <w:rFonts w:cs="Calibri"/>
          <w:sz w:val="22"/>
          <w:szCs w:val="22"/>
          <w:lang w:bidi="ar-SA"/>
        </w:rPr>
        <w:t>HOST - Add host details</w:t>
      </w:r>
    </w:p>
    <w:p w:rsidR="005C2872" w:rsidRPr="00901439" w:rsidRDefault="005C2872" w:rsidP="005C2872">
      <w:pPr>
        <w:pStyle w:val="ListParagraph"/>
        <w:numPr>
          <w:ilvl w:val="0"/>
          <w:numId w:val="93"/>
        </w:numPr>
        <w:rPr>
          <w:rFonts w:cs="Calibri"/>
          <w:sz w:val="22"/>
          <w:szCs w:val="22"/>
          <w:lang w:bidi="ar-SA"/>
        </w:rPr>
      </w:pPr>
      <w:r w:rsidRPr="00901439">
        <w:rPr>
          <w:rFonts w:cs="Calibri"/>
          <w:sz w:val="22"/>
          <w:szCs w:val="22"/>
          <w:lang w:bidi="ar-SA"/>
        </w:rPr>
        <w:t>STATIC – Add static details</w:t>
      </w:r>
    </w:p>
    <w:p w:rsidR="005C2872" w:rsidRPr="00901439" w:rsidRDefault="005C2872" w:rsidP="005C2872">
      <w:pPr>
        <w:pStyle w:val="ListParagraph"/>
        <w:numPr>
          <w:ilvl w:val="0"/>
          <w:numId w:val="93"/>
        </w:numPr>
        <w:rPr>
          <w:rFonts w:cs="Calibri"/>
          <w:sz w:val="22"/>
          <w:szCs w:val="22"/>
          <w:lang w:bidi="ar-SA"/>
        </w:rPr>
      </w:pPr>
      <w:r w:rsidRPr="00901439">
        <w:rPr>
          <w:rFonts w:cs="Calibri"/>
          <w:sz w:val="22"/>
          <w:szCs w:val="22"/>
          <w:lang w:bidi="ar-SA"/>
        </w:rPr>
        <w:t xml:space="preserve">REG X FILTERING – remove </w:t>
      </w:r>
      <w:r w:rsidR="004E078D" w:rsidRPr="00901439">
        <w:rPr>
          <w:rFonts w:cs="Calibri"/>
          <w:sz w:val="22"/>
          <w:szCs w:val="22"/>
          <w:lang w:bidi="ar-SA"/>
        </w:rPr>
        <w:t xml:space="preserve">a pattern </w:t>
      </w:r>
    </w:p>
    <w:p w:rsidR="004E078D" w:rsidRPr="00901439" w:rsidRDefault="004E078D" w:rsidP="00096C84">
      <w:pPr>
        <w:spacing w:before="0" w:after="0"/>
        <w:rPr>
          <w:rFonts w:cs="Calibri"/>
          <w:sz w:val="22"/>
          <w:szCs w:val="22"/>
          <w:lang w:bidi="ar-SA"/>
        </w:rPr>
      </w:pPr>
      <w:r w:rsidRPr="00901439">
        <w:rPr>
          <w:rFonts w:cs="Calibri"/>
          <w:sz w:val="22"/>
          <w:szCs w:val="22"/>
          <w:lang w:bidi="ar-SA"/>
        </w:rPr>
        <w:lastRenderedPageBreak/>
        <w:t>Frequently used to set up directory structure to parse out data sets.</w:t>
      </w:r>
      <w:r w:rsidR="00625239" w:rsidRPr="00901439">
        <w:rPr>
          <w:rFonts w:cs="Calibri"/>
          <w:sz w:val="22"/>
          <w:szCs w:val="22"/>
          <w:lang w:bidi="ar-SA"/>
        </w:rPr>
        <w:t xml:space="preserve"> We use the interceptor parameter to add “TimestampInterceptor” to the “Netcat” source. This adds Unix timestamp time of the reading the data.</w:t>
      </w:r>
      <w:r w:rsidR="00096C84" w:rsidRPr="00901439">
        <w:rPr>
          <w:rFonts w:cs="Calibri"/>
          <w:sz w:val="22"/>
          <w:szCs w:val="22"/>
          <w:lang w:bidi="ar-SA"/>
        </w:rPr>
        <w:t xml:space="preserve"> Interceptor adds the timestamp at the time of reading the data.</w:t>
      </w:r>
    </w:p>
    <w:p w:rsidR="00096C84" w:rsidRPr="00901439" w:rsidRDefault="00096C84" w:rsidP="00096C84">
      <w:pPr>
        <w:spacing w:before="0" w:after="0"/>
        <w:rPr>
          <w:rFonts w:cs="Calibri"/>
          <w:sz w:val="22"/>
          <w:szCs w:val="22"/>
          <w:lang w:bidi="ar-SA"/>
        </w:rPr>
      </w:pPr>
      <w:r w:rsidRPr="00901439">
        <w:rPr>
          <w:rFonts w:cs="Calibri"/>
          <w:sz w:val="22"/>
          <w:szCs w:val="22"/>
          <w:lang w:bidi="ar-SA"/>
        </w:rPr>
        <w:t>Unix time stamp formats:</w:t>
      </w:r>
    </w:p>
    <w:p w:rsidR="00096C84" w:rsidRPr="00901439" w:rsidRDefault="00096C84" w:rsidP="00096C84">
      <w:pPr>
        <w:pStyle w:val="ListParagraph"/>
        <w:numPr>
          <w:ilvl w:val="0"/>
          <w:numId w:val="94"/>
        </w:numPr>
        <w:spacing w:before="0" w:after="0"/>
        <w:rPr>
          <w:rFonts w:cs="Calibri"/>
          <w:sz w:val="22"/>
          <w:szCs w:val="22"/>
          <w:lang w:bidi="ar-SA"/>
        </w:rPr>
      </w:pPr>
      <w:r w:rsidRPr="00901439">
        <w:rPr>
          <w:rFonts w:cs="Calibri"/>
          <w:sz w:val="22"/>
          <w:szCs w:val="22"/>
          <w:lang w:bidi="ar-SA"/>
        </w:rPr>
        <w:t>Year-month-day</w:t>
      </w:r>
    </w:p>
    <w:p w:rsidR="00096C84" w:rsidRPr="00901439" w:rsidRDefault="00096C84" w:rsidP="00096C84">
      <w:pPr>
        <w:spacing w:before="0" w:after="0"/>
        <w:rPr>
          <w:rFonts w:cs="Calibri"/>
          <w:sz w:val="22"/>
          <w:szCs w:val="22"/>
          <w:lang w:bidi="ar-SA"/>
        </w:rPr>
      </w:pPr>
      <w:r w:rsidRPr="00901439">
        <w:rPr>
          <w:rFonts w:cs="Calibri"/>
          <w:sz w:val="22"/>
          <w:szCs w:val="22"/>
          <w:lang w:bidi="ar-SA"/>
        </w:rPr>
        <w:tab/>
      </w:r>
      <w:r w:rsidRPr="00901439">
        <w:rPr>
          <w:rFonts w:cs="Calibri"/>
          <w:sz w:val="22"/>
          <w:szCs w:val="22"/>
          <w:lang w:bidi="ar-SA"/>
        </w:rPr>
        <w:tab/>
        <w:t>filename.%Y-%m-%d</w:t>
      </w:r>
    </w:p>
    <w:p w:rsidR="00096C84" w:rsidRPr="00901439" w:rsidRDefault="00096C84" w:rsidP="00096C84">
      <w:pPr>
        <w:spacing w:before="0" w:after="0"/>
        <w:rPr>
          <w:rFonts w:cs="Calibri"/>
          <w:sz w:val="22"/>
          <w:szCs w:val="22"/>
          <w:lang w:bidi="ar-SA"/>
        </w:rPr>
      </w:pPr>
      <w:r w:rsidRPr="00901439">
        <w:rPr>
          <w:rFonts w:cs="Calibri"/>
          <w:sz w:val="22"/>
          <w:szCs w:val="22"/>
          <w:lang w:bidi="ar-SA"/>
        </w:rPr>
        <w:tab/>
      </w:r>
      <w:r w:rsidRPr="00901439">
        <w:rPr>
          <w:rFonts w:cs="Calibri"/>
          <w:sz w:val="22"/>
          <w:szCs w:val="22"/>
          <w:lang w:bidi="ar-SA"/>
        </w:rPr>
        <w:tab/>
        <w:t>weblogs.2015-03-17</w:t>
      </w:r>
    </w:p>
    <w:p w:rsidR="00096C84" w:rsidRPr="00901439" w:rsidRDefault="00096C84" w:rsidP="00096C84">
      <w:pPr>
        <w:pStyle w:val="ListParagraph"/>
        <w:numPr>
          <w:ilvl w:val="0"/>
          <w:numId w:val="94"/>
        </w:numPr>
        <w:spacing w:before="0" w:after="0"/>
        <w:rPr>
          <w:rFonts w:cs="Calibri"/>
          <w:sz w:val="22"/>
          <w:szCs w:val="22"/>
          <w:lang w:bidi="ar-SA"/>
        </w:rPr>
      </w:pPr>
      <w:r w:rsidRPr="00901439">
        <w:rPr>
          <w:rFonts w:cs="Calibri"/>
          <w:sz w:val="22"/>
          <w:szCs w:val="22"/>
          <w:lang w:bidi="ar-SA"/>
        </w:rPr>
        <w:t>Year-month-day hour:minute:second</w:t>
      </w:r>
    </w:p>
    <w:p w:rsidR="00096C84" w:rsidRPr="00901439" w:rsidRDefault="00096C84" w:rsidP="00096C84">
      <w:pPr>
        <w:spacing w:before="0" w:after="0"/>
        <w:ind w:left="705"/>
        <w:rPr>
          <w:rFonts w:cs="Calibri"/>
          <w:sz w:val="22"/>
          <w:szCs w:val="22"/>
          <w:lang w:bidi="ar-SA"/>
        </w:rPr>
      </w:pPr>
      <w:r w:rsidRPr="00901439">
        <w:rPr>
          <w:rFonts w:cs="Calibri"/>
          <w:sz w:val="22"/>
          <w:szCs w:val="22"/>
          <w:lang w:bidi="ar-SA"/>
        </w:rPr>
        <w:tab/>
      </w:r>
      <w:r w:rsidRPr="00901439">
        <w:rPr>
          <w:rFonts w:cs="Calibri"/>
          <w:sz w:val="22"/>
          <w:szCs w:val="22"/>
          <w:lang w:bidi="ar-SA"/>
        </w:rPr>
        <w:tab/>
        <w:t>filename.%Y-%m-%d:%H:%M:%S</w:t>
      </w:r>
    </w:p>
    <w:p w:rsidR="00096C84" w:rsidRPr="00901439" w:rsidRDefault="00096C84" w:rsidP="00096C84">
      <w:pPr>
        <w:spacing w:before="0" w:after="0"/>
        <w:rPr>
          <w:rFonts w:cs="Calibri"/>
          <w:sz w:val="22"/>
          <w:szCs w:val="22"/>
          <w:lang w:bidi="ar-SA"/>
        </w:rPr>
      </w:pPr>
      <w:r w:rsidRPr="00901439">
        <w:rPr>
          <w:rFonts w:cs="Calibri"/>
          <w:sz w:val="22"/>
          <w:szCs w:val="22"/>
          <w:lang w:bidi="ar-SA"/>
        </w:rPr>
        <w:tab/>
      </w:r>
      <w:r w:rsidRPr="00901439">
        <w:rPr>
          <w:rFonts w:cs="Calibri"/>
          <w:sz w:val="22"/>
          <w:szCs w:val="22"/>
          <w:lang w:bidi="ar-SA"/>
        </w:rPr>
        <w:tab/>
        <w:t>weblogs.2015-03-17 : 22 : 43:23</w:t>
      </w:r>
    </w:p>
    <w:p w:rsidR="003D6213" w:rsidRPr="00901439" w:rsidRDefault="003D6213" w:rsidP="003D6213">
      <w:pPr>
        <w:pStyle w:val="Heading3"/>
      </w:pPr>
      <w:bookmarkStart w:id="197" w:name="_Toc481554814"/>
      <w:r w:rsidRPr="00901439">
        <w:t>TimeStamp Interceptors</w:t>
      </w:r>
      <w:bookmarkEnd w:id="197"/>
    </w:p>
    <w:p w:rsidR="00EF3FDB" w:rsidRPr="00901439" w:rsidRDefault="00EF3FDB" w:rsidP="00EF3FDB">
      <w:pPr>
        <w:spacing w:before="0" w:after="0"/>
        <w:rPr>
          <w:rFonts w:cs="Calibri"/>
          <w:sz w:val="22"/>
          <w:szCs w:val="22"/>
          <w:lang w:bidi="ar-SA"/>
        </w:rPr>
      </w:pPr>
    </w:p>
    <w:p w:rsidR="002F522D" w:rsidRPr="00901439" w:rsidRDefault="008B29FB" w:rsidP="00EF3FDB">
      <w:pPr>
        <w:spacing w:before="0" w:after="0"/>
        <w:rPr>
          <w:rFonts w:cs="Calibri"/>
          <w:i/>
          <w:color w:val="0070C0"/>
          <w:sz w:val="22"/>
          <w:szCs w:val="22"/>
          <w:lang w:bidi="ar-SA"/>
        </w:rPr>
      </w:pPr>
      <w:r w:rsidRPr="00901439">
        <w:rPr>
          <w:rFonts w:cs="Calibri"/>
          <w:i/>
          <w:color w:val="0070C0"/>
          <w:sz w:val="22"/>
          <w:szCs w:val="22"/>
          <w:lang w:bidi="ar-SA"/>
        </w:rPr>
        <w:t>&gt;cd /flume/conf</w:t>
      </w:r>
    </w:p>
    <w:p w:rsidR="008B29FB" w:rsidRPr="00901439" w:rsidRDefault="001159FD" w:rsidP="00EF3FDB">
      <w:pPr>
        <w:spacing w:before="0" w:after="0"/>
        <w:rPr>
          <w:rFonts w:cs="Calibri"/>
          <w:i/>
          <w:color w:val="0070C0"/>
          <w:sz w:val="22"/>
          <w:szCs w:val="22"/>
          <w:lang w:bidi="ar-SA"/>
        </w:rPr>
      </w:pPr>
      <w:r w:rsidRPr="00901439">
        <w:rPr>
          <w:rFonts w:cs="Calibri"/>
          <w:i/>
          <w:color w:val="0070C0"/>
          <w:sz w:val="22"/>
          <w:szCs w:val="22"/>
          <w:lang w:bidi="ar-SA"/>
        </w:rPr>
        <w:t>&gt;vim nc2hdfs_</w:t>
      </w:r>
      <w:r w:rsidR="008B29FB" w:rsidRPr="00901439">
        <w:rPr>
          <w:rFonts w:cs="Calibri"/>
          <w:i/>
          <w:color w:val="0070C0"/>
          <w:sz w:val="22"/>
          <w:szCs w:val="22"/>
          <w:lang w:bidi="ar-SA"/>
        </w:rPr>
        <w:t>time.conf</w:t>
      </w:r>
    </w:p>
    <w:p w:rsidR="0035414F" w:rsidRPr="00901439" w:rsidRDefault="0035414F" w:rsidP="00EF3FDB">
      <w:pPr>
        <w:spacing w:before="0" w:after="0"/>
        <w:rPr>
          <w:rFonts w:cs="Calibri"/>
          <w:i/>
          <w:color w:val="0070C0"/>
          <w:sz w:val="22"/>
          <w:szCs w:val="22"/>
          <w:lang w:bidi="ar-SA"/>
        </w:rPr>
      </w:pPr>
    </w:p>
    <w:p w:rsidR="001159FD" w:rsidRPr="00901439" w:rsidRDefault="001159FD" w:rsidP="00EF3FDB">
      <w:pPr>
        <w:spacing w:before="0" w:after="0"/>
        <w:rPr>
          <w:rFonts w:cs="Calibri"/>
          <w:sz w:val="22"/>
          <w:szCs w:val="22"/>
          <w:lang w:bidi="ar-SA"/>
        </w:rPr>
      </w:pPr>
      <w:r w:rsidRPr="00901439">
        <w:rPr>
          <w:rFonts w:cs="Calibri"/>
          <w:sz w:val="22"/>
          <w:szCs w:val="22"/>
          <w:lang w:bidi="ar-SA"/>
        </w:rPr>
        <w:t>#now run the configuration</w:t>
      </w:r>
    </w:p>
    <w:p w:rsidR="001159FD" w:rsidRPr="00901439" w:rsidRDefault="001159FD" w:rsidP="00EF3FDB">
      <w:pPr>
        <w:spacing w:before="0" w:after="0"/>
        <w:rPr>
          <w:rFonts w:cs="Calibri"/>
          <w:i/>
          <w:color w:val="0070C0"/>
          <w:sz w:val="22"/>
          <w:szCs w:val="22"/>
          <w:lang w:bidi="ar-SA"/>
        </w:rPr>
      </w:pPr>
      <w:r w:rsidRPr="00901439">
        <w:rPr>
          <w:rFonts w:cs="Calibri"/>
          <w:i/>
          <w:color w:val="0070C0"/>
          <w:sz w:val="22"/>
          <w:szCs w:val="22"/>
          <w:lang w:bidi="ar-SA"/>
        </w:rPr>
        <w:t>&gt;cd ..</w:t>
      </w:r>
    </w:p>
    <w:p w:rsidR="001159FD" w:rsidRPr="00901439" w:rsidRDefault="001159FD" w:rsidP="00EF3FDB">
      <w:pPr>
        <w:spacing w:before="0" w:after="0"/>
        <w:rPr>
          <w:rFonts w:cs="Calibri"/>
          <w:i/>
          <w:color w:val="0070C0"/>
          <w:sz w:val="22"/>
          <w:szCs w:val="22"/>
          <w:lang w:bidi="ar-SA"/>
        </w:rPr>
      </w:pPr>
      <w:r w:rsidRPr="00901439">
        <w:rPr>
          <w:rFonts w:cs="Calibri"/>
          <w:i/>
          <w:color w:val="0070C0"/>
          <w:sz w:val="22"/>
          <w:szCs w:val="22"/>
          <w:lang w:bidi="ar-SA"/>
        </w:rPr>
        <w:t>&gt;flume-ng agent –c conf –f conf/nc2hdfs_time.conf –nnc2hdfs_time</w:t>
      </w:r>
    </w:p>
    <w:p w:rsidR="00C333BD" w:rsidRPr="00901439" w:rsidRDefault="00C333BD" w:rsidP="00EF3FDB">
      <w:pPr>
        <w:spacing w:before="0" w:after="0"/>
        <w:rPr>
          <w:rFonts w:cs="Calibri"/>
          <w:sz w:val="22"/>
          <w:szCs w:val="22"/>
          <w:lang w:bidi="ar-SA"/>
        </w:rPr>
      </w:pPr>
      <w:r w:rsidRPr="00901439">
        <w:rPr>
          <w:rFonts w:cs="Calibri"/>
          <w:sz w:val="22"/>
          <w:szCs w:val="22"/>
          <w:lang w:bidi="ar-SA"/>
        </w:rPr>
        <w:t>#agent is running</w:t>
      </w:r>
    </w:p>
    <w:p w:rsidR="00C333BD" w:rsidRPr="00901439" w:rsidRDefault="00C333BD" w:rsidP="00EF3FDB">
      <w:pPr>
        <w:spacing w:before="0" w:after="0"/>
        <w:rPr>
          <w:rFonts w:cs="Calibri"/>
          <w:sz w:val="22"/>
          <w:szCs w:val="22"/>
          <w:lang w:bidi="ar-SA"/>
        </w:rPr>
      </w:pPr>
      <w:r w:rsidRPr="00901439">
        <w:rPr>
          <w:rFonts w:cs="Calibri"/>
          <w:sz w:val="22"/>
          <w:szCs w:val="22"/>
          <w:lang w:bidi="ar-SA"/>
        </w:rPr>
        <w:t>#let us connect with cURL telnet</w:t>
      </w:r>
    </w:p>
    <w:p w:rsidR="00C333BD" w:rsidRPr="00901439" w:rsidRDefault="00B52678" w:rsidP="00EF3FDB">
      <w:pPr>
        <w:spacing w:before="0" w:after="0"/>
        <w:rPr>
          <w:rFonts w:cs="Calibri"/>
          <w:i/>
          <w:color w:val="0070C0"/>
          <w:sz w:val="22"/>
          <w:szCs w:val="22"/>
          <w:lang w:bidi="ar-SA"/>
        </w:rPr>
      </w:pPr>
      <w:r w:rsidRPr="00901439">
        <w:rPr>
          <w:rFonts w:cs="Calibri"/>
          <w:i/>
          <w:color w:val="0070C0"/>
          <w:sz w:val="22"/>
          <w:szCs w:val="22"/>
          <w:lang w:bidi="ar-SA"/>
        </w:rPr>
        <w:t xml:space="preserve">&gt;curl </w:t>
      </w:r>
      <w:hyperlink r:id="rId67" w:history="1">
        <w:r w:rsidRPr="00901439">
          <w:rPr>
            <w:rFonts w:cs="Calibri"/>
            <w:i/>
            <w:color w:val="0070C0"/>
            <w:sz w:val="22"/>
            <w:szCs w:val="22"/>
            <w:lang w:bidi="ar-SA"/>
          </w:rPr>
          <w:t>telnet://hdcentos:6666</w:t>
        </w:r>
      </w:hyperlink>
    </w:p>
    <w:p w:rsidR="00B52678" w:rsidRPr="00901439" w:rsidRDefault="00B52678" w:rsidP="00EF3FDB">
      <w:pPr>
        <w:spacing w:before="0" w:after="0"/>
        <w:rPr>
          <w:rFonts w:cs="Calibri"/>
          <w:sz w:val="22"/>
          <w:szCs w:val="22"/>
          <w:lang w:bidi="ar-SA"/>
        </w:rPr>
      </w:pPr>
      <w:r w:rsidRPr="00901439">
        <w:rPr>
          <w:rFonts w:cs="Calibri"/>
          <w:sz w:val="22"/>
          <w:szCs w:val="22"/>
          <w:lang w:bidi="ar-SA"/>
        </w:rPr>
        <w:t>I am testing this exercise</w:t>
      </w:r>
    </w:p>
    <w:p w:rsidR="00B52678" w:rsidRPr="00901439" w:rsidRDefault="00B52678" w:rsidP="00EF3FDB">
      <w:pPr>
        <w:spacing w:before="0" w:after="0"/>
        <w:rPr>
          <w:rFonts w:cs="Calibri"/>
          <w:sz w:val="22"/>
          <w:szCs w:val="22"/>
          <w:lang w:bidi="ar-SA"/>
        </w:rPr>
      </w:pPr>
      <w:r w:rsidRPr="00901439">
        <w:rPr>
          <w:rFonts w:cs="Calibri"/>
          <w:sz w:val="22"/>
          <w:szCs w:val="22"/>
          <w:lang w:bidi="ar-SA"/>
        </w:rPr>
        <w:t>Done</w:t>
      </w:r>
    </w:p>
    <w:p w:rsidR="00B52678" w:rsidRPr="00901439" w:rsidRDefault="00B52678" w:rsidP="00EF3FDB">
      <w:pPr>
        <w:spacing w:before="0" w:after="0"/>
        <w:rPr>
          <w:rFonts w:cs="Calibri"/>
          <w:sz w:val="22"/>
          <w:szCs w:val="22"/>
          <w:lang w:bidi="ar-SA"/>
        </w:rPr>
      </w:pPr>
      <w:r w:rsidRPr="00901439">
        <w:rPr>
          <w:rFonts w:cs="Calibri"/>
          <w:sz w:val="22"/>
          <w:szCs w:val="22"/>
          <w:lang w:bidi="ar-SA"/>
        </w:rPr>
        <w:t>#let us check weblog</w:t>
      </w:r>
    </w:p>
    <w:p w:rsidR="00FE364D" w:rsidRPr="00901439" w:rsidRDefault="00FE364D" w:rsidP="00EF3FDB">
      <w:pPr>
        <w:spacing w:before="0" w:after="0"/>
        <w:rPr>
          <w:rFonts w:cs="Calibri"/>
          <w:i/>
          <w:color w:val="0070C0"/>
          <w:sz w:val="22"/>
          <w:szCs w:val="22"/>
          <w:lang w:bidi="ar-SA"/>
        </w:rPr>
      </w:pPr>
      <w:r w:rsidRPr="00901439">
        <w:rPr>
          <w:rFonts w:cs="Calibri"/>
          <w:i/>
          <w:color w:val="0070C0"/>
          <w:sz w:val="22"/>
          <w:szCs w:val="22"/>
          <w:lang w:bidi="ar-SA"/>
        </w:rPr>
        <w:t>&gt;hdfs dfs –ls weblogs</w:t>
      </w:r>
    </w:p>
    <w:p w:rsidR="00FE364D" w:rsidRPr="00901439" w:rsidRDefault="00FE364D" w:rsidP="00EF3FDB">
      <w:pPr>
        <w:spacing w:before="0" w:after="0"/>
        <w:rPr>
          <w:rFonts w:cs="Calibri"/>
          <w:sz w:val="22"/>
          <w:szCs w:val="22"/>
          <w:lang w:bidi="ar-SA"/>
        </w:rPr>
      </w:pPr>
      <w:r w:rsidRPr="00901439">
        <w:rPr>
          <w:rFonts w:cs="Calibri"/>
          <w:sz w:val="22"/>
          <w:szCs w:val="22"/>
          <w:lang w:bidi="ar-SA"/>
        </w:rPr>
        <w:t>#new directory  is created with year month and date”nc2hdfs-2015-03-26”</w:t>
      </w:r>
    </w:p>
    <w:p w:rsidR="00FE364D" w:rsidRPr="00901439" w:rsidRDefault="00FE364D" w:rsidP="00EF3FDB">
      <w:pPr>
        <w:spacing w:before="0" w:after="0"/>
        <w:rPr>
          <w:rFonts w:cs="Calibri"/>
          <w:i/>
          <w:color w:val="0070C0"/>
          <w:sz w:val="22"/>
          <w:szCs w:val="22"/>
          <w:lang w:bidi="ar-SA"/>
        </w:rPr>
      </w:pPr>
      <w:r w:rsidRPr="00901439">
        <w:rPr>
          <w:rFonts w:cs="Calibri"/>
          <w:i/>
          <w:color w:val="0070C0"/>
          <w:sz w:val="22"/>
          <w:szCs w:val="22"/>
          <w:lang w:bidi="ar-SA"/>
        </w:rPr>
        <w:t xml:space="preserve">&gt;hdfs dfs </w:t>
      </w:r>
      <w:r w:rsidR="00D771A6" w:rsidRPr="00901439">
        <w:rPr>
          <w:rFonts w:cs="Calibri"/>
          <w:i/>
          <w:color w:val="0070C0"/>
          <w:sz w:val="22"/>
          <w:szCs w:val="22"/>
          <w:lang w:bidi="ar-SA"/>
        </w:rPr>
        <w:t>–</w:t>
      </w:r>
      <w:r w:rsidRPr="00901439">
        <w:rPr>
          <w:rFonts w:cs="Calibri"/>
          <w:i/>
          <w:color w:val="0070C0"/>
          <w:sz w:val="22"/>
          <w:szCs w:val="22"/>
          <w:lang w:bidi="ar-SA"/>
        </w:rPr>
        <w:t>ls</w:t>
      </w:r>
      <w:r w:rsidR="00D771A6" w:rsidRPr="00901439">
        <w:rPr>
          <w:rFonts w:cs="Calibri"/>
          <w:i/>
          <w:color w:val="0070C0"/>
          <w:sz w:val="22"/>
          <w:szCs w:val="22"/>
          <w:lang w:bidi="ar-SA"/>
        </w:rPr>
        <w:t xml:space="preserve"> weblogs/nc2hdfs-2015-03-26</w:t>
      </w:r>
    </w:p>
    <w:p w:rsidR="00D771A6" w:rsidRPr="00901439" w:rsidRDefault="00D771A6" w:rsidP="00EF3FDB">
      <w:pPr>
        <w:spacing w:before="0" w:after="0"/>
        <w:rPr>
          <w:rFonts w:cs="Calibri"/>
          <w:sz w:val="22"/>
          <w:szCs w:val="22"/>
          <w:lang w:bidi="ar-SA"/>
        </w:rPr>
      </w:pPr>
      <w:r w:rsidRPr="00901439">
        <w:rPr>
          <w:rFonts w:cs="Calibri"/>
          <w:sz w:val="22"/>
          <w:szCs w:val="22"/>
          <w:lang w:bidi="ar-SA"/>
        </w:rPr>
        <w:t>#here we have two files</w:t>
      </w:r>
    </w:p>
    <w:p w:rsidR="00D771A6" w:rsidRPr="00901439" w:rsidRDefault="00D771A6" w:rsidP="00EF3FDB">
      <w:pPr>
        <w:spacing w:before="0" w:after="0"/>
        <w:rPr>
          <w:rFonts w:cs="Calibri"/>
          <w:i/>
          <w:color w:val="0070C0"/>
          <w:sz w:val="22"/>
          <w:szCs w:val="22"/>
          <w:lang w:bidi="ar-SA"/>
        </w:rPr>
      </w:pPr>
      <w:r w:rsidRPr="00901439">
        <w:rPr>
          <w:rFonts w:cs="Calibri"/>
          <w:i/>
          <w:color w:val="0070C0"/>
          <w:sz w:val="22"/>
          <w:szCs w:val="22"/>
          <w:lang w:bidi="ar-SA"/>
        </w:rPr>
        <w:t>&gt;</w:t>
      </w:r>
      <w:r w:rsidR="00EF3FDB" w:rsidRPr="00901439">
        <w:rPr>
          <w:rFonts w:cs="Calibri"/>
          <w:i/>
          <w:color w:val="0070C0"/>
          <w:sz w:val="22"/>
          <w:szCs w:val="22"/>
          <w:lang w:bidi="ar-SA"/>
        </w:rPr>
        <w:t>hdfs dfs –cat weblogs/nc2dhfs-2015-03-26/FlumeData.143297237652346</w:t>
      </w:r>
    </w:p>
    <w:p w:rsidR="00EF3FDB" w:rsidRPr="00901439" w:rsidRDefault="00EF3FDB" w:rsidP="00EF3FDB">
      <w:pPr>
        <w:spacing w:before="0" w:after="0"/>
        <w:rPr>
          <w:rFonts w:cs="Calibri"/>
          <w:sz w:val="22"/>
          <w:szCs w:val="22"/>
          <w:lang w:bidi="ar-SA"/>
        </w:rPr>
      </w:pPr>
      <w:r w:rsidRPr="00901439">
        <w:rPr>
          <w:rFonts w:cs="Calibri"/>
          <w:sz w:val="22"/>
          <w:szCs w:val="22"/>
          <w:lang w:bidi="ar-SA"/>
        </w:rPr>
        <w:t>I am testing this exercise</w:t>
      </w:r>
    </w:p>
    <w:p w:rsidR="00EF3FDB" w:rsidRPr="00901439" w:rsidRDefault="00EF3FDB" w:rsidP="00EF3FDB">
      <w:pPr>
        <w:spacing w:before="0" w:after="0"/>
        <w:rPr>
          <w:rFonts w:cs="Calibri"/>
          <w:sz w:val="22"/>
          <w:szCs w:val="22"/>
          <w:lang w:bidi="ar-SA"/>
        </w:rPr>
      </w:pPr>
      <w:r w:rsidRPr="00901439">
        <w:rPr>
          <w:rFonts w:cs="Calibri"/>
          <w:sz w:val="22"/>
          <w:szCs w:val="22"/>
          <w:lang w:bidi="ar-SA"/>
        </w:rPr>
        <w:t>Done</w:t>
      </w:r>
    </w:p>
    <w:p w:rsidR="00380557" w:rsidRPr="00901439" w:rsidRDefault="00380557" w:rsidP="00380557">
      <w:pPr>
        <w:pStyle w:val="Heading3"/>
      </w:pPr>
      <w:bookmarkStart w:id="198" w:name="_Toc481554815"/>
      <w:r w:rsidRPr="00901439">
        <w:t xml:space="preserve">Multiple </w:t>
      </w:r>
      <w:r w:rsidR="003446BE" w:rsidRPr="00901439">
        <w:t xml:space="preserve">Flow and </w:t>
      </w:r>
      <w:r w:rsidRPr="00901439">
        <w:t>Sources with Flume</w:t>
      </w:r>
      <w:bookmarkEnd w:id="198"/>
    </w:p>
    <w:p w:rsidR="00AF19DB" w:rsidRPr="00901439" w:rsidRDefault="00AF19DB" w:rsidP="00AF19DB">
      <w:pPr>
        <w:spacing w:before="0" w:after="0"/>
        <w:rPr>
          <w:rFonts w:cs="Calibri"/>
          <w:sz w:val="22"/>
          <w:szCs w:val="22"/>
          <w:lang w:bidi="ar-SA"/>
        </w:rPr>
      </w:pPr>
    </w:p>
    <w:p w:rsidR="00AF19DB" w:rsidRPr="00901439" w:rsidRDefault="00AF19DB" w:rsidP="00AF19DB">
      <w:pPr>
        <w:spacing w:before="0" w:after="0"/>
        <w:rPr>
          <w:rFonts w:cs="Calibri"/>
          <w:sz w:val="22"/>
          <w:szCs w:val="22"/>
          <w:lang w:bidi="ar-SA"/>
        </w:rPr>
      </w:pPr>
      <w:r w:rsidRPr="00901439">
        <w:rPr>
          <w:rFonts w:cs="Calibri"/>
          <w:sz w:val="22"/>
          <w:szCs w:val="22"/>
          <w:lang w:bidi="ar-SA"/>
        </w:rPr>
        <w:t>Two key architectures for flume</w:t>
      </w:r>
    </w:p>
    <w:p w:rsidR="00AF19DB" w:rsidRPr="00901439" w:rsidRDefault="00AF19DB" w:rsidP="00AF19DB">
      <w:pPr>
        <w:pStyle w:val="ListParagraph"/>
        <w:numPr>
          <w:ilvl w:val="0"/>
          <w:numId w:val="95"/>
        </w:numPr>
        <w:spacing w:before="0" w:after="0"/>
        <w:rPr>
          <w:rFonts w:cs="Calibri"/>
          <w:sz w:val="22"/>
          <w:szCs w:val="22"/>
          <w:lang w:bidi="ar-SA"/>
        </w:rPr>
      </w:pPr>
      <w:r w:rsidRPr="00901439">
        <w:rPr>
          <w:rFonts w:cs="Calibri"/>
          <w:sz w:val="22"/>
          <w:szCs w:val="22"/>
          <w:lang w:bidi="ar-SA"/>
        </w:rPr>
        <w:t>Multiple sources.</w:t>
      </w:r>
    </w:p>
    <w:p w:rsidR="00AF19DB" w:rsidRPr="00901439" w:rsidRDefault="00AF19DB" w:rsidP="00AF19DB">
      <w:pPr>
        <w:pStyle w:val="ListParagraph"/>
        <w:numPr>
          <w:ilvl w:val="0"/>
          <w:numId w:val="95"/>
        </w:numPr>
        <w:spacing w:before="0" w:after="0"/>
        <w:rPr>
          <w:rFonts w:cs="Calibri"/>
          <w:sz w:val="22"/>
          <w:szCs w:val="22"/>
          <w:lang w:bidi="ar-SA"/>
        </w:rPr>
      </w:pPr>
      <w:r w:rsidRPr="00901439">
        <w:rPr>
          <w:rFonts w:cs="Calibri"/>
          <w:sz w:val="22"/>
          <w:szCs w:val="22"/>
          <w:lang w:bidi="ar-SA"/>
        </w:rPr>
        <w:t>Multiple Sink.</w:t>
      </w:r>
    </w:p>
    <w:p w:rsidR="00AF19DB" w:rsidRPr="00901439" w:rsidRDefault="00AF19DB" w:rsidP="00AF19DB">
      <w:pPr>
        <w:spacing w:before="0" w:after="0"/>
        <w:rPr>
          <w:rFonts w:cs="Calibri"/>
          <w:sz w:val="22"/>
          <w:szCs w:val="22"/>
          <w:lang w:bidi="ar-SA"/>
        </w:rPr>
      </w:pPr>
    </w:p>
    <w:p w:rsidR="00C84A09" w:rsidRPr="00901439" w:rsidRDefault="00C84A09" w:rsidP="00AF19DB">
      <w:pPr>
        <w:spacing w:before="0" w:after="0"/>
        <w:rPr>
          <w:rFonts w:cs="Calibri"/>
          <w:sz w:val="22"/>
          <w:szCs w:val="22"/>
          <w:lang w:bidi="ar-SA"/>
        </w:rPr>
      </w:pPr>
      <w:r w:rsidRPr="00901439">
        <w:rPr>
          <w:rFonts w:cs="Calibri"/>
          <w:sz w:val="22"/>
          <w:szCs w:val="22"/>
          <w:lang w:bidi="ar-SA"/>
        </w:rPr>
        <w:t xml:space="preserve">Use </w:t>
      </w:r>
      <w:r w:rsidR="008026EE" w:rsidRPr="00901439">
        <w:rPr>
          <w:rFonts w:cs="Calibri"/>
          <w:sz w:val="22"/>
          <w:szCs w:val="22"/>
          <w:lang w:bidi="ar-SA"/>
        </w:rPr>
        <w:t>Case:</w:t>
      </w:r>
      <w:r w:rsidR="003446BE" w:rsidRPr="00901439">
        <w:rPr>
          <w:rFonts w:cs="Calibri"/>
          <w:sz w:val="22"/>
          <w:szCs w:val="22"/>
          <w:lang w:bidi="ar-SA"/>
        </w:rPr>
        <w:t xml:space="preserve"> (multisource)</w:t>
      </w:r>
    </w:p>
    <w:p w:rsidR="00C84A09" w:rsidRPr="00901439" w:rsidRDefault="00AF19DB" w:rsidP="00AF19DB">
      <w:pPr>
        <w:spacing w:before="0" w:after="0"/>
        <w:rPr>
          <w:rFonts w:cs="Calibri"/>
          <w:sz w:val="22"/>
          <w:szCs w:val="22"/>
          <w:lang w:bidi="ar-SA"/>
        </w:rPr>
      </w:pPr>
      <w:r w:rsidRPr="00901439">
        <w:rPr>
          <w:rFonts w:cs="Calibri"/>
          <w:sz w:val="22"/>
          <w:szCs w:val="22"/>
          <w:lang w:bidi="ar-SA"/>
        </w:rPr>
        <w:t xml:space="preserve">Collecting logs from multiple web </w:t>
      </w:r>
      <w:r w:rsidR="008026EE" w:rsidRPr="00901439">
        <w:rPr>
          <w:rFonts w:cs="Calibri"/>
          <w:sz w:val="22"/>
          <w:szCs w:val="22"/>
          <w:lang w:bidi="ar-SA"/>
        </w:rPr>
        <w:t>servers</w:t>
      </w:r>
      <w:r w:rsidRPr="00901439">
        <w:rPr>
          <w:rFonts w:cs="Calibri"/>
          <w:sz w:val="22"/>
          <w:szCs w:val="22"/>
          <w:lang w:bidi="ar-SA"/>
        </w:rPr>
        <w:t xml:space="preserve"> and consolidating them into HDFS</w:t>
      </w:r>
      <w:r w:rsidR="006740D2" w:rsidRPr="00901439">
        <w:rPr>
          <w:rFonts w:cs="Calibri"/>
          <w:sz w:val="22"/>
          <w:szCs w:val="22"/>
          <w:lang w:bidi="ar-SA"/>
        </w:rPr>
        <w:t xml:space="preserve">, it is primarily done by Avro. </w:t>
      </w:r>
    </w:p>
    <w:p w:rsidR="00AF19DB" w:rsidRPr="00901439" w:rsidRDefault="00A54E6F" w:rsidP="008026EE">
      <w:pPr>
        <w:pStyle w:val="ListParagraph"/>
        <w:numPr>
          <w:ilvl w:val="0"/>
          <w:numId w:val="96"/>
        </w:numPr>
        <w:spacing w:before="0" w:after="0"/>
        <w:rPr>
          <w:rFonts w:cs="Calibri"/>
          <w:sz w:val="22"/>
          <w:szCs w:val="22"/>
          <w:lang w:bidi="ar-SA"/>
        </w:rPr>
      </w:pPr>
      <w:r w:rsidRPr="00901439">
        <w:rPr>
          <w:rFonts w:cs="Calibri"/>
          <w:sz w:val="22"/>
          <w:szCs w:val="22"/>
          <w:lang w:bidi="ar-SA"/>
        </w:rPr>
        <w:t>First tier of Agents, agent1 will collect the data as Avro sources and then transmitted as Avro sinks</w:t>
      </w:r>
      <w:r w:rsidR="00273CA7" w:rsidRPr="00901439">
        <w:rPr>
          <w:rFonts w:cs="Calibri"/>
          <w:sz w:val="22"/>
          <w:szCs w:val="22"/>
          <w:lang w:bidi="ar-SA"/>
        </w:rPr>
        <w:t xml:space="preserve"> normally as memory </w:t>
      </w:r>
      <w:r w:rsidR="000863AA" w:rsidRPr="00901439">
        <w:rPr>
          <w:rFonts w:cs="Calibri"/>
          <w:sz w:val="22"/>
          <w:szCs w:val="22"/>
          <w:lang w:bidi="ar-SA"/>
        </w:rPr>
        <w:t>channel (</w:t>
      </w:r>
      <w:r w:rsidR="00273CA7" w:rsidRPr="00901439">
        <w:rPr>
          <w:rFonts w:cs="Calibri"/>
          <w:sz w:val="22"/>
          <w:szCs w:val="22"/>
          <w:lang w:bidi="ar-SA"/>
        </w:rPr>
        <w:t>data is not critical)</w:t>
      </w:r>
      <w:r w:rsidR="008026EE" w:rsidRPr="00901439">
        <w:rPr>
          <w:rFonts w:cs="Calibri"/>
          <w:sz w:val="22"/>
          <w:szCs w:val="22"/>
          <w:lang w:bidi="ar-SA"/>
        </w:rPr>
        <w:t>.</w:t>
      </w:r>
    </w:p>
    <w:p w:rsidR="00C84A09" w:rsidRPr="00901439" w:rsidRDefault="00C84A09" w:rsidP="008026EE">
      <w:pPr>
        <w:pStyle w:val="ListParagraph"/>
        <w:numPr>
          <w:ilvl w:val="0"/>
          <w:numId w:val="96"/>
        </w:numPr>
        <w:spacing w:before="0" w:after="0"/>
        <w:rPr>
          <w:rFonts w:cs="Calibri"/>
          <w:sz w:val="22"/>
          <w:szCs w:val="22"/>
          <w:lang w:bidi="ar-SA"/>
        </w:rPr>
      </w:pPr>
      <w:r w:rsidRPr="00901439">
        <w:rPr>
          <w:rFonts w:cs="Calibri"/>
          <w:sz w:val="22"/>
          <w:szCs w:val="22"/>
          <w:lang w:bidi="ar-SA"/>
        </w:rPr>
        <w:lastRenderedPageBreak/>
        <w:t>Second tier of Agents, agent4 also as the Avro source and HDFS sink, Source side will consolidate the received events in to single channel. This is called Fan-In</w:t>
      </w:r>
      <w:r w:rsidR="008026EE" w:rsidRPr="00901439">
        <w:rPr>
          <w:rFonts w:cs="Calibri"/>
          <w:sz w:val="22"/>
          <w:szCs w:val="22"/>
          <w:lang w:bidi="ar-SA"/>
        </w:rPr>
        <w:t>.</w:t>
      </w:r>
    </w:p>
    <w:p w:rsidR="00F309A2" w:rsidRPr="00901439" w:rsidRDefault="00F309A2" w:rsidP="00F309A2"/>
    <w:p w:rsidR="00096C84" w:rsidRPr="00901439" w:rsidRDefault="0019751D" w:rsidP="0019751D">
      <w:pPr>
        <w:spacing w:before="0" w:after="0"/>
        <w:rPr>
          <w:rFonts w:cs="Calibri"/>
          <w:sz w:val="22"/>
          <w:szCs w:val="22"/>
          <w:lang w:bidi="ar-SA"/>
        </w:rPr>
      </w:pPr>
      <w:r w:rsidRPr="00901439">
        <w:rPr>
          <w:rFonts w:cs="Calibri"/>
          <w:sz w:val="22"/>
          <w:szCs w:val="22"/>
          <w:lang w:bidi="ar-SA"/>
        </w:rPr>
        <w:t>Writing multifunctional agents:</w:t>
      </w:r>
    </w:p>
    <w:p w:rsidR="0019751D" w:rsidRPr="00901439" w:rsidRDefault="0019751D" w:rsidP="009F24CD">
      <w:pPr>
        <w:spacing w:before="0" w:after="0"/>
        <w:ind w:left="705"/>
        <w:rPr>
          <w:rFonts w:cs="Calibri"/>
          <w:sz w:val="22"/>
          <w:szCs w:val="22"/>
          <w:lang w:bidi="ar-SA"/>
        </w:rPr>
      </w:pPr>
      <w:r w:rsidRPr="00901439">
        <w:rPr>
          <w:rFonts w:cs="Calibri"/>
          <w:sz w:val="22"/>
          <w:szCs w:val="22"/>
          <w:lang w:bidi="ar-SA"/>
        </w:rPr>
        <w:t>#</w:t>
      </w:r>
      <w:r w:rsidR="009F24CD" w:rsidRPr="00901439">
        <w:rPr>
          <w:rFonts w:cs="Calibri"/>
          <w:sz w:val="22"/>
          <w:szCs w:val="22"/>
          <w:lang w:bidi="ar-SA"/>
        </w:rPr>
        <w:t xml:space="preserve">Single configuration file, </w:t>
      </w:r>
      <w:r w:rsidRPr="00901439">
        <w:rPr>
          <w:rFonts w:cs="Calibri"/>
          <w:sz w:val="22"/>
          <w:szCs w:val="22"/>
          <w:lang w:bidi="ar-SA"/>
        </w:rPr>
        <w:t>Single agent as two source, two sink, two channel it’s called multi flow</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multiagent.sources = netcat_source exec_source</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multiagent.sink = log_sink file_sink</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multiagent.channels = memory_channel1 memory_channel2</w:t>
      </w:r>
    </w:p>
    <w:p w:rsidR="0019751D" w:rsidRPr="00901439" w:rsidRDefault="0019751D" w:rsidP="0019751D">
      <w:pPr>
        <w:spacing w:before="0" w:after="0"/>
        <w:rPr>
          <w:rFonts w:cs="Calibri"/>
          <w:i/>
          <w:color w:val="0070C0"/>
          <w:sz w:val="22"/>
          <w:szCs w:val="22"/>
          <w:lang w:bidi="ar-SA"/>
        </w:rPr>
      </w:pPr>
    </w:p>
    <w:p w:rsidR="0019751D" w:rsidRPr="00901439" w:rsidRDefault="0019751D" w:rsidP="009F24CD">
      <w:pPr>
        <w:spacing w:before="0" w:after="0"/>
        <w:ind w:left="705"/>
        <w:rPr>
          <w:rFonts w:cs="Calibri"/>
          <w:sz w:val="22"/>
          <w:szCs w:val="22"/>
          <w:lang w:bidi="ar-SA"/>
        </w:rPr>
      </w:pPr>
      <w:r w:rsidRPr="00901439">
        <w:rPr>
          <w:rFonts w:cs="Calibri"/>
          <w:sz w:val="22"/>
          <w:szCs w:val="22"/>
          <w:lang w:bidi="ar-SA"/>
        </w:rPr>
        <w:t>#</w:t>
      </w:r>
      <w:r w:rsidR="009F24CD" w:rsidRPr="00901439">
        <w:rPr>
          <w:rFonts w:cs="Calibri"/>
          <w:sz w:val="22"/>
          <w:szCs w:val="22"/>
          <w:lang w:bidi="ar-SA"/>
        </w:rPr>
        <w:t xml:space="preserve"> Single configuration file, two </w:t>
      </w:r>
      <w:r w:rsidRPr="00901439">
        <w:rPr>
          <w:rFonts w:cs="Calibri"/>
          <w:sz w:val="22"/>
          <w:szCs w:val="22"/>
          <w:lang w:bidi="ar-SA"/>
        </w:rPr>
        <w:t>agent</w:t>
      </w:r>
      <w:r w:rsidR="00565878" w:rsidRPr="00901439">
        <w:rPr>
          <w:rFonts w:cs="Calibri"/>
          <w:sz w:val="22"/>
          <w:szCs w:val="22"/>
          <w:lang w:bidi="ar-SA"/>
        </w:rPr>
        <w:t>s,</w:t>
      </w:r>
      <w:r w:rsidRPr="00901439">
        <w:rPr>
          <w:rFonts w:cs="Calibri"/>
          <w:sz w:val="22"/>
          <w:szCs w:val="22"/>
          <w:lang w:bidi="ar-SA"/>
        </w:rPr>
        <w:t xml:space="preserve"> as two source, two sink, two channel it’s called multi </w:t>
      </w:r>
      <w:r w:rsidR="00565878" w:rsidRPr="00901439">
        <w:rPr>
          <w:rFonts w:cs="Calibri"/>
          <w:sz w:val="22"/>
          <w:szCs w:val="22"/>
          <w:lang w:bidi="ar-SA"/>
        </w:rPr>
        <w:t>source flow</w:t>
      </w:r>
    </w:p>
    <w:p w:rsidR="0019751D" w:rsidRPr="00901439" w:rsidRDefault="0019751D" w:rsidP="0019751D">
      <w:pPr>
        <w:spacing w:before="0" w:after="0"/>
        <w:ind w:firstLine="709"/>
        <w:rPr>
          <w:rFonts w:cs="Calibri"/>
          <w:i/>
          <w:color w:val="0070C0"/>
          <w:sz w:val="22"/>
          <w:szCs w:val="22"/>
          <w:lang w:bidi="ar-SA"/>
        </w:rPr>
      </w:pPr>
      <w:r w:rsidRPr="00901439">
        <w:rPr>
          <w:rFonts w:cs="Calibri"/>
          <w:i/>
          <w:color w:val="0070C0"/>
          <w:sz w:val="22"/>
          <w:szCs w:val="22"/>
          <w:lang w:bidi="ar-SA"/>
        </w:rPr>
        <w:t xml:space="preserve">multiagent1.sources = netcat_source </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multiagent1.sink = log_sink</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multiagent1.channels = memory_channel1</w:t>
      </w:r>
    </w:p>
    <w:p w:rsidR="0019751D" w:rsidRPr="00901439" w:rsidRDefault="0019751D" w:rsidP="0019751D">
      <w:pPr>
        <w:spacing w:before="0" w:after="0"/>
        <w:rPr>
          <w:rFonts w:cs="Calibri"/>
          <w:i/>
          <w:color w:val="0070C0"/>
          <w:sz w:val="22"/>
          <w:szCs w:val="22"/>
          <w:lang w:bidi="ar-SA"/>
        </w:rPr>
      </w:pPr>
    </w:p>
    <w:p w:rsidR="0019751D" w:rsidRPr="00901439" w:rsidRDefault="0019751D" w:rsidP="0019751D">
      <w:pPr>
        <w:spacing w:before="0" w:after="0"/>
        <w:ind w:firstLine="709"/>
        <w:rPr>
          <w:rFonts w:cs="Calibri"/>
          <w:i/>
          <w:color w:val="0070C0"/>
          <w:sz w:val="22"/>
          <w:szCs w:val="22"/>
          <w:lang w:bidi="ar-SA"/>
        </w:rPr>
      </w:pPr>
      <w:r w:rsidRPr="00901439">
        <w:rPr>
          <w:rFonts w:cs="Calibri"/>
          <w:i/>
          <w:color w:val="0070C0"/>
          <w:sz w:val="22"/>
          <w:szCs w:val="22"/>
          <w:lang w:bidi="ar-SA"/>
        </w:rPr>
        <w:t>multiagent2.sources = exec_source</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multiagent2.sink = file_sink</w:t>
      </w:r>
    </w:p>
    <w:p w:rsidR="0019751D" w:rsidRPr="00901439" w:rsidRDefault="0019751D" w:rsidP="0019751D">
      <w:pPr>
        <w:spacing w:before="0" w:after="0"/>
        <w:rPr>
          <w:rFonts w:cs="Calibri"/>
          <w:i/>
          <w:color w:val="0070C0"/>
          <w:sz w:val="22"/>
          <w:szCs w:val="22"/>
          <w:lang w:bidi="ar-SA"/>
        </w:rPr>
      </w:pPr>
      <w:r w:rsidRPr="00901439">
        <w:rPr>
          <w:rFonts w:cs="Calibri"/>
          <w:i/>
          <w:color w:val="0070C0"/>
          <w:sz w:val="22"/>
          <w:szCs w:val="22"/>
          <w:lang w:bidi="ar-SA"/>
        </w:rPr>
        <w:tab/>
        <w:t>multiagent2.channels = memory_channel2</w:t>
      </w:r>
    </w:p>
    <w:p w:rsidR="003446BE" w:rsidRPr="00901439" w:rsidRDefault="003446BE" w:rsidP="0019751D">
      <w:pPr>
        <w:spacing w:before="0" w:after="0"/>
        <w:rPr>
          <w:rFonts w:cs="Calibri"/>
          <w:i/>
          <w:color w:val="0070C0"/>
          <w:sz w:val="22"/>
          <w:szCs w:val="22"/>
          <w:lang w:bidi="ar-SA"/>
        </w:rPr>
      </w:pPr>
    </w:p>
    <w:p w:rsidR="002E1F7B" w:rsidRPr="00901439" w:rsidRDefault="002E1F7B" w:rsidP="002E1F7B">
      <w:pPr>
        <w:spacing w:before="0" w:after="0"/>
        <w:rPr>
          <w:rFonts w:cs="Calibri"/>
          <w:sz w:val="22"/>
          <w:szCs w:val="22"/>
          <w:lang w:bidi="ar-SA"/>
        </w:rPr>
      </w:pPr>
      <w:r w:rsidRPr="00901439">
        <w:rPr>
          <w:rFonts w:cs="Calibri"/>
          <w:sz w:val="22"/>
          <w:szCs w:val="22"/>
          <w:lang w:bidi="ar-SA"/>
        </w:rPr>
        <w:t>Single configuration file, two agents, as two source, two sink, two channel it’s called multi source flow</w:t>
      </w:r>
    </w:p>
    <w:p w:rsidR="00CD2EF2" w:rsidRPr="00901439" w:rsidRDefault="00CD2EF2" w:rsidP="002E1F7B">
      <w:pPr>
        <w:spacing w:before="0" w:after="0"/>
        <w:rPr>
          <w:rFonts w:cs="Calibri"/>
          <w:sz w:val="22"/>
          <w:szCs w:val="22"/>
          <w:lang w:bidi="ar-SA"/>
        </w:rPr>
      </w:pPr>
    </w:p>
    <w:p w:rsidR="002E1F7B" w:rsidRPr="00901439" w:rsidRDefault="002E1F7B" w:rsidP="002E1F7B">
      <w:pPr>
        <w:spacing w:before="0" w:after="0"/>
        <w:rPr>
          <w:rFonts w:cs="Calibri"/>
          <w:sz w:val="22"/>
          <w:szCs w:val="22"/>
          <w:lang w:bidi="ar-SA"/>
        </w:rPr>
      </w:pPr>
      <w:r w:rsidRPr="00901439">
        <w:rPr>
          <w:rFonts w:cs="Calibri"/>
          <w:sz w:val="22"/>
          <w:szCs w:val="22"/>
          <w:lang w:bidi="ar-SA"/>
        </w:rPr>
        <w:t>Multi</w:t>
      </w:r>
      <w:r w:rsidR="00C36D8E" w:rsidRPr="00901439">
        <w:rPr>
          <w:rFonts w:cs="Calibri"/>
          <w:sz w:val="22"/>
          <w:szCs w:val="22"/>
          <w:lang w:bidi="ar-SA"/>
        </w:rPr>
        <w:t>-</w:t>
      </w:r>
      <w:r w:rsidRPr="00901439">
        <w:rPr>
          <w:rFonts w:cs="Calibri"/>
          <w:sz w:val="22"/>
          <w:szCs w:val="22"/>
          <w:lang w:bidi="ar-SA"/>
        </w:rPr>
        <w:t>Flow</w:t>
      </w:r>
      <w:r w:rsidR="00C36D8E" w:rsidRPr="00901439">
        <w:rPr>
          <w:rFonts w:cs="Calibri"/>
          <w:sz w:val="22"/>
          <w:szCs w:val="22"/>
          <w:lang w:bidi="ar-SA"/>
        </w:rPr>
        <w:t xml:space="preserve"> Flume Agent</w:t>
      </w:r>
      <w:r w:rsidRPr="00901439">
        <w:rPr>
          <w:rFonts w:cs="Calibri"/>
          <w:sz w:val="22"/>
          <w:szCs w:val="22"/>
          <w:lang w:bidi="ar-SA"/>
        </w:rPr>
        <w:t>:</w:t>
      </w:r>
    </w:p>
    <w:p w:rsidR="002E1F7B" w:rsidRPr="00901439" w:rsidRDefault="002E1F7B" w:rsidP="002E1F7B">
      <w:pPr>
        <w:spacing w:before="0" w:after="0"/>
        <w:rPr>
          <w:rFonts w:cs="Calibri"/>
          <w:i/>
          <w:color w:val="0070C0"/>
          <w:sz w:val="22"/>
          <w:szCs w:val="22"/>
          <w:lang w:bidi="ar-SA"/>
        </w:rPr>
      </w:pPr>
      <w:r w:rsidRPr="00901439">
        <w:rPr>
          <w:rFonts w:cs="Calibri"/>
          <w:i/>
          <w:color w:val="0070C0"/>
          <w:sz w:val="22"/>
          <w:szCs w:val="22"/>
          <w:lang w:bidi="ar-SA"/>
        </w:rPr>
        <w:t>&gt;cd flume/conf</w:t>
      </w:r>
    </w:p>
    <w:p w:rsidR="002E1F7B" w:rsidRPr="00901439" w:rsidRDefault="002E1F7B" w:rsidP="002E1F7B">
      <w:pPr>
        <w:spacing w:before="0" w:after="0"/>
        <w:rPr>
          <w:rFonts w:cs="Calibri"/>
          <w:i/>
          <w:color w:val="0070C0"/>
          <w:sz w:val="22"/>
          <w:szCs w:val="22"/>
          <w:lang w:bidi="ar-SA"/>
        </w:rPr>
      </w:pPr>
      <w:r w:rsidRPr="00901439">
        <w:rPr>
          <w:rFonts w:cs="Calibri"/>
          <w:i/>
          <w:color w:val="0070C0"/>
          <w:sz w:val="22"/>
          <w:szCs w:val="22"/>
          <w:lang w:bidi="ar-SA"/>
        </w:rPr>
        <w:t>&gt;vim multiflow.conf</w:t>
      </w:r>
    </w:p>
    <w:p w:rsidR="002E1F7B" w:rsidRPr="00901439" w:rsidRDefault="002E1F7B" w:rsidP="002E1F7B">
      <w:pPr>
        <w:spacing w:before="0" w:after="0"/>
        <w:rPr>
          <w:rFonts w:cs="Calibri"/>
          <w:sz w:val="22"/>
          <w:szCs w:val="22"/>
          <w:lang w:bidi="ar-SA"/>
        </w:rPr>
      </w:pPr>
    </w:p>
    <w:p w:rsidR="00C41A03" w:rsidRPr="00901439" w:rsidRDefault="00C41A03" w:rsidP="002E1F7B">
      <w:pPr>
        <w:spacing w:before="0" w:after="0"/>
        <w:rPr>
          <w:rFonts w:cs="Calibri"/>
          <w:sz w:val="22"/>
          <w:szCs w:val="22"/>
          <w:lang w:bidi="ar-SA"/>
        </w:rPr>
      </w:pPr>
    </w:p>
    <w:p w:rsidR="00C41A03" w:rsidRPr="00901439" w:rsidRDefault="00C41A03" w:rsidP="002E1F7B">
      <w:pPr>
        <w:spacing w:before="0" w:after="0"/>
        <w:rPr>
          <w:rFonts w:cs="Calibri"/>
          <w:sz w:val="22"/>
          <w:szCs w:val="22"/>
          <w:lang w:bidi="ar-SA"/>
        </w:rPr>
      </w:pPr>
      <w:r w:rsidRPr="00901439">
        <w:rPr>
          <w:rFonts w:cs="Calibri"/>
          <w:sz w:val="22"/>
          <w:szCs w:val="22"/>
          <w:lang w:bidi="ar-SA"/>
        </w:rPr>
        <w:t>#let us run the agent</w:t>
      </w:r>
    </w:p>
    <w:p w:rsidR="00C41A03" w:rsidRPr="00901439" w:rsidRDefault="00C41A03" w:rsidP="002E1F7B">
      <w:pPr>
        <w:spacing w:before="0" w:after="0"/>
        <w:rPr>
          <w:rFonts w:cs="Calibri"/>
          <w:i/>
          <w:color w:val="0070C0"/>
          <w:sz w:val="22"/>
          <w:szCs w:val="22"/>
          <w:lang w:bidi="ar-SA"/>
        </w:rPr>
      </w:pPr>
      <w:r w:rsidRPr="00901439">
        <w:rPr>
          <w:rFonts w:cs="Calibri"/>
          <w:i/>
          <w:color w:val="0070C0"/>
          <w:sz w:val="22"/>
          <w:szCs w:val="22"/>
          <w:lang w:bidi="ar-SA"/>
        </w:rPr>
        <w:t>&gt;cd ..</w:t>
      </w:r>
    </w:p>
    <w:p w:rsidR="00C41A03" w:rsidRPr="00901439" w:rsidRDefault="00C41A03" w:rsidP="002E1F7B">
      <w:pPr>
        <w:spacing w:before="0" w:after="0"/>
        <w:rPr>
          <w:rFonts w:cs="Calibri"/>
          <w:i/>
          <w:color w:val="0070C0"/>
          <w:sz w:val="22"/>
          <w:szCs w:val="22"/>
          <w:lang w:bidi="ar-SA"/>
        </w:rPr>
      </w:pPr>
      <w:r w:rsidRPr="00901439">
        <w:rPr>
          <w:rFonts w:cs="Calibri"/>
          <w:i/>
          <w:color w:val="0070C0"/>
          <w:sz w:val="22"/>
          <w:szCs w:val="22"/>
          <w:lang w:bidi="ar-SA"/>
        </w:rPr>
        <w:t>&gt;flume-ng agent –c conf –f conf/multiflow.conf –n multiflow</w:t>
      </w:r>
    </w:p>
    <w:p w:rsidR="00C41A03" w:rsidRPr="00901439" w:rsidRDefault="00C41A03" w:rsidP="002E1F7B">
      <w:pPr>
        <w:spacing w:before="0" w:after="0"/>
        <w:rPr>
          <w:rFonts w:cs="Calibri"/>
          <w:sz w:val="22"/>
          <w:szCs w:val="22"/>
          <w:lang w:bidi="ar-SA"/>
        </w:rPr>
      </w:pPr>
      <w:r w:rsidRPr="00901439">
        <w:rPr>
          <w:rFonts w:cs="Calibri"/>
          <w:sz w:val="22"/>
          <w:szCs w:val="22"/>
          <w:lang w:bidi="ar-SA"/>
        </w:rPr>
        <w:t>#single agent is running two multiple data flow and we can test using cURL command</w:t>
      </w:r>
    </w:p>
    <w:p w:rsidR="00C41A03" w:rsidRPr="00901439" w:rsidRDefault="00C41A03" w:rsidP="002E1F7B">
      <w:pPr>
        <w:spacing w:before="0" w:after="0"/>
        <w:rPr>
          <w:rFonts w:cs="Calibri"/>
          <w:i/>
          <w:color w:val="0070C0"/>
          <w:sz w:val="22"/>
          <w:szCs w:val="22"/>
          <w:lang w:bidi="ar-SA"/>
        </w:rPr>
      </w:pPr>
      <w:r w:rsidRPr="00901439">
        <w:rPr>
          <w:rFonts w:cs="Calibri"/>
          <w:i/>
          <w:color w:val="0070C0"/>
          <w:sz w:val="22"/>
          <w:szCs w:val="22"/>
          <w:lang w:bidi="ar-SA"/>
        </w:rPr>
        <w:t xml:space="preserve">&gt;curl </w:t>
      </w:r>
      <w:hyperlink r:id="rId68" w:history="1">
        <w:r w:rsidRPr="00901439">
          <w:rPr>
            <w:i/>
            <w:color w:val="0070C0"/>
            <w:lang w:bidi="ar-SA"/>
          </w:rPr>
          <w:t>telnet://hdcentos:7777</w:t>
        </w:r>
      </w:hyperlink>
    </w:p>
    <w:p w:rsidR="00C41A03" w:rsidRPr="00901439" w:rsidRDefault="00C41A03" w:rsidP="002E1F7B">
      <w:pPr>
        <w:spacing w:before="0" w:after="0"/>
        <w:rPr>
          <w:rFonts w:cs="Calibri"/>
          <w:sz w:val="22"/>
          <w:szCs w:val="22"/>
          <w:lang w:bidi="ar-SA"/>
        </w:rPr>
      </w:pPr>
      <w:r w:rsidRPr="00901439">
        <w:rPr>
          <w:rFonts w:cs="Calibri"/>
          <w:sz w:val="22"/>
          <w:szCs w:val="22"/>
          <w:lang w:bidi="ar-SA"/>
        </w:rPr>
        <w:t>I am tesing here 3</w:t>
      </w:r>
    </w:p>
    <w:p w:rsidR="00C41A03" w:rsidRPr="00901439" w:rsidRDefault="00C41A03" w:rsidP="002E1F7B">
      <w:pPr>
        <w:spacing w:before="0" w:after="0"/>
        <w:rPr>
          <w:rFonts w:cs="Calibri"/>
          <w:sz w:val="22"/>
          <w:szCs w:val="22"/>
          <w:lang w:bidi="ar-SA"/>
        </w:rPr>
      </w:pPr>
      <w:r w:rsidRPr="00901439">
        <w:rPr>
          <w:rFonts w:cs="Calibri"/>
          <w:sz w:val="22"/>
          <w:szCs w:val="22"/>
          <w:lang w:bidi="ar-SA"/>
        </w:rPr>
        <w:t>Done</w:t>
      </w:r>
    </w:p>
    <w:p w:rsidR="00C41A03" w:rsidRPr="00901439" w:rsidRDefault="00C41A03" w:rsidP="002E1F7B">
      <w:pPr>
        <w:spacing w:before="0" w:after="0"/>
        <w:rPr>
          <w:rFonts w:cs="Calibri"/>
          <w:i/>
          <w:color w:val="0070C0"/>
          <w:sz w:val="22"/>
          <w:szCs w:val="22"/>
          <w:lang w:bidi="ar-SA"/>
        </w:rPr>
      </w:pPr>
      <w:r w:rsidRPr="00901439">
        <w:rPr>
          <w:rFonts w:cs="Calibri"/>
          <w:i/>
          <w:color w:val="0070C0"/>
          <w:sz w:val="22"/>
          <w:szCs w:val="22"/>
          <w:lang w:bidi="ar-SA"/>
        </w:rPr>
        <w:t>&gt;ls data</w:t>
      </w:r>
    </w:p>
    <w:p w:rsidR="00C41A03" w:rsidRPr="00901439" w:rsidRDefault="00C41A03" w:rsidP="002E1F7B">
      <w:pPr>
        <w:spacing w:before="0" w:after="0"/>
        <w:rPr>
          <w:rFonts w:cs="Calibri"/>
          <w:sz w:val="22"/>
          <w:szCs w:val="22"/>
          <w:lang w:bidi="ar-SA"/>
        </w:rPr>
      </w:pPr>
      <w:r w:rsidRPr="00901439">
        <w:rPr>
          <w:rFonts w:cs="Calibri"/>
          <w:sz w:val="22"/>
          <w:szCs w:val="22"/>
          <w:lang w:bidi="ar-SA"/>
        </w:rPr>
        <w:t># transmitted small file into data directory.</w:t>
      </w:r>
    </w:p>
    <w:p w:rsidR="00C41A03" w:rsidRPr="00901439" w:rsidRDefault="00C41A03" w:rsidP="00C41A03">
      <w:pPr>
        <w:spacing w:before="0" w:after="0"/>
        <w:rPr>
          <w:rFonts w:cs="Calibri"/>
          <w:i/>
          <w:color w:val="0070C0"/>
          <w:sz w:val="22"/>
          <w:szCs w:val="22"/>
          <w:lang w:bidi="ar-SA"/>
        </w:rPr>
      </w:pPr>
      <w:r w:rsidRPr="00901439">
        <w:rPr>
          <w:rFonts w:cs="Calibri"/>
          <w:i/>
          <w:color w:val="0070C0"/>
          <w:sz w:val="22"/>
          <w:szCs w:val="22"/>
          <w:lang w:bidi="ar-SA"/>
        </w:rPr>
        <w:t>&gt;cat data/18561237793-2</w:t>
      </w:r>
    </w:p>
    <w:p w:rsidR="00C41A03" w:rsidRPr="00901439" w:rsidRDefault="00C41A03" w:rsidP="00C41A03">
      <w:pPr>
        <w:spacing w:before="0" w:after="0"/>
        <w:rPr>
          <w:rFonts w:cs="Calibri"/>
          <w:sz w:val="22"/>
          <w:szCs w:val="22"/>
          <w:lang w:bidi="ar-SA"/>
        </w:rPr>
      </w:pPr>
      <w:r w:rsidRPr="00901439">
        <w:rPr>
          <w:rFonts w:cs="Calibri"/>
          <w:sz w:val="22"/>
          <w:szCs w:val="22"/>
          <w:lang w:bidi="ar-SA"/>
        </w:rPr>
        <w:t>I am tesing here 3</w:t>
      </w:r>
    </w:p>
    <w:p w:rsidR="00C41A03" w:rsidRPr="00901439" w:rsidRDefault="00C41A03" w:rsidP="00C41A03">
      <w:pPr>
        <w:spacing w:before="0" w:after="0"/>
        <w:rPr>
          <w:rFonts w:cs="Calibri"/>
          <w:sz w:val="22"/>
          <w:szCs w:val="22"/>
          <w:lang w:bidi="ar-SA"/>
        </w:rPr>
      </w:pPr>
      <w:r w:rsidRPr="00901439">
        <w:rPr>
          <w:rFonts w:cs="Calibri"/>
          <w:sz w:val="22"/>
          <w:szCs w:val="22"/>
          <w:lang w:bidi="ar-SA"/>
        </w:rPr>
        <w:t>Done</w:t>
      </w:r>
    </w:p>
    <w:p w:rsidR="00C41A03" w:rsidRPr="00901439" w:rsidRDefault="00C41A03" w:rsidP="00C41A03">
      <w:pPr>
        <w:spacing w:before="0" w:after="0"/>
        <w:rPr>
          <w:rFonts w:cs="Calibri"/>
          <w:i/>
          <w:color w:val="0070C0"/>
          <w:sz w:val="22"/>
          <w:szCs w:val="22"/>
          <w:lang w:bidi="ar-SA"/>
        </w:rPr>
      </w:pPr>
      <w:r w:rsidRPr="00901439">
        <w:rPr>
          <w:rFonts w:cs="Calibri"/>
          <w:i/>
          <w:color w:val="0070C0"/>
          <w:sz w:val="22"/>
          <w:szCs w:val="22"/>
          <w:lang w:bidi="ar-SA"/>
        </w:rPr>
        <w:t>&gt; hdfs dfs-ls weblogs</w:t>
      </w:r>
    </w:p>
    <w:p w:rsidR="0011228B" w:rsidRPr="00901439" w:rsidRDefault="0011228B" w:rsidP="00C41A03">
      <w:pPr>
        <w:spacing w:before="0" w:after="0"/>
        <w:rPr>
          <w:rFonts w:cs="Calibri"/>
          <w:sz w:val="22"/>
          <w:szCs w:val="22"/>
          <w:lang w:bidi="ar-SA"/>
        </w:rPr>
      </w:pPr>
      <w:r w:rsidRPr="00901439">
        <w:rPr>
          <w:rFonts w:cs="Calibri"/>
          <w:sz w:val="22"/>
          <w:szCs w:val="22"/>
          <w:lang w:bidi="ar-SA"/>
        </w:rPr>
        <w:t xml:space="preserve"># you can see another file is </w:t>
      </w:r>
      <w:r w:rsidR="0003722E" w:rsidRPr="00901439">
        <w:rPr>
          <w:rFonts w:cs="Calibri"/>
          <w:sz w:val="22"/>
          <w:szCs w:val="22"/>
          <w:lang w:bidi="ar-SA"/>
        </w:rPr>
        <w:t>transmitted</w:t>
      </w:r>
    </w:p>
    <w:p w:rsidR="00C41A03" w:rsidRPr="00901439" w:rsidRDefault="00C41A03" w:rsidP="00C41A03">
      <w:pPr>
        <w:spacing w:before="0" w:after="0"/>
        <w:rPr>
          <w:rFonts w:cs="Calibri"/>
          <w:sz w:val="22"/>
          <w:szCs w:val="22"/>
          <w:lang w:bidi="ar-SA"/>
        </w:rPr>
      </w:pPr>
    </w:p>
    <w:p w:rsidR="00FB626A" w:rsidRPr="00901439" w:rsidRDefault="00FB626A" w:rsidP="00C41A03">
      <w:pPr>
        <w:spacing w:before="0" w:after="0"/>
        <w:rPr>
          <w:rFonts w:cs="Calibri"/>
          <w:sz w:val="22"/>
          <w:szCs w:val="22"/>
          <w:lang w:bidi="ar-SA"/>
        </w:rPr>
      </w:pPr>
      <w:r w:rsidRPr="00901439">
        <w:rPr>
          <w:rFonts w:cs="Calibri"/>
          <w:sz w:val="22"/>
          <w:szCs w:val="22"/>
          <w:lang w:bidi="ar-SA"/>
        </w:rPr>
        <w:t>Multi-Source Flume Agent:</w:t>
      </w:r>
    </w:p>
    <w:p w:rsidR="00F410D2" w:rsidRPr="00901439" w:rsidRDefault="00F410D2" w:rsidP="00C41A03">
      <w:pPr>
        <w:spacing w:before="0" w:after="0"/>
        <w:rPr>
          <w:rFonts w:cs="Calibri"/>
          <w:sz w:val="22"/>
          <w:szCs w:val="22"/>
          <w:lang w:bidi="ar-SA"/>
        </w:rPr>
      </w:pPr>
    </w:p>
    <w:p w:rsidR="008B1EDD" w:rsidRPr="00901439" w:rsidRDefault="008B1EDD" w:rsidP="00C41A03">
      <w:pPr>
        <w:spacing w:before="0" w:after="0"/>
        <w:rPr>
          <w:rFonts w:cs="Calibri"/>
          <w:sz w:val="22"/>
          <w:szCs w:val="22"/>
          <w:lang w:bidi="ar-SA"/>
        </w:rPr>
      </w:pPr>
    </w:p>
    <w:p w:rsidR="008B1EDD" w:rsidRPr="00901439" w:rsidRDefault="008B1EDD" w:rsidP="00C41A03">
      <w:pPr>
        <w:spacing w:before="0" w:after="0"/>
        <w:rPr>
          <w:rFonts w:cs="Calibri"/>
          <w:sz w:val="22"/>
          <w:szCs w:val="22"/>
          <w:lang w:bidi="ar-SA"/>
        </w:rPr>
      </w:pPr>
      <w:r w:rsidRPr="00901439">
        <w:rPr>
          <w:rFonts w:cs="Calibri"/>
          <w:sz w:val="22"/>
          <w:szCs w:val="22"/>
          <w:lang w:bidi="ar-SA"/>
        </w:rPr>
        <w:t>#start the consolidation Agent</w:t>
      </w:r>
    </w:p>
    <w:p w:rsidR="008B1EDD" w:rsidRPr="00901439" w:rsidRDefault="008B1EDD" w:rsidP="00C41A03">
      <w:pPr>
        <w:spacing w:before="0" w:after="0"/>
        <w:rPr>
          <w:rFonts w:cs="Calibri"/>
          <w:i/>
          <w:color w:val="0070C0"/>
          <w:sz w:val="22"/>
          <w:szCs w:val="22"/>
          <w:lang w:bidi="ar-SA"/>
        </w:rPr>
      </w:pPr>
      <w:r w:rsidRPr="00901439">
        <w:rPr>
          <w:rFonts w:cs="Calibri"/>
          <w:i/>
          <w:color w:val="0070C0"/>
          <w:sz w:val="22"/>
          <w:szCs w:val="22"/>
          <w:lang w:bidi="ar-SA"/>
        </w:rPr>
        <w:t>&gt;flume-ng agent –c conf –f conf/multisource.conf –n multisource</w:t>
      </w:r>
    </w:p>
    <w:p w:rsidR="00701DAF" w:rsidRPr="00901439" w:rsidRDefault="00701DAF" w:rsidP="00701DAF">
      <w:pPr>
        <w:spacing w:before="0" w:after="0"/>
        <w:rPr>
          <w:rFonts w:cs="Calibri"/>
          <w:sz w:val="22"/>
          <w:szCs w:val="22"/>
          <w:lang w:bidi="ar-SA"/>
        </w:rPr>
      </w:pPr>
      <w:r w:rsidRPr="00901439">
        <w:rPr>
          <w:rFonts w:cs="Calibri"/>
          <w:sz w:val="22"/>
          <w:szCs w:val="22"/>
          <w:lang w:bidi="ar-SA"/>
        </w:rPr>
        <w:t>#start the Collector A  Agent</w:t>
      </w:r>
    </w:p>
    <w:p w:rsidR="00701DAF" w:rsidRPr="00901439" w:rsidRDefault="00701DAF" w:rsidP="00701DAF">
      <w:pPr>
        <w:spacing w:before="0" w:after="0"/>
        <w:rPr>
          <w:rFonts w:cs="Calibri"/>
          <w:i/>
          <w:color w:val="0070C0"/>
          <w:sz w:val="22"/>
          <w:szCs w:val="22"/>
          <w:lang w:bidi="ar-SA"/>
        </w:rPr>
      </w:pPr>
      <w:r w:rsidRPr="00901439">
        <w:rPr>
          <w:rFonts w:cs="Calibri"/>
          <w:i/>
          <w:color w:val="0070C0"/>
          <w:sz w:val="22"/>
          <w:szCs w:val="22"/>
          <w:lang w:bidi="ar-SA"/>
        </w:rPr>
        <w:t>&gt;flume-ng agent –c conf –f conf/collectA.conf –n collectA</w:t>
      </w:r>
    </w:p>
    <w:p w:rsidR="00701DAF" w:rsidRPr="00901439" w:rsidRDefault="00701DAF" w:rsidP="00701DAF">
      <w:pPr>
        <w:spacing w:before="0" w:after="0"/>
        <w:rPr>
          <w:rFonts w:cs="Calibri"/>
          <w:sz w:val="22"/>
          <w:szCs w:val="22"/>
          <w:lang w:bidi="ar-SA"/>
        </w:rPr>
      </w:pPr>
      <w:r w:rsidRPr="00901439">
        <w:rPr>
          <w:rFonts w:cs="Calibri"/>
          <w:sz w:val="22"/>
          <w:szCs w:val="22"/>
          <w:lang w:bidi="ar-SA"/>
        </w:rPr>
        <w:t>#start the Collector B  Agent</w:t>
      </w:r>
    </w:p>
    <w:p w:rsidR="00701DAF" w:rsidRPr="00901439" w:rsidRDefault="00701DAF" w:rsidP="00701DAF">
      <w:pPr>
        <w:spacing w:before="0" w:after="0"/>
        <w:rPr>
          <w:rFonts w:cs="Calibri"/>
          <w:i/>
          <w:color w:val="0070C0"/>
          <w:sz w:val="22"/>
          <w:szCs w:val="22"/>
          <w:lang w:bidi="ar-SA"/>
        </w:rPr>
      </w:pPr>
      <w:r w:rsidRPr="00901439">
        <w:rPr>
          <w:rFonts w:cs="Calibri"/>
          <w:i/>
          <w:color w:val="0070C0"/>
          <w:sz w:val="22"/>
          <w:szCs w:val="22"/>
          <w:lang w:bidi="ar-SA"/>
        </w:rPr>
        <w:t>&gt;flume-ng agent –c conf –f conf/collectB.conf –n collect</w:t>
      </w:r>
    </w:p>
    <w:p w:rsidR="00701DAF" w:rsidRPr="00901439" w:rsidRDefault="00701DAF" w:rsidP="00701DAF">
      <w:pPr>
        <w:spacing w:before="0" w:after="0"/>
        <w:rPr>
          <w:rFonts w:cs="Calibri"/>
          <w:sz w:val="22"/>
          <w:szCs w:val="22"/>
          <w:lang w:bidi="ar-SA"/>
        </w:rPr>
      </w:pPr>
      <w:r w:rsidRPr="00901439">
        <w:rPr>
          <w:rFonts w:cs="Calibri"/>
          <w:sz w:val="22"/>
          <w:szCs w:val="22"/>
          <w:lang w:bidi="ar-SA"/>
        </w:rPr>
        <w:t>#all three agents are online</w:t>
      </w:r>
    </w:p>
    <w:p w:rsidR="0032734C" w:rsidRPr="00901439" w:rsidRDefault="0032734C" w:rsidP="00701DAF">
      <w:pPr>
        <w:spacing w:before="0" w:after="0"/>
        <w:rPr>
          <w:rFonts w:cs="Calibri"/>
          <w:i/>
          <w:color w:val="0070C0"/>
          <w:sz w:val="22"/>
          <w:szCs w:val="22"/>
          <w:lang w:bidi="ar-SA"/>
        </w:rPr>
      </w:pPr>
      <w:r w:rsidRPr="00901439">
        <w:rPr>
          <w:rFonts w:cs="Calibri"/>
          <w:i/>
          <w:color w:val="0070C0"/>
          <w:sz w:val="22"/>
          <w:szCs w:val="22"/>
          <w:lang w:bidi="ar-SA"/>
        </w:rPr>
        <w:t>&gt;</w:t>
      </w:r>
      <w:hyperlink r:id="rId69" w:history="1">
        <w:r w:rsidRPr="00901439">
          <w:rPr>
            <w:i/>
            <w:color w:val="0070C0"/>
            <w:lang w:bidi="ar-SA"/>
          </w:rPr>
          <w:t>telnet://hdcentos:1111</w:t>
        </w:r>
      </w:hyperlink>
    </w:p>
    <w:p w:rsidR="0032734C" w:rsidRPr="00901439" w:rsidRDefault="0032734C" w:rsidP="00701DAF">
      <w:pPr>
        <w:spacing w:before="0" w:after="0"/>
        <w:rPr>
          <w:rFonts w:cs="Calibri"/>
          <w:sz w:val="22"/>
          <w:szCs w:val="22"/>
          <w:lang w:bidi="ar-SA"/>
        </w:rPr>
      </w:pPr>
      <w:r w:rsidRPr="00901439">
        <w:rPr>
          <w:rFonts w:cs="Calibri"/>
          <w:sz w:val="22"/>
          <w:szCs w:val="22"/>
          <w:lang w:bidi="ar-SA"/>
        </w:rPr>
        <w:t>Checking port 1111 that is  Collector A</w:t>
      </w:r>
    </w:p>
    <w:p w:rsidR="0032734C" w:rsidRPr="00901439" w:rsidRDefault="0032734C" w:rsidP="00701DAF">
      <w:pPr>
        <w:spacing w:before="0" w:after="0"/>
        <w:rPr>
          <w:rFonts w:cs="Calibri"/>
          <w:sz w:val="22"/>
          <w:szCs w:val="22"/>
          <w:lang w:bidi="ar-SA"/>
        </w:rPr>
      </w:pPr>
      <w:r w:rsidRPr="00901439">
        <w:rPr>
          <w:rFonts w:cs="Calibri"/>
          <w:sz w:val="22"/>
          <w:szCs w:val="22"/>
          <w:lang w:bidi="ar-SA"/>
        </w:rPr>
        <w:t>port 1111 end</w:t>
      </w:r>
    </w:p>
    <w:p w:rsidR="0032734C" w:rsidRPr="00901439" w:rsidRDefault="0032734C" w:rsidP="0032734C">
      <w:pPr>
        <w:spacing w:before="0" w:after="0"/>
        <w:rPr>
          <w:rFonts w:cs="Calibri"/>
          <w:i/>
          <w:color w:val="0070C0"/>
          <w:sz w:val="22"/>
          <w:szCs w:val="22"/>
          <w:lang w:bidi="ar-SA"/>
        </w:rPr>
      </w:pPr>
      <w:r w:rsidRPr="00901439">
        <w:rPr>
          <w:rFonts w:cs="Calibri"/>
          <w:i/>
          <w:color w:val="0070C0"/>
          <w:sz w:val="22"/>
          <w:szCs w:val="22"/>
          <w:lang w:bidi="ar-SA"/>
        </w:rPr>
        <w:t>&gt;telnet://hdcentos:3333</w:t>
      </w:r>
    </w:p>
    <w:p w:rsidR="0032734C" w:rsidRPr="00901439" w:rsidRDefault="0032734C" w:rsidP="0032734C">
      <w:pPr>
        <w:spacing w:before="0" w:after="0"/>
        <w:rPr>
          <w:rFonts w:cs="Calibri"/>
          <w:sz w:val="22"/>
          <w:szCs w:val="22"/>
          <w:lang w:bidi="ar-SA"/>
        </w:rPr>
      </w:pPr>
      <w:r w:rsidRPr="00901439">
        <w:rPr>
          <w:rFonts w:cs="Calibri"/>
          <w:sz w:val="22"/>
          <w:szCs w:val="22"/>
          <w:lang w:bidi="ar-SA"/>
        </w:rPr>
        <w:t>Checking port 3333 that is  Collector B</w:t>
      </w:r>
    </w:p>
    <w:p w:rsidR="0032734C" w:rsidRPr="00901439" w:rsidRDefault="0032734C" w:rsidP="0032734C">
      <w:pPr>
        <w:spacing w:before="0" w:after="0"/>
        <w:rPr>
          <w:rFonts w:cs="Calibri"/>
          <w:sz w:val="22"/>
          <w:szCs w:val="22"/>
          <w:lang w:bidi="ar-SA"/>
        </w:rPr>
      </w:pPr>
      <w:r w:rsidRPr="00901439">
        <w:rPr>
          <w:rFonts w:cs="Calibri"/>
          <w:sz w:val="22"/>
          <w:szCs w:val="22"/>
          <w:lang w:bidi="ar-SA"/>
        </w:rPr>
        <w:t>port 3333 end</w:t>
      </w:r>
    </w:p>
    <w:p w:rsidR="00F317EE" w:rsidRPr="00901439" w:rsidRDefault="00F317EE" w:rsidP="0032734C">
      <w:pPr>
        <w:spacing w:before="0" w:after="0"/>
        <w:rPr>
          <w:rFonts w:cs="Calibri"/>
          <w:sz w:val="22"/>
          <w:szCs w:val="22"/>
          <w:lang w:bidi="ar-SA"/>
        </w:rPr>
      </w:pPr>
      <w:r w:rsidRPr="00901439">
        <w:rPr>
          <w:rFonts w:cs="Calibri"/>
          <w:sz w:val="22"/>
          <w:szCs w:val="22"/>
          <w:lang w:bidi="ar-SA"/>
        </w:rPr>
        <w:t># check the hdfs</w:t>
      </w:r>
    </w:p>
    <w:p w:rsidR="00F317EE" w:rsidRPr="00901439" w:rsidRDefault="00F317EE" w:rsidP="0032734C">
      <w:pPr>
        <w:spacing w:before="0" w:after="0"/>
        <w:rPr>
          <w:rFonts w:cs="Calibri"/>
          <w:i/>
          <w:color w:val="0070C0"/>
          <w:sz w:val="22"/>
          <w:szCs w:val="22"/>
          <w:lang w:bidi="ar-SA"/>
        </w:rPr>
      </w:pPr>
      <w:r w:rsidRPr="00901439">
        <w:rPr>
          <w:rFonts w:cs="Calibri"/>
          <w:i/>
          <w:color w:val="0070C0"/>
          <w:sz w:val="22"/>
          <w:szCs w:val="22"/>
          <w:lang w:bidi="ar-SA"/>
        </w:rPr>
        <w:t>&gt;hdfs dfs –ls weblogs/multisource</w:t>
      </w:r>
    </w:p>
    <w:p w:rsidR="00F317EE" w:rsidRPr="00901439" w:rsidRDefault="00F317EE" w:rsidP="0032734C">
      <w:pPr>
        <w:spacing w:before="0" w:after="0"/>
        <w:rPr>
          <w:rFonts w:cs="Calibri"/>
          <w:sz w:val="22"/>
          <w:szCs w:val="22"/>
          <w:lang w:bidi="ar-SA"/>
        </w:rPr>
      </w:pPr>
      <w:r w:rsidRPr="00901439">
        <w:rPr>
          <w:rFonts w:cs="Calibri"/>
          <w:sz w:val="22"/>
          <w:szCs w:val="22"/>
          <w:lang w:bidi="ar-SA"/>
        </w:rPr>
        <w:t>#multiple output files</w:t>
      </w:r>
    </w:p>
    <w:p w:rsidR="00FD1E9D" w:rsidRPr="00901439" w:rsidRDefault="00FD1E9D" w:rsidP="00FD1E9D">
      <w:pPr>
        <w:spacing w:before="0" w:after="0"/>
        <w:rPr>
          <w:rFonts w:cs="Calibri"/>
          <w:i/>
          <w:color w:val="0070C0"/>
          <w:sz w:val="22"/>
          <w:szCs w:val="22"/>
          <w:lang w:bidi="ar-SA"/>
        </w:rPr>
      </w:pPr>
      <w:r w:rsidRPr="00901439">
        <w:rPr>
          <w:rFonts w:cs="Calibri"/>
          <w:i/>
          <w:color w:val="0070C0"/>
          <w:sz w:val="22"/>
          <w:szCs w:val="22"/>
          <w:lang w:bidi="ar-SA"/>
        </w:rPr>
        <w:t>&gt;hdfs dfs –cat weblogs/multisource/weblog.124213491263-2</w:t>
      </w:r>
    </w:p>
    <w:p w:rsidR="00FD1E9D" w:rsidRPr="00901439" w:rsidRDefault="00FD1E9D" w:rsidP="00FD1E9D">
      <w:pPr>
        <w:spacing w:before="0" w:after="0"/>
        <w:rPr>
          <w:rFonts w:cs="Calibri"/>
          <w:sz w:val="22"/>
          <w:szCs w:val="22"/>
          <w:lang w:bidi="ar-SA"/>
        </w:rPr>
      </w:pPr>
      <w:r w:rsidRPr="00901439">
        <w:rPr>
          <w:rFonts w:cs="Calibri"/>
          <w:sz w:val="22"/>
          <w:szCs w:val="22"/>
          <w:lang w:bidi="ar-SA"/>
        </w:rPr>
        <w:t>Checking port 1111 that is  Collector A</w:t>
      </w:r>
    </w:p>
    <w:p w:rsidR="00FD1E9D" w:rsidRPr="00901439" w:rsidRDefault="00FD1E9D" w:rsidP="00FD1E9D">
      <w:pPr>
        <w:spacing w:before="0" w:after="0"/>
        <w:rPr>
          <w:rFonts w:cs="Calibri"/>
          <w:sz w:val="22"/>
          <w:szCs w:val="22"/>
          <w:lang w:bidi="ar-SA"/>
        </w:rPr>
      </w:pPr>
      <w:r w:rsidRPr="00901439">
        <w:rPr>
          <w:rFonts w:cs="Calibri"/>
          <w:sz w:val="22"/>
          <w:szCs w:val="22"/>
          <w:lang w:bidi="ar-SA"/>
        </w:rPr>
        <w:t>Checking port 3333 that is  Collector B</w:t>
      </w:r>
    </w:p>
    <w:p w:rsidR="00FD1E9D" w:rsidRPr="00901439" w:rsidRDefault="00FD1E9D" w:rsidP="00FD1E9D">
      <w:pPr>
        <w:spacing w:before="0" w:after="0"/>
        <w:rPr>
          <w:rFonts w:cs="Calibri"/>
          <w:sz w:val="22"/>
          <w:szCs w:val="22"/>
          <w:lang w:bidi="ar-SA"/>
        </w:rPr>
      </w:pPr>
      <w:r w:rsidRPr="00901439">
        <w:rPr>
          <w:rFonts w:cs="Calibri"/>
          <w:sz w:val="22"/>
          <w:szCs w:val="22"/>
          <w:lang w:bidi="ar-SA"/>
        </w:rPr>
        <w:t>port 1111 end</w:t>
      </w:r>
    </w:p>
    <w:p w:rsidR="00FD1E9D" w:rsidRPr="00901439" w:rsidRDefault="00FD1E9D" w:rsidP="00FD1E9D">
      <w:pPr>
        <w:spacing w:before="0" w:after="0"/>
        <w:rPr>
          <w:rFonts w:cs="Calibri"/>
          <w:sz w:val="22"/>
          <w:szCs w:val="22"/>
          <w:lang w:bidi="ar-SA"/>
        </w:rPr>
      </w:pPr>
      <w:r w:rsidRPr="00901439">
        <w:rPr>
          <w:rFonts w:cs="Calibri"/>
          <w:sz w:val="22"/>
          <w:szCs w:val="22"/>
          <w:lang w:bidi="ar-SA"/>
        </w:rPr>
        <w:t>port 3333 end</w:t>
      </w:r>
    </w:p>
    <w:p w:rsidR="00FD1E9D" w:rsidRPr="00901439" w:rsidRDefault="00FD1E9D" w:rsidP="00FD1E9D">
      <w:pPr>
        <w:spacing w:before="0" w:after="0"/>
        <w:rPr>
          <w:rFonts w:cs="Calibri"/>
          <w:sz w:val="22"/>
          <w:szCs w:val="22"/>
          <w:lang w:bidi="ar-SA"/>
        </w:rPr>
      </w:pPr>
    </w:p>
    <w:p w:rsidR="00FD1E9D" w:rsidRPr="00901439" w:rsidRDefault="00FD1E9D" w:rsidP="00FD1E9D">
      <w:pPr>
        <w:spacing w:before="0" w:after="0"/>
        <w:rPr>
          <w:rFonts w:cs="Calibri"/>
          <w:sz w:val="22"/>
          <w:szCs w:val="22"/>
          <w:lang w:bidi="ar-SA"/>
        </w:rPr>
      </w:pPr>
    </w:p>
    <w:p w:rsidR="00FD1E9D" w:rsidRPr="00901439" w:rsidRDefault="00FD1E9D" w:rsidP="0032734C">
      <w:pPr>
        <w:pStyle w:val="Heading3"/>
        <w:spacing w:before="0"/>
      </w:pPr>
      <w:bookmarkStart w:id="199" w:name="_Toc481554816"/>
      <w:r w:rsidRPr="00901439">
        <w:t>Multiple Sink</w:t>
      </w:r>
      <w:bookmarkEnd w:id="199"/>
    </w:p>
    <w:p w:rsidR="00053BE3" w:rsidRPr="00901439" w:rsidRDefault="00053BE3" w:rsidP="00053BE3">
      <w:pPr>
        <w:spacing w:before="0" w:after="0"/>
        <w:rPr>
          <w:rFonts w:cs="Calibri"/>
          <w:sz w:val="22"/>
          <w:szCs w:val="22"/>
          <w:lang w:bidi="ar-SA"/>
        </w:rPr>
      </w:pPr>
    </w:p>
    <w:p w:rsidR="005E1884" w:rsidRPr="00901439" w:rsidRDefault="005E1884" w:rsidP="00053BE3">
      <w:pPr>
        <w:spacing w:before="0" w:after="0"/>
        <w:rPr>
          <w:rFonts w:cs="Calibri"/>
          <w:sz w:val="22"/>
          <w:szCs w:val="22"/>
          <w:lang w:bidi="ar-SA"/>
        </w:rPr>
      </w:pPr>
      <w:r w:rsidRPr="00901439">
        <w:rPr>
          <w:rFonts w:cs="Calibri"/>
          <w:sz w:val="22"/>
          <w:szCs w:val="22"/>
          <w:lang w:bidi="ar-SA"/>
        </w:rPr>
        <w:t>Sink can receive from only on channel, means one to many relation between Source and Channel</w:t>
      </w:r>
      <w:r w:rsidR="00B36AB1" w:rsidRPr="00901439">
        <w:rPr>
          <w:rFonts w:cs="Calibri"/>
          <w:sz w:val="22"/>
          <w:szCs w:val="22"/>
          <w:lang w:bidi="ar-SA"/>
        </w:rPr>
        <w:t xml:space="preserve"> b</w:t>
      </w:r>
      <w:r w:rsidR="00E90DE6" w:rsidRPr="00901439">
        <w:rPr>
          <w:rFonts w:cs="Calibri"/>
          <w:sz w:val="22"/>
          <w:szCs w:val="22"/>
          <w:lang w:bidi="ar-SA"/>
        </w:rPr>
        <w:t>ut one to one relation between C</w:t>
      </w:r>
      <w:r w:rsidR="00B36AB1" w:rsidRPr="00901439">
        <w:rPr>
          <w:rFonts w:cs="Calibri"/>
          <w:sz w:val="22"/>
          <w:szCs w:val="22"/>
          <w:lang w:bidi="ar-SA"/>
        </w:rPr>
        <w:t>hannel and Sink</w:t>
      </w:r>
      <w:r w:rsidR="000F60CC" w:rsidRPr="00901439">
        <w:rPr>
          <w:rFonts w:cs="Calibri"/>
          <w:sz w:val="22"/>
          <w:szCs w:val="22"/>
          <w:lang w:bidi="ar-SA"/>
        </w:rPr>
        <w:t>. Use case will be web log into long term repository and immediate analysis and it</w:t>
      </w:r>
      <w:r w:rsidR="00053BE3" w:rsidRPr="00901439">
        <w:rPr>
          <w:rFonts w:cs="Calibri"/>
          <w:sz w:val="22"/>
          <w:szCs w:val="22"/>
          <w:lang w:bidi="ar-SA"/>
        </w:rPr>
        <w:t>’</w:t>
      </w:r>
      <w:r w:rsidR="000F60CC" w:rsidRPr="00901439">
        <w:rPr>
          <w:rFonts w:cs="Calibri"/>
          <w:sz w:val="22"/>
          <w:szCs w:val="22"/>
          <w:lang w:bidi="ar-SA"/>
        </w:rPr>
        <w:t xml:space="preserve">s </w:t>
      </w:r>
      <w:r w:rsidR="00053BE3" w:rsidRPr="00901439">
        <w:rPr>
          <w:rFonts w:cs="Calibri"/>
          <w:sz w:val="22"/>
          <w:szCs w:val="22"/>
          <w:lang w:bidi="ar-SA"/>
        </w:rPr>
        <w:t>referred</w:t>
      </w:r>
      <w:r w:rsidR="000F60CC" w:rsidRPr="00901439">
        <w:rPr>
          <w:rFonts w:cs="Calibri"/>
          <w:sz w:val="22"/>
          <w:szCs w:val="22"/>
          <w:lang w:bidi="ar-SA"/>
        </w:rPr>
        <w:t xml:space="preserve"> as fan out.</w:t>
      </w:r>
      <w:r w:rsidR="00053BE3" w:rsidRPr="00901439">
        <w:rPr>
          <w:rFonts w:cs="Calibri"/>
          <w:sz w:val="22"/>
          <w:szCs w:val="22"/>
          <w:lang w:bidi="ar-SA"/>
        </w:rPr>
        <w:t xml:space="preserve"> Multiple sinks work in either of two way by using “selector” functions.</w:t>
      </w:r>
    </w:p>
    <w:p w:rsidR="00755441" w:rsidRPr="00901439" w:rsidRDefault="00755441" w:rsidP="00053BE3">
      <w:pPr>
        <w:spacing w:before="0" w:after="0"/>
        <w:rPr>
          <w:rFonts w:cs="Calibri"/>
          <w:sz w:val="22"/>
          <w:szCs w:val="22"/>
          <w:lang w:bidi="ar-SA"/>
        </w:rPr>
      </w:pPr>
      <w:r w:rsidRPr="00901439">
        <w:rPr>
          <w:rFonts w:cs="Calibri"/>
          <w:sz w:val="22"/>
          <w:szCs w:val="22"/>
          <w:lang w:bidi="ar-SA"/>
        </w:rPr>
        <w:t>Note:</w:t>
      </w:r>
    </w:p>
    <w:p w:rsidR="00755441" w:rsidRPr="00901439" w:rsidRDefault="00755441" w:rsidP="00755441">
      <w:pPr>
        <w:pStyle w:val="ListParagraph"/>
        <w:numPr>
          <w:ilvl w:val="1"/>
          <w:numId w:val="77"/>
        </w:numPr>
        <w:spacing w:before="0" w:after="0"/>
        <w:rPr>
          <w:rFonts w:cs="Calibri"/>
          <w:sz w:val="22"/>
          <w:szCs w:val="22"/>
          <w:lang w:bidi="ar-SA"/>
        </w:rPr>
      </w:pPr>
      <w:r w:rsidRPr="00901439">
        <w:rPr>
          <w:rFonts w:cs="Calibri"/>
          <w:sz w:val="22"/>
          <w:szCs w:val="22"/>
          <w:lang w:bidi="ar-SA"/>
        </w:rPr>
        <w:t xml:space="preserve">Many source can be configured to one channel- </w:t>
      </w:r>
      <w:r w:rsidR="00C51071" w:rsidRPr="00901439">
        <w:rPr>
          <w:rFonts w:cs="Calibri"/>
          <w:sz w:val="22"/>
          <w:szCs w:val="22"/>
          <w:lang w:bidi="ar-SA"/>
        </w:rPr>
        <w:t>True</w:t>
      </w:r>
      <w:r w:rsidRPr="00901439">
        <w:rPr>
          <w:rFonts w:cs="Calibri"/>
          <w:sz w:val="22"/>
          <w:szCs w:val="22"/>
          <w:lang w:bidi="ar-SA"/>
        </w:rPr>
        <w:t xml:space="preserve"> I guess it</w:t>
      </w:r>
      <w:r w:rsidR="00B965FA" w:rsidRPr="00901439">
        <w:rPr>
          <w:rFonts w:cs="Calibri"/>
          <w:sz w:val="22"/>
          <w:szCs w:val="22"/>
          <w:lang w:bidi="ar-SA"/>
        </w:rPr>
        <w:t>’</w:t>
      </w:r>
      <w:r w:rsidRPr="00901439">
        <w:rPr>
          <w:rFonts w:cs="Calibri"/>
          <w:sz w:val="22"/>
          <w:szCs w:val="22"/>
          <w:lang w:bidi="ar-SA"/>
        </w:rPr>
        <w:t xml:space="preserve">s </w:t>
      </w:r>
      <w:r w:rsidR="00C51071" w:rsidRPr="00901439">
        <w:rPr>
          <w:rFonts w:cs="Calibri"/>
          <w:sz w:val="22"/>
          <w:szCs w:val="22"/>
          <w:lang w:bidi="ar-SA"/>
        </w:rPr>
        <w:t xml:space="preserve">False </w:t>
      </w:r>
    </w:p>
    <w:p w:rsidR="00755441" w:rsidRPr="00901439" w:rsidRDefault="00755441" w:rsidP="00755441">
      <w:pPr>
        <w:pStyle w:val="ListParagraph"/>
        <w:numPr>
          <w:ilvl w:val="1"/>
          <w:numId w:val="77"/>
        </w:numPr>
        <w:spacing w:before="0" w:after="0"/>
        <w:rPr>
          <w:rFonts w:cs="Calibri"/>
          <w:sz w:val="22"/>
          <w:szCs w:val="22"/>
          <w:lang w:bidi="ar-SA"/>
        </w:rPr>
      </w:pPr>
      <w:r w:rsidRPr="00901439">
        <w:rPr>
          <w:rFonts w:cs="Calibri"/>
          <w:sz w:val="22"/>
          <w:szCs w:val="22"/>
          <w:lang w:bidi="ar-SA"/>
        </w:rPr>
        <w:t>Only one sink can be configured to a channel – True</w:t>
      </w:r>
    </w:p>
    <w:p w:rsidR="00755441" w:rsidRPr="00901439" w:rsidRDefault="00951154" w:rsidP="00755441">
      <w:pPr>
        <w:pStyle w:val="ListParagraph"/>
        <w:numPr>
          <w:ilvl w:val="1"/>
          <w:numId w:val="77"/>
        </w:numPr>
        <w:spacing w:before="0" w:after="0"/>
        <w:rPr>
          <w:rFonts w:cs="Calibri"/>
          <w:sz w:val="22"/>
          <w:szCs w:val="22"/>
          <w:lang w:bidi="ar-SA"/>
        </w:rPr>
      </w:pPr>
      <w:r w:rsidRPr="00901439">
        <w:rPr>
          <w:rFonts w:cs="Calibri"/>
          <w:sz w:val="22"/>
          <w:szCs w:val="22"/>
          <w:lang w:bidi="ar-SA"/>
        </w:rPr>
        <w:t>A single source can be configured to multiple channels</w:t>
      </w:r>
      <w:r w:rsidR="00274922" w:rsidRPr="00901439">
        <w:rPr>
          <w:rFonts w:cs="Calibri"/>
          <w:sz w:val="22"/>
          <w:szCs w:val="22"/>
          <w:lang w:bidi="ar-SA"/>
        </w:rPr>
        <w:t xml:space="preserve"> – False I guess its True</w:t>
      </w:r>
    </w:p>
    <w:p w:rsidR="00274922" w:rsidRPr="00901439" w:rsidRDefault="00274922" w:rsidP="00274922">
      <w:pPr>
        <w:spacing w:before="0" w:after="0"/>
        <w:ind w:left="1080"/>
        <w:rPr>
          <w:rFonts w:cs="Calibri"/>
          <w:sz w:val="22"/>
          <w:szCs w:val="22"/>
          <w:lang w:bidi="ar-SA"/>
        </w:rPr>
      </w:pPr>
      <w:r w:rsidRPr="00901439">
        <w:rPr>
          <w:rFonts w:cs="Calibri"/>
          <w:sz w:val="22"/>
          <w:szCs w:val="22"/>
          <w:lang w:bidi="ar-SA"/>
        </w:rPr>
        <w:t xml:space="preserve">Note: </w:t>
      </w:r>
      <w:r w:rsidR="008D1C17" w:rsidRPr="00901439">
        <w:rPr>
          <w:rFonts w:cs="Calibri"/>
          <w:sz w:val="22"/>
          <w:szCs w:val="22"/>
          <w:lang w:bidi="ar-SA"/>
        </w:rPr>
        <w:t xml:space="preserve">my understanding </w:t>
      </w:r>
      <w:r w:rsidRPr="00901439">
        <w:rPr>
          <w:rFonts w:cs="Calibri"/>
          <w:sz w:val="22"/>
          <w:szCs w:val="22"/>
          <w:lang w:bidi="ar-SA"/>
        </w:rPr>
        <w:t>A channe</w:t>
      </w:r>
      <w:r w:rsidR="00065C21" w:rsidRPr="00901439">
        <w:rPr>
          <w:rFonts w:cs="Calibri"/>
          <w:sz w:val="22"/>
          <w:szCs w:val="22"/>
          <w:lang w:bidi="ar-SA"/>
        </w:rPr>
        <w:t>l can listen to only one source, A Sink can listen to only one Channel</w:t>
      </w:r>
    </w:p>
    <w:p w:rsidR="00274922" w:rsidRPr="00901439" w:rsidRDefault="00274922" w:rsidP="00274922">
      <w:pPr>
        <w:spacing w:before="0" w:after="0"/>
        <w:rPr>
          <w:rFonts w:cs="Calibri"/>
          <w:sz w:val="22"/>
          <w:szCs w:val="22"/>
          <w:lang w:bidi="ar-SA"/>
        </w:rPr>
      </w:pPr>
    </w:p>
    <w:p w:rsidR="00274922" w:rsidRPr="00901439" w:rsidRDefault="00274922" w:rsidP="00274922">
      <w:pPr>
        <w:spacing w:before="0" w:after="0"/>
        <w:rPr>
          <w:rFonts w:cs="Calibri"/>
          <w:sz w:val="22"/>
          <w:szCs w:val="22"/>
          <w:lang w:bidi="ar-SA"/>
        </w:rPr>
      </w:pPr>
    </w:p>
    <w:p w:rsidR="00053BE3" w:rsidRPr="00901439" w:rsidRDefault="00053BE3" w:rsidP="00D71224">
      <w:pPr>
        <w:pStyle w:val="ListParagraph"/>
        <w:numPr>
          <w:ilvl w:val="0"/>
          <w:numId w:val="97"/>
        </w:numPr>
        <w:spacing w:before="0" w:after="0"/>
        <w:rPr>
          <w:rFonts w:cs="Calibri"/>
          <w:sz w:val="22"/>
          <w:szCs w:val="22"/>
          <w:lang w:bidi="ar-SA"/>
        </w:rPr>
      </w:pPr>
      <w:r w:rsidRPr="00901439">
        <w:rPr>
          <w:rFonts w:cs="Calibri"/>
          <w:sz w:val="22"/>
          <w:szCs w:val="22"/>
          <w:lang w:bidi="ar-SA"/>
        </w:rPr>
        <w:t>Replicating, events are replicated down to all channels</w:t>
      </w:r>
    </w:p>
    <w:p w:rsidR="00053BE3" w:rsidRPr="00901439" w:rsidRDefault="00053BE3" w:rsidP="00D71224">
      <w:pPr>
        <w:pStyle w:val="ListParagraph"/>
        <w:numPr>
          <w:ilvl w:val="0"/>
          <w:numId w:val="97"/>
        </w:numPr>
        <w:spacing w:before="0" w:after="0"/>
        <w:rPr>
          <w:rFonts w:cs="Calibri"/>
          <w:sz w:val="22"/>
          <w:szCs w:val="22"/>
          <w:lang w:bidi="ar-SA"/>
        </w:rPr>
      </w:pPr>
      <w:r w:rsidRPr="00901439">
        <w:rPr>
          <w:rFonts w:cs="Calibri"/>
          <w:sz w:val="22"/>
          <w:szCs w:val="22"/>
          <w:lang w:bidi="ar-SA"/>
        </w:rPr>
        <w:t xml:space="preserve">Multiplexing, uses logic to determine to which channel an event should be send, its dependent on the value of a specified header field. </w:t>
      </w:r>
    </w:p>
    <w:p w:rsidR="00EF17ED" w:rsidRPr="00901439" w:rsidRDefault="00EF17ED" w:rsidP="00EF17ED">
      <w:pPr>
        <w:rPr>
          <w:lang w:bidi="ar-SA"/>
        </w:rPr>
      </w:pPr>
    </w:p>
    <w:p w:rsidR="00C22331" w:rsidRPr="00901439" w:rsidRDefault="00C22331" w:rsidP="00EF17ED">
      <w:pPr>
        <w:rPr>
          <w:lang w:bidi="ar-SA"/>
        </w:rPr>
      </w:pPr>
    </w:p>
    <w:p w:rsidR="00C22331" w:rsidRPr="00901439" w:rsidRDefault="00C22331" w:rsidP="00C22331">
      <w:pPr>
        <w:spacing w:before="0" w:after="0"/>
        <w:rPr>
          <w:rFonts w:cs="Calibri"/>
          <w:sz w:val="22"/>
          <w:szCs w:val="22"/>
          <w:lang w:bidi="ar-SA"/>
        </w:rPr>
      </w:pPr>
    </w:p>
    <w:p w:rsidR="00C22331" w:rsidRPr="00901439" w:rsidRDefault="00C22331" w:rsidP="00C22331">
      <w:pPr>
        <w:pStyle w:val="Heading3"/>
        <w:spacing w:before="0"/>
      </w:pPr>
      <w:bookmarkStart w:id="200" w:name="_Toc481554817"/>
      <w:r w:rsidRPr="00901439">
        <w:t>Flume Troubleshooting</w:t>
      </w:r>
      <w:bookmarkEnd w:id="200"/>
    </w:p>
    <w:p w:rsidR="00737968" w:rsidRPr="00901439" w:rsidRDefault="00737968" w:rsidP="00737968">
      <w:pPr>
        <w:rPr>
          <w:rFonts w:cs="Calibri"/>
          <w:sz w:val="22"/>
          <w:szCs w:val="22"/>
          <w:lang w:bidi="ar-SA"/>
        </w:rPr>
      </w:pPr>
      <w:r w:rsidRPr="00901439">
        <w:rPr>
          <w:rFonts w:cs="Calibri"/>
          <w:sz w:val="22"/>
          <w:szCs w:val="22"/>
          <w:lang w:bidi="ar-SA"/>
        </w:rPr>
        <w:t>Best practices for agents files:</w:t>
      </w:r>
    </w:p>
    <w:p w:rsidR="00737968" w:rsidRPr="00901439" w:rsidRDefault="00737968" w:rsidP="00D71224">
      <w:pPr>
        <w:pStyle w:val="ListParagraph"/>
        <w:numPr>
          <w:ilvl w:val="0"/>
          <w:numId w:val="98"/>
        </w:numPr>
        <w:rPr>
          <w:rFonts w:cs="Calibri"/>
          <w:sz w:val="22"/>
          <w:szCs w:val="22"/>
          <w:lang w:bidi="ar-SA"/>
        </w:rPr>
      </w:pPr>
      <w:r w:rsidRPr="00901439">
        <w:rPr>
          <w:rFonts w:cs="Calibri"/>
          <w:sz w:val="22"/>
          <w:szCs w:val="22"/>
          <w:lang w:bidi="ar-SA"/>
        </w:rPr>
        <w:t>Define and name the components of the agent.</w:t>
      </w:r>
    </w:p>
    <w:p w:rsidR="00737968" w:rsidRPr="00901439" w:rsidRDefault="00737968" w:rsidP="00D71224">
      <w:pPr>
        <w:pStyle w:val="ListParagraph"/>
        <w:numPr>
          <w:ilvl w:val="0"/>
          <w:numId w:val="98"/>
        </w:numPr>
        <w:rPr>
          <w:rFonts w:cs="Calibri"/>
          <w:sz w:val="22"/>
          <w:szCs w:val="22"/>
          <w:lang w:bidi="ar-SA"/>
        </w:rPr>
      </w:pPr>
      <w:r w:rsidRPr="00901439">
        <w:rPr>
          <w:rFonts w:cs="Calibri"/>
          <w:sz w:val="22"/>
          <w:szCs w:val="22"/>
          <w:lang w:bidi="ar-SA"/>
        </w:rPr>
        <w:t>Configure the source for incoming data.</w:t>
      </w:r>
    </w:p>
    <w:p w:rsidR="00737968" w:rsidRPr="00901439" w:rsidRDefault="00737968" w:rsidP="00D71224">
      <w:pPr>
        <w:pStyle w:val="ListParagraph"/>
        <w:numPr>
          <w:ilvl w:val="0"/>
          <w:numId w:val="98"/>
        </w:numPr>
        <w:rPr>
          <w:rFonts w:cs="Calibri"/>
          <w:sz w:val="22"/>
          <w:szCs w:val="22"/>
          <w:lang w:bidi="ar-SA"/>
        </w:rPr>
      </w:pPr>
      <w:r w:rsidRPr="00901439">
        <w:rPr>
          <w:rFonts w:cs="Calibri"/>
          <w:sz w:val="22"/>
          <w:szCs w:val="22"/>
          <w:lang w:bidi="ar-SA"/>
        </w:rPr>
        <w:t>Configure the sink for destination data.</w:t>
      </w:r>
    </w:p>
    <w:p w:rsidR="00737968" w:rsidRPr="00901439" w:rsidRDefault="00737968" w:rsidP="00D71224">
      <w:pPr>
        <w:pStyle w:val="ListParagraph"/>
        <w:numPr>
          <w:ilvl w:val="0"/>
          <w:numId w:val="98"/>
        </w:numPr>
        <w:rPr>
          <w:rFonts w:cs="Calibri"/>
          <w:sz w:val="22"/>
          <w:szCs w:val="22"/>
          <w:lang w:bidi="ar-SA"/>
        </w:rPr>
      </w:pPr>
      <w:r w:rsidRPr="00901439">
        <w:rPr>
          <w:rFonts w:cs="Calibri"/>
          <w:sz w:val="22"/>
          <w:szCs w:val="22"/>
          <w:lang w:bidi="ar-SA"/>
        </w:rPr>
        <w:t>Configure the channel.</w:t>
      </w:r>
    </w:p>
    <w:p w:rsidR="00737968" w:rsidRPr="00901439" w:rsidRDefault="00737968" w:rsidP="00D71224">
      <w:pPr>
        <w:pStyle w:val="ListParagraph"/>
        <w:numPr>
          <w:ilvl w:val="0"/>
          <w:numId w:val="98"/>
        </w:numPr>
        <w:rPr>
          <w:rFonts w:cs="Calibri"/>
          <w:sz w:val="22"/>
          <w:szCs w:val="22"/>
          <w:lang w:bidi="ar-SA"/>
        </w:rPr>
      </w:pPr>
      <w:r w:rsidRPr="00901439">
        <w:rPr>
          <w:rFonts w:cs="Calibri"/>
          <w:sz w:val="22"/>
          <w:szCs w:val="22"/>
          <w:lang w:bidi="ar-SA"/>
        </w:rPr>
        <w:t>Bind the source to the channel and then bind the sink to the same channel.</w:t>
      </w:r>
    </w:p>
    <w:p w:rsidR="00737968" w:rsidRPr="00901439" w:rsidRDefault="00737968" w:rsidP="00EF17ED">
      <w:pPr>
        <w:rPr>
          <w:rFonts w:cs="Calibri"/>
          <w:sz w:val="22"/>
          <w:szCs w:val="22"/>
          <w:lang w:bidi="ar-SA"/>
        </w:rPr>
      </w:pPr>
      <w:r w:rsidRPr="00901439">
        <w:rPr>
          <w:rFonts w:cs="Calibri"/>
          <w:sz w:val="22"/>
          <w:szCs w:val="22"/>
          <w:lang w:bidi="ar-SA"/>
        </w:rPr>
        <w:t>Note: Using “channels” when you need “channel” for the sink</w:t>
      </w:r>
    </w:p>
    <w:p w:rsidR="00341D39" w:rsidRPr="00901439" w:rsidRDefault="00341D39" w:rsidP="00EF17ED">
      <w:pPr>
        <w:rPr>
          <w:rFonts w:cs="Calibri"/>
          <w:sz w:val="22"/>
          <w:szCs w:val="22"/>
          <w:lang w:bidi="ar-SA"/>
        </w:rPr>
      </w:pPr>
      <w:r w:rsidRPr="00901439">
        <w:rPr>
          <w:rFonts w:cs="Calibri"/>
          <w:sz w:val="22"/>
          <w:szCs w:val="22"/>
          <w:lang w:bidi="ar-SA"/>
        </w:rPr>
        <w:t>File Sink:  Records the input data exactly as it was received with no alterations.</w:t>
      </w:r>
    </w:p>
    <w:p w:rsidR="00341D39" w:rsidRPr="00901439" w:rsidRDefault="00341D39" w:rsidP="00EF17ED">
      <w:pPr>
        <w:rPr>
          <w:rFonts w:cs="Calibri"/>
          <w:sz w:val="22"/>
          <w:szCs w:val="22"/>
          <w:lang w:bidi="ar-SA"/>
        </w:rPr>
      </w:pPr>
      <w:r w:rsidRPr="00901439">
        <w:rPr>
          <w:rFonts w:cs="Calibri"/>
          <w:sz w:val="22"/>
          <w:szCs w:val="22"/>
          <w:lang w:bidi="ar-SA"/>
        </w:rPr>
        <w:t>Logger Sink: A debug tool that records the information captured by the source while adding metadata and events.</w:t>
      </w:r>
      <w:r w:rsidR="00AB0FB1" w:rsidRPr="00901439">
        <w:rPr>
          <w:rFonts w:cs="Calibri"/>
          <w:sz w:val="22"/>
          <w:szCs w:val="22"/>
          <w:lang w:bidi="ar-SA"/>
        </w:rPr>
        <w:t xml:space="preserve"> Switch to Logger Sink when you face issue with flume working</w:t>
      </w:r>
      <w:r w:rsidR="00FD1021" w:rsidRPr="00901439">
        <w:rPr>
          <w:rFonts w:cs="Calibri"/>
          <w:sz w:val="22"/>
          <w:szCs w:val="22"/>
          <w:lang w:bidi="ar-SA"/>
        </w:rPr>
        <w:t>.</w:t>
      </w:r>
    </w:p>
    <w:p w:rsidR="00FD1021" w:rsidRPr="00901439" w:rsidRDefault="00FD1021" w:rsidP="00EF17ED">
      <w:pPr>
        <w:rPr>
          <w:rFonts w:cs="Calibri"/>
          <w:sz w:val="22"/>
          <w:szCs w:val="22"/>
          <w:lang w:bidi="ar-SA"/>
        </w:rPr>
      </w:pPr>
      <w:r w:rsidRPr="00901439">
        <w:rPr>
          <w:noProof/>
          <w:lang w:bidi="ar-SA"/>
        </w:rPr>
        <w:drawing>
          <wp:inline distT="0" distB="0" distL="0" distR="0">
            <wp:extent cx="2286000" cy="33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86000" cy="333375"/>
                    </a:xfrm>
                    <a:prstGeom prst="rect">
                      <a:avLst/>
                    </a:prstGeom>
                  </pic:spPr>
                </pic:pic>
              </a:graphicData>
            </a:graphic>
          </wp:inline>
        </w:drawing>
      </w:r>
    </w:p>
    <w:p w:rsidR="00AB6205" w:rsidRPr="00901439" w:rsidRDefault="00AB6205" w:rsidP="00EF17ED">
      <w:pPr>
        <w:rPr>
          <w:lang w:bidi="ar-SA"/>
        </w:rPr>
      </w:pPr>
    </w:p>
    <w:p w:rsidR="00FD1E9D" w:rsidRPr="00901439" w:rsidRDefault="00FD1E9D" w:rsidP="0032734C">
      <w:pPr>
        <w:spacing w:before="0" w:after="0"/>
        <w:rPr>
          <w:rFonts w:cs="Calibri"/>
          <w:sz w:val="22"/>
          <w:szCs w:val="22"/>
          <w:lang w:bidi="ar-SA"/>
        </w:rPr>
      </w:pPr>
    </w:p>
    <w:p w:rsidR="0032734C" w:rsidRPr="00901439" w:rsidRDefault="0032734C" w:rsidP="00701DAF">
      <w:pPr>
        <w:spacing w:before="0" w:after="0"/>
        <w:rPr>
          <w:rFonts w:cs="Calibri"/>
          <w:sz w:val="22"/>
          <w:szCs w:val="22"/>
          <w:lang w:bidi="ar-SA"/>
        </w:rPr>
      </w:pPr>
    </w:p>
    <w:p w:rsidR="00701DAF" w:rsidRPr="00901439" w:rsidRDefault="00701DAF" w:rsidP="00701DAF">
      <w:pPr>
        <w:spacing w:before="0" w:after="0"/>
        <w:rPr>
          <w:rFonts w:cs="Calibri"/>
          <w:sz w:val="22"/>
          <w:szCs w:val="22"/>
          <w:lang w:bidi="ar-SA"/>
        </w:rPr>
      </w:pPr>
    </w:p>
    <w:p w:rsidR="00701DAF" w:rsidRPr="00901439" w:rsidRDefault="00701DAF" w:rsidP="00C41A03">
      <w:pPr>
        <w:spacing w:before="0" w:after="0"/>
        <w:rPr>
          <w:rFonts w:cs="Calibri"/>
          <w:sz w:val="22"/>
          <w:szCs w:val="22"/>
          <w:lang w:bidi="ar-SA"/>
        </w:rPr>
      </w:pPr>
    </w:p>
    <w:p w:rsidR="0019751D" w:rsidRPr="00901439" w:rsidRDefault="0019751D" w:rsidP="0019751D">
      <w:pPr>
        <w:spacing w:before="0" w:after="0"/>
        <w:rPr>
          <w:rFonts w:cs="Calibri"/>
          <w:i/>
          <w:color w:val="0070C0"/>
          <w:sz w:val="22"/>
          <w:szCs w:val="22"/>
          <w:lang w:bidi="ar-SA"/>
        </w:rPr>
      </w:pPr>
    </w:p>
    <w:p w:rsidR="0019751D" w:rsidRPr="00901439" w:rsidRDefault="0019751D" w:rsidP="0019751D">
      <w:pPr>
        <w:spacing w:before="0" w:after="0"/>
        <w:rPr>
          <w:rFonts w:cs="Calibri"/>
          <w:sz w:val="22"/>
          <w:szCs w:val="22"/>
          <w:lang w:bidi="ar-SA"/>
        </w:rPr>
      </w:pPr>
    </w:p>
    <w:p w:rsidR="0019751D" w:rsidRPr="00901439" w:rsidRDefault="0019751D" w:rsidP="0019751D">
      <w:pPr>
        <w:spacing w:before="0" w:after="0"/>
        <w:rPr>
          <w:rFonts w:cs="Calibri"/>
          <w:i/>
          <w:color w:val="0070C0"/>
          <w:sz w:val="22"/>
          <w:szCs w:val="22"/>
          <w:lang w:bidi="ar-SA"/>
        </w:rPr>
      </w:pPr>
    </w:p>
    <w:p w:rsidR="0019751D" w:rsidRPr="00901439" w:rsidRDefault="0019751D" w:rsidP="004E078D">
      <w:pPr>
        <w:rPr>
          <w:rFonts w:cs="Calibri"/>
          <w:sz w:val="22"/>
          <w:szCs w:val="22"/>
          <w:lang w:bidi="ar-SA"/>
        </w:rPr>
      </w:pPr>
      <w:r w:rsidRPr="00901439">
        <w:rPr>
          <w:rFonts w:cs="Calibri"/>
          <w:sz w:val="22"/>
          <w:szCs w:val="22"/>
          <w:lang w:bidi="ar-SA"/>
        </w:rPr>
        <w:tab/>
      </w:r>
    </w:p>
    <w:p w:rsidR="00625239" w:rsidRPr="00901439" w:rsidRDefault="00625239" w:rsidP="004E078D">
      <w:pPr>
        <w:rPr>
          <w:rFonts w:cs="Calibri"/>
          <w:sz w:val="22"/>
          <w:szCs w:val="22"/>
          <w:lang w:bidi="ar-SA"/>
        </w:rPr>
      </w:pPr>
    </w:p>
    <w:p w:rsidR="00625239" w:rsidRPr="00901439" w:rsidRDefault="00625239" w:rsidP="004E078D">
      <w:pPr>
        <w:rPr>
          <w:rFonts w:cs="Calibri"/>
          <w:sz w:val="22"/>
          <w:szCs w:val="22"/>
          <w:lang w:bidi="ar-SA"/>
        </w:rPr>
      </w:pPr>
    </w:p>
    <w:p w:rsidR="002B6E8C" w:rsidRPr="00901439" w:rsidRDefault="002B6E8C" w:rsidP="0082129C">
      <w:pPr>
        <w:autoSpaceDE w:val="0"/>
        <w:autoSpaceDN w:val="0"/>
        <w:adjustRightInd w:val="0"/>
        <w:spacing w:before="0" w:after="0" w:line="240" w:lineRule="auto"/>
        <w:rPr>
          <w:rFonts w:cs="Calibri"/>
          <w:sz w:val="22"/>
          <w:szCs w:val="22"/>
          <w:lang w:bidi="ar-SA"/>
        </w:rPr>
      </w:pPr>
    </w:p>
    <w:p w:rsidR="00042ECF" w:rsidRPr="00901439" w:rsidRDefault="00042ECF" w:rsidP="00A164C8">
      <w:pPr>
        <w:autoSpaceDE w:val="0"/>
        <w:autoSpaceDN w:val="0"/>
        <w:adjustRightInd w:val="0"/>
        <w:spacing w:before="0" w:after="0" w:line="240" w:lineRule="auto"/>
        <w:rPr>
          <w:rFonts w:cs="Calibri"/>
          <w:i/>
          <w:color w:val="0070C0"/>
        </w:rPr>
      </w:pPr>
    </w:p>
    <w:p w:rsidR="00DC3653" w:rsidRPr="00901439" w:rsidRDefault="00DC3653" w:rsidP="00DC3653">
      <w:pPr>
        <w:pStyle w:val="Heading3"/>
      </w:pPr>
      <w:bookmarkStart w:id="201" w:name="_Toc481554818"/>
      <w:r w:rsidRPr="00901439">
        <w:t>Flume Events</w:t>
      </w:r>
      <w:bookmarkEnd w:id="201"/>
    </w:p>
    <w:p w:rsidR="00DC3653" w:rsidRPr="00901439" w:rsidRDefault="00DC3653" w:rsidP="00A164C8">
      <w:pPr>
        <w:autoSpaceDE w:val="0"/>
        <w:autoSpaceDN w:val="0"/>
        <w:adjustRightInd w:val="0"/>
        <w:spacing w:before="0" w:after="0" w:line="240" w:lineRule="auto"/>
        <w:rPr>
          <w:rFonts w:cs="Calibri"/>
        </w:rPr>
      </w:pPr>
    </w:p>
    <w:p w:rsidR="00DC3653" w:rsidRPr="00901439" w:rsidRDefault="00DC3653" w:rsidP="00A164C8">
      <w:pPr>
        <w:autoSpaceDE w:val="0"/>
        <w:autoSpaceDN w:val="0"/>
        <w:adjustRightInd w:val="0"/>
        <w:spacing w:before="0" w:after="0" w:line="240" w:lineRule="auto"/>
        <w:rPr>
          <w:rFonts w:cs="Calibri"/>
        </w:rPr>
      </w:pPr>
    </w:p>
    <w:p w:rsidR="009B4F60"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An event is the basic unit of the data transported inside Flume. It contains a payload of byte array that is to betransported from the source to the destination accompanied by optional headers. </w:t>
      </w:r>
    </w:p>
    <w:p w:rsidR="009B4F60" w:rsidRPr="00901439" w:rsidRDefault="009B4F60" w:rsidP="00A164C8">
      <w:pPr>
        <w:autoSpaceDE w:val="0"/>
        <w:autoSpaceDN w:val="0"/>
        <w:adjustRightInd w:val="0"/>
        <w:spacing w:before="0" w:after="0" w:line="240" w:lineRule="auto"/>
        <w:rPr>
          <w:rFonts w:cs="Calibri"/>
        </w:rPr>
      </w:pPr>
    </w:p>
    <w:p w:rsidR="009B4F60" w:rsidRPr="00901439" w:rsidRDefault="009B4F60" w:rsidP="009B4F60">
      <w:pPr>
        <w:pStyle w:val="Heading3"/>
      </w:pPr>
      <w:bookmarkStart w:id="202" w:name="_Toc481554819"/>
      <w:r w:rsidRPr="00901439">
        <w:t>Flume Components</w:t>
      </w:r>
      <w:bookmarkEnd w:id="202"/>
    </w:p>
    <w:p w:rsidR="0058277F" w:rsidRPr="00901439" w:rsidRDefault="0058277F" w:rsidP="00A164C8">
      <w:pPr>
        <w:autoSpaceDE w:val="0"/>
        <w:autoSpaceDN w:val="0"/>
        <w:adjustRightInd w:val="0"/>
        <w:spacing w:before="0" w:after="0" w:line="240" w:lineRule="auto"/>
        <w:rPr>
          <w:rFonts w:cs="Calibri"/>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 typical Flume event wouldhave the following structure:</w:t>
      </w:r>
    </w:p>
    <w:p w:rsidR="0058277F" w:rsidRPr="00901439" w:rsidRDefault="0058277F" w:rsidP="00A164C8">
      <w:pPr>
        <w:autoSpaceDE w:val="0"/>
        <w:autoSpaceDN w:val="0"/>
        <w:adjustRightInd w:val="0"/>
        <w:spacing w:before="0" w:after="0" w:line="240" w:lineRule="auto"/>
        <w:rPr>
          <w:rFonts w:cs="Calibri"/>
          <w:sz w:val="22"/>
          <w:szCs w:val="22"/>
          <w:lang w:bidi="ar-SA"/>
        </w:rPr>
      </w:pPr>
    </w:p>
    <w:p w:rsidR="0058277F" w:rsidRPr="00901439" w:rsidRDefault="0058277F"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Agent</w:t>
      </w:r>
    </w:p>
    <w:p w:rsidR="0058277F" w:rsidRPr="00901439" w:rsidRDefault="0058277F"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Source</w:t>
      </w:r>
    </w:p>
    <w:p w:rsidR="0058277F" w:rsidRPr="00901439" w:rsidRDefault="0058277F"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Channel</w:t>
      </w:r>
    </w:p>
    <w:p w:rsidR="0058277F" w:rsidRPr="00901439" w:rsidRDefault="0058277F"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Sink</w:t>
      </w:r>
    </w:p>
    <w:p w:rsidR="00D34F8B" w:rsidRPr="00901439" w:rsidRDefault="00D34F8B" w:rsidP="00A164C8">
      <w:pPr>
        <w:autoSpaceDE w:val="0"/>
        <w:autoSpaceDN w:val="0"/>
        <w:adjustRightInd w:val="0"/>
        <w:spacing w:before="0" w:after="0" w:line="240" w:lineRule="auto"/>
        <w:rPr>
          <w:rFonts w:ascii="Calibri,Bold" w:hAnsi="Calibri,Bold" w:cs="Calibri,Bold"/>
          <w:bCs/>
        </w:rPr>
      </w:pPr>
    </w:p>
    <w:p w:rsidR="00D34F8B" w:rsidRPr="00901439" w:rsidRDefault="00D34F8B" w:rsidP="00A164C8">
      <w:pPr>
        <w:autoSpaceDE w:val="0"/>
        <w:autoSpaceDN w:val="0"/>
        <w:adjustRightInd w:val="0"/>
        <w:spacing w:before="0" w:after="0" w:line="240" w:lineRule="auto"/>
        <w:rPr>
          <w:rFonts w:ascii="Calibri,Bold" w:hAnsi="Calibri,Bold" w:cs="Calibri,Bold"/>
          <w:bCs/>
        </w:rPr>
      </w:pPr>
    </w:p>
    <w:p w:rsidR="00D34F8B" w:rsidRPr="00901439" w:rsidRDefault="00D34F8B" w:rsidP="00A164C8">
      <w:pPr>
        <w:autoSpaceDE w:val="0"/>
        <w:autoSpaceDN w:val="0"/>
        <w:adjustRightInd w:val="0"/>
        <w:spacing w:before="0" w:after="0" w:line="240" w:lineRule="auto"/>
        <w:rPr>
          <w:rFonts w:ascii="Calibri,Bold" w:hAnsi="Calibri,Bold" w:cs="Calibri,Bold"/>
          <w:bCs/>
        </w:rPr>
      </w:pPr>
    </w:p>
    <w:p w:rsidR="00B64291" w:rsidRPr="00901439" w:rsidRDefault="00B64291" w:rsidP="00A164C8">
      <w:pPr>
        <w:autoSpaceDE w:val="0"/>
        <w:autoSpaceDN w:val="0"/>
        <w:adjustRightInd w:val="0"/>
        <w:spacing w:before="0" w:after="0" w:line="240" w:lineRule="auto"/>
        <w:rPr>
          <w:rFonts w:ascii="Calibri,Bold" w:hAnsi="Calibri,Bold" w:cs="Calibri,Bold"/>
          <w:bCs/>
        </w:rPr>
      </w:pPr>
    </w:p>
    <w:p w:rsidR="00B64291" w:rsidRPr="00901439" w:rsidRDefault="00B64291" w:rsidP="00B64291">
      <w:pPr>
        <w:pStyle w:val="Heading3"/>
      </w:pPr>
      <w:bookmarkStart w:id="203" w:name="_Toc481554820"/>
      <w:r w:rsidRPr="00901439">
        <w:t>Agent</w:t>
      </w:r>
      <w:bookmarkEnd w:id="203"/>
    </w:p>
    <w:p w:rsidR="00B64291" w:rsidRPr="00901439" w:rsidRDefault="00B64291" w:rsidP="00A164C8">
      <w:pPr>
        <w:autoSpaceDE w:val="0"/>
        <w:autoSpaceDN w:val="0"/>
        <w:adjustRightInd w:val="0"/>
        <w:spacing w:before="0" w:after="0" w:line="240" w:lineRule="auto"/>
        <w:rPr>
          <w:rFonts w:cs="Calibri"/>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An agent is an independent daemon process (JVM) in Flume. It receives the data (events) from clients or otheragents and forwards it to its next destination (sink or agent). Flume may have more than one agent. Followingdiagram represents a Flume Agent.</w:t>
      </w:r>
    </w:p>
    <w:p w:rsidR="000B190C" w:rsidRPr="00901439" w:rsidRDefault="000B190C" w:rsidP="00A164C8">
      <w:pPr>
        <w:autoSpaceDE w:val="0"/>
        <w:autoSpaceDN w:val="0"/>
        <w:adjustRightInd w:val="0"/>
        <w:spacing w:before="0" w:after="0" w:line="240" w:lineRule="auto"/>
        <w:rPr>
          <w:rFonts w:ascii="Calibri,Bold" w:hAnsi="Calibri,Bold" w:cs="Calibri,Bold"/>
          <w:bCs/>
        </w:rPr>
      </w:pPr>
    </w:p>
    <w:p w:rsidR="000B190C" w:rsidRPr="00901439" w:rsidRDefault="000B190C" w:rsidP="00A164C8">
      <w:pPr>
        <w:autoSpaceDE w:val="0"/>
        <w:autoSpaceDN w:val="0"/>
        <w:adjustRightInd w:val="0"/>
        <w:spacing w:before="0" w:after="0" w:line="240" w:lineRule="auto"/>
        <w:rPr>
          <w:rFonts w:ascii="Calibri,Bold" w:hAnsi="Calibri,Bold" w:cs="Calibri,Bold"/>
          <w:bCs/>
        </w:rPr>
      </w:pPr>
    </w:p>
    <w:p w:rsidR="000B190C" w:rsidRPr="00901439" w:rsidRDefault="000B190C" w:rsidP="00A164C8">
      <w:pPr>
        <w:autoSpaceDE w:val="0"/>
        <w:autoSpaceDN w:val="0"/>
        <w:adjustRightInd w:val="0"/>
        <w:spacing w:before="0" w:after="0" w:line="240" w:lineRule="auto"/>
        <w:rPr>
          <w:rFonts w:ascii="Calibri,Bold" w:hAnsi="Calibri,Bold" w:cs="Calibri,Bold"/>
          <w:bCs/>
        </w:rPr>
      </w:pPr>
    </w:p>
    <w:p w:rsidR="000B190C" w:rsidRPr="00901439" w:rsidRDefault="000B190C" w:rsidP="00A164C8">
      <w:pPr>
        <w:autoSpaceDE w:val="0"/>
        <w:autoSpaceDN w:val="0"/>
        <w:adjustRightInd w:val="0"/>
        <w:spacing w:before="0" w:after="0" w:line="240" w:lineRule="auto"/>
        <w:rPr>
          <w:rFonts w:cs="Calibri"/>
        </w:rPr>
      </w:pPr>
    </w:p>
    <w:p w:rsidR="0086289C" w:rsidRPr="00901439" w:rsidRDefault="0086289C" w:rsidP="0086289C">
      <w:pPr>
        <w:autoSpaceDE w:val="0"/>
        <w:autoSpaceDN w:val="0"/>
        <w:adjustRightInd w:val="0"/>
        <w:spacing w:before="0" w:after="0" w:line="240" w:lineRule="auto"/>
        <w:rPr>
          <w:rFonts w:ascii="Calibri,Bold" w:hAnsi="Calibri,Bold" w:cs="Calibri,Bold"/>
          <w:bCs/>
        </w:rPr>
      </w:pPr>
    </w:p>
    <w:p w:rsidR="0086289C" w:rsidRPr="00901439" w:rsidRDefault="0086289C" w:rsidP="0086289C">
      <w:pPr>
        <w:pStyle w:val="Heading3"/>
      </w:pPr>
      <w:bookmarkStart w:id="204" w:name="_Toc481554821"/>
      <w:r w:rsidRPr="00901439">
        <w:t>Source</w:t>
      </w:r>
      <w:bookmarkEnd w:id="204"/>
    </w:p>
    <w:p w:rsidR="00661DFE" w:rsidRPr="00901439" w:rsidRDefault="00661DFE" w:rsidP="00A164C8">
      <w:pPr>
        <w:autoSpaceDE w:val="0"/>
        <w:autoSpaceDN w:val="0"/>
        <w:adjustRightInd w:val="0"/>
        <w:spacing w:before="0" w:after="0" w:line="240" w:lineRule="auto"/>
        <w:rPr>
          <w:rFonts w:ascii="Calibri,Bold" w:hAnsi="Calibri,Bold" w:cs="Calibri,Bold"/>
          <w:bCs/>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 source is the component of an Agent which receives data from the data generators and transfers it to one ormore channels in the form of Flume events.Apache Flume supports several types of sources and each source receives events from a specified data generator.</w:t>
      </w:r>
    </w:p>
    <w:p w:rsidR="00ED289C" w:rsidRPr="00901439" w:rsidRDefault="00ED289C" w:rsidP="00A164C8">
      <w:pPr>
        <w:autoSpaceDE w:val="0"/>
        <w:autoSpaceDN w:val="0"/>
        <w:adjustRightInd w:val="0"/>
        <w:spacing w:before="0" w:after="0" w:line="240" w:lineRule="auto"/>
        <w:rPr>
          <w:rFonts w:cs="Calibri"/>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Example − Avro source, Thrift source, twitter 1% source etc.</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Put simply, Flume sources listen for and consume events. Events can range from newline-terminated stringsin stdout to HTTP POSTs and RPC calls — it all depen</w:t>
      </w:r>
      <w:r w:rsidR="00ED289C" w:rsidRPr="00901439">
        <w:rPr>
          <w:rFonts w:cs="Calibri"/>
          <w:sz w:val="22"/>
          <w:szCs w:val="22"/>
          <w:lang w:bidi="ar-SA"/>
        </w:rPr>
        <w:t xml:space="preserve">ds on what sources the agent is </w:t>
      </w:r>
      <w:r w:rsidRPr="00901439">
        <w:rPr>
          <w:rFonts w:cs="Calibri"/>
          <w:sz w:val="22"/>
          <w:szCs w:val="22"/>
          <w:lang w:bidi="ar-SA"/>
        </w:rPr>
        <w:t>configured to use. Flumeagents may have more than one source, but must have at least one. Sources require a name and a type; the typethen dictates additional configuration parameters.</w:t>
      </w:r>
    </w:p>
    <w:p w:rsidR="00ED289C" w:rsidRPr="00901439" w:rsidRDefault="00ED289C"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On consuming an event, Flume sources write the event to a channel. Importantly, sources write to their channelsas transactions. By dealing in events and transactions, Flume agents maintain end-to-end flow reliability. Eventsare not dropped inside a Flume agent unless the channel is explicitly allowed to discard them due to a full queue.</w:t>
      </w:r>
    </w:p>
    <w:p w:rsidR="00ED289C" w:rsidRPr="00901439" w:rsidRDefault="00ED289C" w:rsidP="00A164C8">
      <w:pPr>
        <w:autoSpaceDE w:val="0"/>
        <w:autoSpaceDN w:val="0"/>
        <w:adjustRightInd w:val="0"/>
        <w:spacing w:before="0" w:after="0" w:line="240" w:lineRule="auto"/>
        <w:rPr>
          <w:rFonts w:cs="Calibri"/>
        </w:rPr>
      </w:pPr>
    </w:p>
    <w:p w:rsidR="008D087C" w:rsidRPr="00901439" w:rsidRDefault="008D087C" w:rsidP="008D087C">
      <w:pPr>
        <w:pStyle w:val="Heading3"/>
      </w:pPr>
      <w:bookmarkStart w:id="205" w:name="_Toc481554822"/>
      <w:r w:rsidRPr="00901439">
        <w:t>Channels</w:t>
      </w:r>
      <w:bookmarkEnd w:id="205"/>
    </w:p>
    <w:p w:rsidR="00AA0CC5" w:rsidRPr="00901439" w:rsidRDefault="00AA0CC5" w:rsidP="00A164C8">
      <w:pPr>
        <w:autoSpaceDE w:val="0"/>
        <w:autoSpaceDN w:val="0"/>
        <w:adjustRightInd w:val="0"/>
        <w:spacing w:before="0" w:after="0" w:line="240" w:lineRule="auto"/>
        <w:rPr>
          <w:rFonts w:ascii="Calibri,Bold" w:hAnsi="Calibri,Bold" w:cs="Calibri,Bold"/>
          <w:bCs/>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 channel is a transient store which receives the events from the source and buffers them till they are consumedby sinks. It acts as a bridge between the sources and the sinks.</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These channels are fully transactional and they can work with any number of sources and sinks.</w:t>
      </w: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Example − JDBC channel, File system channel, Memory channel, etc.</w:t>
      </w:r>
    </w:p>
    <w:p w:rsidR="00AA0CC5" w:rsidRPr="00901439" w:rsidRDefault="00AA0CC5" w:rsidP="00A164C8">
      <w:pPr>
        <w:autoSpaceDE w:val="0"/>
        <w:autoSpaceDN w:val="0"/>
        <w:adjustRightInd w:val="0"/>
        <w:spacing w:before="0" w:after="0" w:line="240" w:lineRule="auto"/>
        <w:rPr>
          <w:rFonts w:cs="Calibri"/>
          <w:sz w:val="22"/>
          <w:szCs w:val="22"/>
          <w:lang w:bidi="ar-SA"/>
        </w:rPr>
      </w:pPr>
    </w:p>
    <w:p w:rsidR="00AA0CC5"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 xml:space="preserve">Channels are the mechanism by which Flume agents transfer events from their sources to their sinks. Eventswritten to the channel by a source are not removed from the channel until a sink removes that event in atransaction. This allows Flume sinks to retry writes in the event of a failure in the external repository (such as HDFSor an outgoing network connection). </w:t>
      </w:r>
    </w:p>
    <w:p w:rsidR="00AA0CC5" w:rsidRPr="00901439" w:rsidRDefault="00AA0CC5"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lastRenderedPageBreak/>
        <w:t>For example, if the network between a Flume agent and a Hadoop clustergoes down, the channel will keep all events queued until the sink can correctly write to the cluster and close itstransactions with the channel.</w:t>
      </w:r>
    </w:p>
    <w:p w:rsidR="00AA0CC5" w:rsidRPr="00901439" w:rsidRDefault="00AA0CC5"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Channels are typically of two types: in-memory queues and durable disk-backed queues. In-memory channelsprovide high throughput but no recovery if an agent fails. File or database-backed channels, on the other hand, aredurable. They support full recovery and event replay in the case of agent failure.</w:t>
      </w:r>
    </w:p>
    <w:p w:rsidR="00E769C5" w:rsidRPr="00901439" w:rsidRDefault="00E769C5" w:rsidP="00E769C5">
      <w:pPr>
        <w:pStyle w:val="Heading3"/>
      </w:pPr>
      <w:bookmarkStart w:id="206" w:name="_Toc481554823"/>
      <w:r w:rsidRPr="00901439">
        <w:t>Sink</w:t>
      </w:r>
      <w:bookmarkEnd w:id="206"/>
    </w:p>
    <w:p w:rsidR="000B4226" w:rsidRPr="00901439" w:rsidRDefault="000B4226" w:rsidP="00A164C8">
      <w:pPr>
        <w:autoSpaceDE w:val="0"/>
        <w:autoSpaceDN w:val="0"/>
        <w:adjustRightInd w:val="0"/>
        <w:spacing w:before="0" w:after="0" w:line="240" w:lineRule="auto"/>
        <w:rPr>
          <w:rFonts w:cs="Calibri"/>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A sink stores the data into centralized stores like HBase and HDFS. It consumes the data (events) from the channelsand delivers it to the destination. The destination of the sink might be another agent or the central stores.</w:t>
      </w:r>
    </w:p>
    <w:p w:rsidR="00E769C5" w:rsidRPr="00901439" w:rsidRDefault="00E769C5"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Example − HDFS sink, HBase sink, Avro sink, Kafka sink, etc.</w:t>
      </w:r>
    </w:p>
    <w:p w:rsidR="000B4226" w:rsidRPr="00901439" w:rsidRDefault="000B4226"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Sinks provide Flume agents pluggable output capability if you need to write to a new type storage, just write a Javaclass that implements the necessary classes. Like sources, sinks correspond to a type of output: writes to HDFS orHBase, remote procedure calls to other agents, or any number of other external repositories. Sinks remove eventsfrom the channel in transactions and write them to output. Transactions close when the event is successfullywritten, ensuring that all events are committed to their final destination.</w:t>
      </w:r>
    </w:p>
    <w:p w:rsidR="000B4226" w:rsidRPr="00901439" w:rsidRDefault="000B4226" w:rsidP="00A164C8">
      <w:pPr>
        <w:autoSpaceDE w:val="0"/>
        <w:autoSpaceDN w:val="0"/>
        <w:adjustRightInd w:val="0"/>
        <w:spacing w:before="0" w:after="0" w:line="240" w:lineRule="auto"/>
        <w:rPr>
          <w:rFonts w:cs="Calibri"/>
        </w:rPr>
      </w:pPr>
    </w:p>
    <w:p w:rsidR="000B4226" w:rsidRPr="00901439" w:rsidRDefault="000B4226" w:rsidP="000B4226">
      <w:pPr>
        <w:pStyle w:val="Heading3"/>
      </w:pPr>
      <w:bookmarkStart w:id="207" w:name="_Toc481554824"/>
      <w:r w:rsidRPr="00901439">
        <w:t>Additional Components of Flume Agent</w:t>
      </w:r>
      <w:bookmarkEnd w:id="207"/>
    </w:p>
    <w:p w:rsidR="000B4226" w:rsidRPr="00901439" w:rsidRDefault="000B4226" w:rsidP="00A164C8">
      <w:pPr>
        <w:autoSpaceDE w:val="0"/>
        <w:autoSpaceDN w:val="0"/>
        <w:adjustRightInd w:val="0"/>
        <w:spacing w:before="0" w:after="0" w:line="240" w:lineRule="auto"/>
        <w:rPr>
          <w:rFonts w:cs="Calibri"/>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What we have discussed above are the primitive components of the agent. In addition to this, we have a few morecomponents that play a vital role in transferring the events from the data generator to the centralized stores.</w:t>
      </w:r>
    </w:p>
    <w:p w:rsidR="00A80677" w:rsidRPr="00901439" w:rsidRDefault="00A80677" w:rsidP="00A164C8">
      <w:pPr>
        <w:autoSpaceDE w:val="0"/>
        <w:autoSpaceDN w:val="0"/>
        <w:adjustRightInd w:val="0"/>
        <w:spacing w:before="0" w:after="0" w:line="240" w:lineRule="auto"/>
        <w:rPr>
          <w:rFonts w:ascii="Calibri,Italic" w:hAnsi="Calibri,Italic" w:cs="Calibri,Italic"/>
          <w:i/>
          <w:iCs/>
        </w:rPr>
      </w:pPr>
    </w:p>
    <w:p w:rsidR="00A80677" w:rsidRPr="00901439" w:rsidRDefault="00A80677" w:rsidP="00A164C8">
      <w:pPr>
        <w:autoSpaceDE w:val="0"/>
        <w:autoSpaceDN w:val="0"/>
        <w:adjustRightInd w:val="0"/>
        <w:spacing w:before="0" w:after="0" w:line="240" w:lineRule="auto"/>
        <w:rPr>
          <w:noProof/>
          <w:lang w:bidi="ar-SA"/>
        </w:rPr>
      </w:pPr>
    </w:p>
    <w:p w:rsidR="00A80677" w:rsidRPr="00901439" w:rsidRDefault="00A80677" w:rsidP="00A164C8">
      <w:pPr>
        <w:autoSpaceDE w:val="0"/>
        <w:autoSpaceDN w:val="0"/>
        <w:adjustRightInd w:val="0"/>
        <w:spacing w:before="0" w:after="0" w:line="240" w:lineRule="auto"/>
        <w:rPr>
          <w:rFonts w:ascii="Calibri,Italic" w:hAnsi="Calibri,Italic" w:cs="Calibri,Italic"/>
          <w:i/>
          <w:iCs/>
        </w:rPr>
      </w:pPr>
    </w:p>
    <w:p w:rsidR="00A80677" w:rsidRPr="00901439" w:rsidRDefault="00A80677" w:rsidP="00A164C8">
      <w:pPr>
        <w:autoSpaceDE w:val="0"/>
        <w:autoSpaceDN w:val="0"/>
        <w:adjustRightInd w:val="0"/>
        <w:spacing w:before="0" w:after="0" w:line="240" w:lineRule="auto"/>
        <w:rPr>
          <w:rFonts w:ascii="Calibri,Bold" w:hAnsi="Calibri,Bold" w:cs="Calibri,Bold"/>
          <w:bCs/>
        </w:rPr>
      </w:pPr>
    </w:p>
    <w:p w:rsidR="00A0312E" w:rsidRPr="00901439" w:rsidRDefault="00A0312E" w:rsidP="00A164C8">
      <w:pPr>
        <w:autoSpaceDE w:val="0"/>
        <w:autoSpaceDN w:val="0"/>
        <w:adjustRightInd w:val="0"/>
        <w:spacing w:before="0" w:after="0" w:line="240" w:lineRule="auto"/>
        <w:rPr>
          <w:rFonts w:ascii="Calibri,Bold" w:hAnsi="Calibri,Bold" w:cs="Calibri,Bold"/>
          <w:bCs/>
        </w:rPr>
      </w:pPr>
    </w:p>
    <w:p w:rsidR="00A0312E" w:rsidRPr="00901439" w:rsidRDefault="00A0312E" w:rsidP="007C1276">
      <w:pPr>
        <w:pStyle w:val="Heading3"/>
      </w:pPr>
      <w:bookmarkStart w:id="208" w:name="_Toc481554825"/>
      <w:r w:rsidRPr="00901439">
        <w:t>Interceptors</w:t>
      </w:r>
      <w:bookmarkEnd w:id="208"/>
    </w:p>
    <w:p w:rsidR="00661DFE" w:rsidRPr="00901439" w:rsidRDefault="00661DFE" w:rsidP="00A164C8">
      <w:pPr>
        <w:autoSpaceDE w:val="0"/>
        <w:autoSpaceDN w:val="0"/>
        <w:adjustRightInd w:val="0"/>
        <w:spacing w:before="0" w:after="0" w:line="240" w:lineRule="auto"/>
        <w:rPr>
          <w:rFonts w:ascii="Calibri,Bold" w:hAnsi="Calibri,Bold" w:cs="Calibri,Bold"/>
          <w:bCs/>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Interceptors are used to alter/inspect flume events which are transferred between source and channel.</w:t>
      </w:r>
    </w:p>
    <w:p w:rsidR="000B2555" w:rsidRPr="00901439" w:rsidRDefault="000B2555" w:rsidP="000B2555">
      <w:pPr>
        <w:pStyle w:val="Heading3"/>
      </w:pPr>
      <w:bookmarkStart w:id="209" w:name="_Toc481554826"/>
      <w:r w:rsidRPr="00901439">
        <w:t>Channel Selectors</w:t>
      </w:r>
      <w:bookmarkEnd w:id="209"/>
    </w:p>
    <w:p w:rsidR="000B2555" w:rsidRPr="00901439" w:rsidRDefault="000B2555" w:rsidP="00A164C8">
      <w:pPr>
        <w:autoSpaceDE w:val="0"/>
        <w:autoSpaceDN w:val="0"/>
        <w:adjustRightInd w:val="0"/>
        <w:spacing w:before="0" w:after="0" w:line="240" w:lineRule="auto"/>
        <w:rPr>
          <w:rFonts w:ascii="Calibri,Bold" w:hAnsi="Calibri,Bold" w:cs="Calibri,Bold"/>
          <w:bCs/>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These are used to determine which channel is to be opted to transfer the data in case of multiple channels. Thereare two types of channel selectors:</w:t>
      </w:r>
    </w:p>
    <w:p w:rsidR="00D0276B" w:rsidRPr="00901439" w:rsidRDefault="00D0276B" w:rsidP="00A164C8">
      <w:pPr>
        <w:autoSpaceDE w:val="0"/>
        <w:autoSpaceDN w:val="0"/>
        <w:adjustRightInd w:val="0"/>
        <w:spacing w:before="0" w:after="0" w:line="240" w:lineRule="auto"/>
        <w:rPr>
          <w:rFonts w:cs="Calibri"/>
          <w:sz w:val="22"/>
          <w:szCs w:val="22"/>
          <w:lang w:bidi="ar-SA"/>
        </w:rPr>
      </w:pPr>
    </w:p>
    <w:p w:rsidR="00661DFE" w:rsidRPr="00901439" w:rsidRDefault="00661DFE"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Default channel selectors: These are also known as replicating channel selectors they replicates all theevents in each channel.</w:t>
      </w:r>
    </w:p>
    <w:p w:rsidR="00661DFE" w:rsidRPr="00901439" w:rsidRDefault="00661DFE"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Multiplexing channel selectors: These decide the channel to send an event based on the address in theheader of that event.</w:t>
      </w:r>
    </w:p>
    <w:p w:rsidR="00D0276B" w:rsidRPr="00901439" w:rsidRDefault="00D0276B" w:rsidP="00D0276B">
      <w:pPr>
        <w:autoSpaceDE w:val="0"/>
        <w:autoSpaceDN w:val="0"/>
        <w:adjustRightInd w:val="0"/>
        <w:spacing w:before="0" w:after="0" w:line="240" w:lineRule="auto"/>
        <w:rPr>
          <w:rFonts w:cs="Calibri"/>
          <w:sz w:val="22"/>
          <w:szCs w:val="22"/>
          <w:lang w:bidi="ar-SA"/>
        </w:rPr>
      </w:pPr>
    </w:p>
    <w:p w:rsidR="00D0276B" w:rsidRPr="00901439" w:rsidRDefault="00D0276B" w:rsidP="00D0276B">
      <w:pPr>
        <w:pStyle w:val="Heading3"/>
      </w:pPr>
      <w:bookmarkStart w:id="210" w:name="_Toc481554827"/>
      <w:r w:rsidRPr="00901439">
        <w:lastRenderedPageBreak/>
        <w:t>Sink Processors</w:t>
      </w:r>
      <w:bookmarkEnd w:id="210"/>
    </w:p>
    <w:p w:rsidR="005B48AE" w:rsidRPr="00901439" w:rsidRDefault="005B48AE"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These are used to invoke a particular sink from the selected group of sinks. These are used to create failover pathsfor your sinks or load balance events across multiple sinks from a channel.</w:t>
      </w:r>
    </w:p>
    <w:p w:rsidR="005B48AE" w:rsidRPr="00901439" w:rsidRDefault="005B48AE" w:rsidP="00A164C8">
      <w:pPr>
        <w:autoSpaceDE w:val="0"/>
        <w:autoSpaceDN w:val="0"/>
        <w:adjustRightInd w:val="0"/>
        <w:spacing w:before="0" w:after="0" w:line="240" w:lineRule="auto"/>
        <w:rPr>
          <w:rFonts w:cs="Calibri"/>
          <w:sz w:val="22"/>
          <w:szCs w:val="22"/>
          <w:lang w:bidi="ar-SA"/>
        </w:rPr>
      </w:pPr>
    </w:p>
    <w:p w:rsidR="005B48AE" w:rsidRPr="00901439" w:rsidRDefault="005B48AE" w:rsidP="005B48AE">
      <w:pPr>
        <w:pStyle w:val="Heading3"/>
      </w:pPr>
      <w:bookmarkStart w:id="211" w:name="_Toc481554828"/>
      <w:r w:rsidRPr="00901439">
        <w:t>Flume - DataFlow</w:t>
      </w:r>
      <w:bookmarkEnd w:id="211"/>
    </w:p>
    <w:p w:rsidR="005B48AE" w:rsidRPr="00901439" w:rsidRDefault="005B48AE"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Multi-hop Flow</w:t>
      </w:r>
      <w:r w:rsidR="00D873CB" w:rsidRPr="00901439">
        <w:rPr>
          <w:rFonts w:cs="Calibri"/>
          <w:sz w:val="22"/>
          <w:szCs w:val="22"/>
          <w:lang w:bidi="ar-SA"/>
        </w:rPr>
        <w:t xml:space="preserve">: </w:t>
      </w:r>
      <w:r w:rsidRPr="00901439">
        <w:rPr>
          <w:rFonts w:cs="Calibri"/>
          <w:sz w:val="22"/>
          <w:szCs w:val="22"/>
          <w:lang w:bidi="ar-SA"/>
        </w:rPr>
        <w:t>Within Flume, there can be multiple agents and before reaching the final destination, an event may travel throughmore than one agent. This is known as multi-hop flow.</w:t>
      </w:r>
    </w:p>
    <w:p w:rsidR="00D873CB" w:rsidRPr="00901439" w:rsidRDefault="00D873CB"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Fan-out Flow</w:t>
      </w:r>
      <w:r w:rsidR="00D873CB" w:rsidRPr="00901439">
        <w:rPr>
          <w:rFonts w:cs="Calibri"/>
          <w:sz w:val="22"/>
          <w:szCs w:val="22"/>
          <w:lang w:bidi="ar-SA"/>
        </w:rPr>
        <w:t xml:space="preserve">: </w:t>
      </w:r>
      <w:r w:rsidRPr="00901439">
        <w:rPr>
          <w:rFonts w:cs="Calibri"/>
          <w:sz w:val="22"/>
          <w:szCs w:val="22"/>
          <w:lang w:bidi="ar-SA"/>
        </w:rPr>
        <w:t>The dataflow from one source to multiple channels is known as fan-out flow. It is of two types:</w:t>
      </w:r>
    </w:p>
    <w:p w:rsidR="00661DFE" w:rsidRPr="00901439" w:rsidRDefault="00661DFE"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Replicating: The data flow where the data will be replicated in all the configured channels.</w:t>
      </w:r>
    </w:p>
    <w:p w:rsidR="00661DFE" w:rsidRPr="00901439" w:rsidRDefault="00661DFE" w:rsidP="00F96AE2">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Multiplexing: The data flow where the data will be sent to a selected channel which is mentioned in theheader of the event.</w:t>
      </w:r>
    </w:p>
    <w:p w:rsidR="00C4390B" w:rsidRPr="00901439" w:rsidRDefault="00C4390B" w:rsidP="00C4390B">
      <w:pPr>
        <w:pStyle w:val="ListParagraph"/>
        <w:autoSpaceDE w:val="0"/>
        <w:autoSpaceDN w:val="0"/>
        <w:adjustRightInd w:val="0"/>
        <w:spacing w:before="0" w:after="0" w:line="240" w:lineRule="auto"/>
        <w:ind w:left="1429"/>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Fan-in Flow</w:t>
      </w:r>
      <w:r w:rsidR="00D873CB" w:rsidRPr="00901439">
        <w:rPr>
          <w:rFonts w:cs="Calibri"/>
          <w:sz w:val="22"/>
          <w:szCs w:val="22"/>
          <w:lang w:bidi="ar-SA"/>
        </w:rPr>
        <w:t xml:space="preserve">: </w:t>
      </w:r>
      <w:r w:rsidRPr="00901439">
        <w:rPr>
          <w:rFonts w:cs="Calibri"/>
          <w:sz w:val="22"/>
          <w:szCs w:val="22"/>
          <w:lang w:bidi="ar-SA"/>
        </w:rPr>
        <w:t>The data flow in which the data will be transferred from many sources to one channel is known as fan-in flow.</w:t>
      </w:r>
    </w:p>
    <w:p w:rsidR="00C4390B" w:rsidRPr="00901439" w:rsidRDefault="00C4390B" w:rsidP="00A164C8">
      <w:pPr>
        <w:autoSpaceDE w:val="0"/>
        <w:autoSpaceDN w:val="0"/>
        <w:adjustRightInd w:val="0"/>
        <w:spacing w:before="0" w:after="0" w:line="240" w:lineRule="auto"/>
        <w:rPr>
          <w:rFonts w:cs="Calibri"/>
          <w:sz w:val="22"/>
          <w:szCs w:val="22"/>
          <w:lang w:bidi="ar-SA"/>
        </w:rPr>
      </w:pPr>
    </w:p>
    <w:p w:rsidR="00C4390B" w:rsidRPr="00901439" w:rsidRDefault="00C4390B" w:rsidP="00C4390B">
      <w:pPr>
        <w:pStyle w:val="Heading3"/>
      </w:pPr>
      <w:bookmarkStart w:id="212" w:name="_Toc481554829"/>
      <w:r w:rsidRPr="00901439">
        <w:t>Failure Handling</w:t>
      </w:r>
      <w:bookmarkEnd w:id="212"/>
    </w:p>
    <w:p w:rsidR="00C4390B" w:rsidRPr="00901439" w:rsidRDefault="00C4390B"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In Flume, for each event, two transactions take place: one at the sender and one at the receiver. The sender sendsevents to the receiver. Soon after receiving the data, the receiver commits its own transaction and sends a“received” signal to the sender. After receiving the signal, the sender commits its transaction. (Sender will notcommit its transaction till it receives a signal from the receiver.)</w:t>
      </w:r>
    </w:p>
    <w:p w:rsidR="007519D8" w:rsidRPr="00901439" w:rsidRDefault="007519D8" w:rsidP="00A164C8">
      <w:pPr>
        <w:autoSpaceDE w:val="0"/>
        <w:autoSpaceDN w:val="0"/>
        <w:adjustRightInd w:val="0"/>
        <w:spacing w:before="0" w:after="0" w:line="240" w:lineRule="auto"/>
        <w:rPr>
          <w:rFonts w:cs="Calibri"/>
        </w:rPr>
      </w:pPr>
    </w:p>
    <w:p w:rsidR="007519D8" w:rsidRPr="00901439" w:rsidRDefault="007519D8" w:rsidP="007519D8">
      <w:pPr>
        <w:pStyle w:val="Heading3"/>
      </w:pPr>
      <w:bookmarkStart w:id="213" w:name="_Toc481554830"/>
      <w:r w:rsidRPr="00901439">
        <w:t>End to End Flow</w:t>
      </w:r>
      <w:bookmarkEnd w:id="213"/>
    </w:p>
    <w:p w:rsidR="007519D8" w:rsidRPr="00901439" w:rsidRDefault="007519D8" w:rsidP="00A164C8">
      <w:pPr>
        <w:autoSpaceDE w:val="0"/>
        <w:autoSpaceDN w:val="0"/>
        <w:adjustRightInd w:val="0"/>
        <w:spacing w:before="0" w:after="0" w:line="240" w:lineRule="auto"/>
        <w:rPr>
          <w:rFonts w:cs="Calibri"/>
        </w:rPr>
      </w:pP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A flow in Flume starts from the Client.</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Client transmits the Event to a Source operating within the Agent.</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Source receiving this Event then delivers it to one or more Channels.</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One or more Sinks operating within the same Agent drains these Channels.</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Channels decouple the ingestion rate from drain rate using the familiar producer-consumer model of dataexchange.</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When spikes in client side activity cause data to be generated faster than can be handled by theprovisioned destination capacity can handle, the Channel size increases. This allows sources to continuenormal operation for the duration of the spike.</w:t>
      </w:r>
    </w:p>
    <w:p w:rsidR="00661DFE" w:rsidRPr="00901439" w:rsidRDefault="00661DFE" w:rsidP="00F96AE2">
      <w:pPr>
        <w:pStyle w:val="ListParagraph"/>
        <w:numPr>
          <w:ilvl w:val="0"/>
          <w:numId w:val="73"/>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The Sink of one Agent can be chained to the Source of another Agent. This chaining enables the creationof complex data flow topologies.</w:t>
      </w:r>
    </w:p>
    <w:p w:rsidR="00F96AE2" w:rsidRPr="00901439" w:rsidRDefault="00F96AE2" w:rsidP="00A164C8">
      <w:pPr>
        <w:autoSpaceDE w:val="0"/>
        <w:autoSpaceDN w:val="0"/>
        <w:adjustRightInd w:val="0"/>
        <w:spacing w:before="0" w:after="0" w:line="240" w:lineRule="auto"/>
        <w:rPr>
          <w:rFonts w:cs="Calibri"/>
          <w:sz w:val="22"/>
          <w:szCs w:val="22"/>
          <w:lang w:bidi="ar-SA"/>
        </w:rPr>
      </w:pPr>
    </w:p>
    <w:p w:rsidR="00661DFE" w:rsidRPr="00901439" w:rsidRDefault="00661DFE" w:rsidP="00A164C8">
      <w:pPr>
        <w:autoSpaceDE w:val="0"/>
        <w:autoSpaceDN w:val="0"/>
        <w:adjustRightInd w:val="0"/>
        <w:spacing w:before="0" w:after="0" w:line="240" w:lineRule="auto"/>
        <w:rPr>
          <w:rFonts w:cs="Calibri"/>
          <w:sz w:val="22"/>
          <w:szCs w:val="22"/>
          <w:lang w:bidi="ar-SA"/>
        </w:rPr>
      </w:pPr>
      <w:r w:rsidRPr="00901439">
        <w:rPr>
          <w:rFonts w:cs="Calibri"/>
          <w:sz w:val="22"/>
          <w:szCs w:val="22"/>
          <w:lang w:bidi="ar-SA"/>
        </w:rPr>
        <w:t>Because Flume’s distributed architecture requires no central coordination point. Each agent runs independently ofothers with no inherent single point of failure, and Flume can easily scale horizontally.</w:t>
      </w:r>
    </w:p>
    <w:p w:rsidR="00F96AE2" w:rsidRPr="00901439" w:rsidRDefault="00F96AE2" w:rsidP="00A164C8">
      <w:pPr>
        <w:autoSpaceDE w:val="0"/>
        <w:autoSpaceDN w:val="0"/>
        <w:adjustRightInd w:val="0"/>
        <w:spacing w:before="0" w:after="0" w:line="240" w:lineRule="auto"/>
        <w:rPr>
          <w:rFonts w:cs="Calibri"/>
          <w:sz w:val="22"/>
          <w:szCs w:val="22"/>
          <w:lang w:bidi="ar-SA"/>
        </w:rPr>
      </w:pPr>
    </w:p>
    <w:p w:rsidR="00F96AE2" w:rsidRPr="00901439" w:rsidRDefault="00F96AE2" w:rsidP="00F96AE2">
      <w:pPr>
        <w:pStyle w:val="Heading3"/>
      </w:pPr>
      <w:bookmarkStart w:id="214" w:name="_Toc481554831"/>
      <w:r w:rsidRPr="00901439">
        <w:lastRenderedPageBreak/>
        <w:t>Summary</w:t>
      </w:r>
      <w:bookmarkEnd w:id="214"/>
    </w:p>
    <w:p w:rsidR="00F96AE2" w:rsidRPr="00901439" w:rsidRDefault="00F96AE2" w:rsidP="00F96AE2"/>
    <w:p w:rsidR="00661DFE" w:rsidRPr="00901439" w:rsidRDefault="00661DFE" w:rsidP="000032AF">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Client send events to agents</w:t>
      </w:r>
    </w:p>
    <w:p w:rsidR="00661DFE" w:rsidRPr="00901439" w:rsidRDefault="00661DFE" w:rsidP="00A164C8">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Each agent hosts Flume components such as source, interceptor, channel selector, channels, sinkprocessors and sinks.</w:t>
      </w:r>
    </w:p>
    <w:p w:rsidR="00661DFE" w:rsidRPr="00901439" w:rsidRDefault="00661DFE" w:rsidP="000032AF">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Source &amp; sinks are active components, channels are passive components.</w:t>
      </w:r>
    </w:p>
    <w:p w:rsidR="00661DFE" w:rsidRPr="00901439" w:rsidRDefault="00661DFE" w:rsidP="00A164C8">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Source accepts events, passes them through interceptors, and if not filtered, puts them on channelsselected by the configured channel selector.</w:t>
      </w:r>
    </w:p>
    <w:p w:rsidR="00661DFE" w:rsidRPr="00901439" w:rsidRDefault="00661DFE" w:rsidP="00A164C8">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Sink processor identifies a sink to invoke, that can take events from a channel and send it to its next hopdestination.</w:t>
      </w:r>
    </w:p>
    <w:p w:rsidR="00661DFE" w:rsidRPr="00901439" w:rsidRDefault="00661DFE" w:rsidP="000032AF">
      <w:pPr>
        <w:pStyle w:val="ListParagraph"/>
        <w:numPr>
          <w:ilvl w:val="0"/>
          <w:numId w:val="72"/>
        </w:numPr>
        <w:autoSpaceDE w:val="0"/>
        <w:autoSpaceDN w:val="0"/>
        <w:adjustRightInd w:val="0"/>
        <w:spacing w:before="0" w:after="0" w:line="240" w:lineRule="auto"/>
        <w:rPr>
          <w:rFonts w:cs="Calibri"/>
          <w:sz w:val="22"/>
          <w:szCs w:val="22"/>
          <w:lang w:bidi="ar-SA"/>
        </w:rPr>
      </w:pPr>
      <w:r w:rsidRPr="00901439">
        <w:rPr>
          <w:rFonts w:cs="Calibri"/>
          <w:sz w:val="22"/>
          <w:szCs w:val="22"/>
          <w:lang w:bidi="ar-SA"/>
        </w:rPr>
        <w:t>Channel persistence provides end to end delivery.</w:t>
      </w:r>
    </w:p>
    <w:p w:rsidR="00FD28BF" w:rsidRPr="00901439" w:rsidRDefault="00FD28BF" w:rsidP="00FD28BF">
      <w:pPr>
        <w:pStyle w:val="Default"/>
        <w:pageBreakBefore/>
        <w:rPr>
          <w:bCs/>
          <w:sz w:val="23"/>
          <w:szCs w:val="23"/>
        </w:rPr>
      </w:pPr>
    </w:p>
    <w:p w:rsidR="00FD28BF" w:rsidRPr="00901439" w:rsidRDefault="00FD28BF" w:rsidP="00FD28BF">
      <w:pPr>
        <w:shd w:val="clear" w:color="auto" w:fill="FFFFFF"/>
        <w:spacing w:before="0" w:after="158" w:line="240" w:lineRule="auto"/>
        <w:jc w:val="both"/>
        <w:rPr>
          <w:rFonts w:ascii="Helvetica" w:hAnsi="Helvetica" w:cs="Helvetica"/>
          <w:color w:val="2C3E50"/>
          <w:sz w:val="24"/>
          <w:szCs w:val="24"/>
          <w:lang w:bidi="ar-SA"/>
        </w:rPr>
      </w:pPr>
    </w:p>
    <w:p w:rsidR="00FD28BF" w:rsidRPr="00901439" w:rsidRDefault="00FD28BF" w:rsidP="00FD28BF">
      <w:pPr>
        <w:autoSpaceDE w:val="0"/>
        <w:autoSpaceDN w:val="0"/>
        <w:adjustRightInd w:val="0"/>
        <w:spacing w:before="0" w:after="0" w:line="240" w:lineRule="auto"/>
        <w:rPr>
          <w:rFonts w:cs="Calibri"/>
          <w:sz w:val="22"/>
          <w:szCs w:val="22"/>
          <w:lang w:bidi="ar-SA"/>
        </w:rPr>
      </w:pPr>
    </w:p>
    <w:p w:rsidR="00FD28BF" w:rsidRPr="00901439" w:rsidRDefault="00FD28BF" w:rsidP="00FD28BF">
      <w:pPr>
        <w:pStyle w:val="Heading1"/>
        <w:rPr>
          <w:rFonts w:asciiTheme="minorHAnsi" w:hAnsiTheme="minorHAnsi" w:cstheme="minorHAnsi"/>
          <w:b w:val="0"/>
          <w:sz w:val="24"/>
          <w:szCs w:val="24"/>
        </w:rPr>
      </w:pPr>
      <w:bookmarkStart w:id="215" w:name="_Toc481554832"/>
      <w:r>
        <w:rPr>
          <w:rFonts w:asciiTheme="minorHAnsi" w:hAnsiTheme="minorHAnsi" w:cstheme="minorHAnsi"/>
          <w:b w:val="0"/>
          <w:sz w:val="24"/>
          <w:szCs w:val="24"/>
        </w:rPr>
        <w:t>Kumar Preparation</w:t>
      </w:r>
      <w:bookmarkEnd w:id="215"/>
    </w:p>
    <w:p w:rsidR="00FD28BF" w:rsidRPr="00901439" w:rsidRDefault="00FD28BF" w:rsidP="00FD28BF">
      <w:pPr>
        <w:autoSpaceDE w:val="0"/>
        <w:autoSpaceDN w:val="0"/>
        <w:adjustRightInd w:val="0"/>
        <w:spacing w:before="0" w:after="0" w:line="240" w:lineRule="auto"/>
        <w:rPr>
          <w:rFonts w:cs="Calibri"/>
          <w:sz w:val="22"/>
          <w:szCs w:val="22"/>
          <w:lang w:bidi="ar-SA"/>
        </w:rPr>
      </w:pPr>
    </w:p>
    <w:p w:rsidR="00FD28BF" w:rsidRPr="00901439" w:rsidRDefault="00C929B4" w:rsidP="00FD28BF">
      <w:pPr>
        <w:pStyle w:val="Heading2"/>
        <w:shd w:val="clear" w:color="auto" w:fill="FFFFFF"/>
        <w:spacing w:before="0" w:line="360" w:lineRule="atLeast"/>
        <w:textAlignment w:val="baseline"/>
        <w:rPr>
          <w:rFonts w:ascii="Arial" w:hAnsi="Arial" w:cs="Arial"/>
          <w:color w:val="222222"/>
          <w:sz w:val="24"/>
          <w:szCs w:val="24"/>
        </w:rPr>
      </w:pPr>
      <w:bookmarkStart w:id="216" w:name="_Toc481554833"/>
      <w:r>
        <w:rPr>
          <w:rFonts w:ascii="Arial" w:hAnsi="Arial" w:cs="Arial"/>
          <w:color w:val="222222"/>
          <w:sz w:val="24"/>
          <w:szCs w:val="24"/>
        </w:rPr>
        <w:t>Kumar Preparation</w:t>
      </w:r>
      <w:bookmarkEnd w:id="216"/>
    </w:p>
    <w:p w:rsidR="00FD28BF" w:rsidRPr="00901439" w:rsidRDefault="00FD28BF" w:rsidP="00FD28BF">
      <w:pPr>
        <w:autoSpaceDE w:val="0"/>
        <w:autoSpaceDN w:val="0"/>
        <w:adjustRightInd w:val="0"/>
        <w:spacing w:before="0" w:after="0" w:line="240" w:lineRule="auto"/>
        <w:rPr>
          <w:rFonts w:cs="Calibri"/>
          <w:sz w:val="22"/>
          <w:szCs w:val="22"/>
          <w:lang w:bidi="ar-SA"/>
        </w:rPr>
      </w:pPr>
    </w:p>
    <w:p w:rsidR="00FD28BF" w:rsidRDefault="00AB57C6" w:rsidP="00FD28BF">
      <w:pPr>
        <w:pStyle w:val="Heading3"/>
      </w:pPr>
      <w:bookmarkStart w:id="217" w:name="_Toc481554834"/>
      <w:r>
        <w:t>Gcloud</w:t>
      </w:r>
      <w:bookmarkEnd w:id="217"/>
    </w:p>
    <w:p w:rsidR="00610C48" w:rsidRDefault="00610C48" w:rsidP="00610C48"/>
    <w:p w:rsidR="00610C48" w:rsidRDefault="00610C48" w:rsidP="00610C48">
      <w:pPr>
        <w:spacing w:before="0" w:after="0"/>
      </w:pPr>
      <w:r>
        <w:t>hadoop fs -ls /user/hdplearning1984</w:t>
      </w:r>
    </w:p>
    <w:p w:rsidR="00610C48" w:rsidRDefault="00610C48" w:rsidP="00610C48">
      <w:pPr>
        <w:spacing w:before="0" w:after="0"/>
      </w:pPr>
      <w:r>
        <w:t>hadoop fs -mkdir /user/hdplearning1984/inputdataset</w:t>
      </w:r>
    </w:p>
    <w:p w:rsidR="00610C48" w:rsidRDefault="00610C48" w:rsidP="00610C48">
      <w:pPr>
        <w:spacing w:before="0" w:after="0"/>
      </w:pPr>
      <w:r>
        <w:t>hadoop fs -mkdir /user/hdplearning1984/outputdataset</w:t>
      </w:r>
    </w:p>
    <w:p w:rsidR="00610C48" w:rsidRDefault="00610C48" w:rsidP="00610C48">
      <w:pPr>
        <w:spacing w:before="0" w:after="0"/>
      </w:pPr>
    </w:p>
    <w:p w:rsidR="00610C48" w:rsidRDefault="00610C48" w:rsidP="00610C48">
      <w:pPr>
        <w:spacing w:before="0" w:after="0"/>
      </w:pPr>
      <w:r>
        <w:t>hadoop fs -copyFromLocal ~/pig/touch.txt /user/hdplearning1984</w:t>
      </w:r>
    </w:p>
    <w:p w:rsidR="00610C48" w:rsidRDefault="00610C48" w:rsidP="00610C48">
      <w:pPr>
        <w:spacing w:before="0" w:after="0"/>
      </w:pPr>
    </w:p>
    <w:p w:rsidR="00610C48" w:rsidRDefault="00610C48" w:rsidP="00610C48">
      <w:pPr>
        <w:spacing w:before="0" w:after="0"/>
      </w:pPr>
      <w:r>
        <w:t>hadoop fs -cat /user/hdplearning1984/inputdataset/touch.txt</w:t>
      </w:r>
    </w:p>
    <w:p w:rsidR="00610C48" w:rsidRDefault="00610C48" w:rsidP="00610C48">
      <w:pPr>
        <w:spacing w:before="0" w:after="0"/>
      </w:pPr>
    </w:p>
    <w:p w:rsidR="00610C48" w:rsidRDefault="00610C48" w:rsidP="00610C48">
      <w:pPr>
        <w:spacing w:before="0" w:after="0"/>
      </w:pPr>
      <w:r>
        <w:t>raw = LOAD 'touch.txt' USING PigStore(':');</w:t>
      </w:r>
    </w:p>
    <w:p w:rsidR="00610C48" w:rsidRDefault="00610C48" w:rsidP="00610C48">
      <w:pPr>
        <w:spacing w:before="0" w:after="0"/>
      </w:pPr>
      <w:r>
        <w:t>raw = LOAD '/user/hdplearning1984/inputdataset/touch.txt' USING PigStore(':');</w:t>
      </w:r>
    </w:p>
    <w:p w:rsidR="00610C48" w:rsidRDefault="00610C48" w:rsidP="00610C48">
      <w:pPr>
        <w:spacing w:before="0" w:after="0"/>
      </w:pPr>
    </w:p>
    <w:p w:rsidR="00610C48" w:rsidRDefault="00610C48" w:rsidP="00610C48">
      <w:pPr>
        <w:spacing w:before="0" w:after="0"/>
      </w:pPr>
    </w:p>
    <w:p w:rsidR="00610C48" w:rsidRDefault="00610C48" w:rsidP="00610C48">
      <w:pPr>
        <w:spacing w:before="0" w:after="0"/>
      </w:pPr>
      <w:r>
        <w:t>hadoop fs -copyFromLocal /etc/passwd /user/hdplearning1984</w:t>
      </w:r>
    </w:p>
    <w:p w:rsidR="00610C48" w:rsidRDefault="00610C48" w:rsidP="00610C48">
      <w:pPr>
        <w:spacing w:before="0" w:after="0"/>
      </w:pPr>
      <w:r>
        <w:t>hadoop fs -cat /user/hdplearning1984/inputdataset/passwd</w:t>
      </w:r>
    </w:p>
    <w:p w:rsidR="00610C48" w:rsidRDefault="00610C48" w:rsidP="00610C48">
      <w:pPr>
        <w:spacing w:before="0" w:after="0"/>
      </w:pPr>
      <w:r>
        <w:t>B = load 'passwd' using PigStorage(':');</w:t>
      </w:r>
    </w:p>
    <w:p w:rsidR="00610C48" w:rsidRDefault="00610C48" w:rsidP="00610C48">
      <w:pPr>
        <w:spacing w:before="0" w:after="0"/>
      </w:pPr>
      <w:r>
        <w:t>DUMP B;</w:t>
      </w:r>
    </w:p>
    <w:p w:rsidR="00610C48" w:rsidRDefault="00610C48" w:rsidP="00610C48">
      <w:pPr>
        <w:spacing w:before="0" w:after="0"/>
      </w:pPr>
      <w:r>
        <w:t>STORE B INTO '/user/hdplearning1984/outputdataset/pig1';</w:t>
      </w:r>
    </w:p>
    <w:p w:rsidR="00610C48" w:rsidRDefault="00610C48" w:rsidP="00610C48">
      <w:pPr>
        <w:spacing w:before="0" w:after="0"/>
      </w:pPr>
    </w:p>
    <w:p w:rsidR="00610C48" w:rsidRDefault="00610C48" w:rsidP="00610C48">
      <w:pPr>
        <w:spacing w:before="0" w:after="0"/>
      </w:pPr>
      <w:r>
        <w:t>hadoop fs -ls /user/hdplearning1984/outputdataset/pig1</w:t>
      </w:r>
    </w:p>
    <w:p w:rsidR="00610C48" w:rsidRDefault="00610C48" w:rsidP="00610C48">
      <w:pPr>
        <w:spacing w:before="0" w:after="0"/>
      </w:pPr>
      <w:r>
        <w:t>hadoop fs -cat /user/hdplearning1984/outputdataset/pig1/part-m-00000</w:t>
      </w:r>
    </w:p>
    <w:p w:rsidR="00610C48" w:rsidRDefault="00610C48" w:rsidP="00610C48">
      <w:pPr>
        <w:spacing w:before="0" w:after="0"/>
      </w:pPr>
    </w:p>
    <w:p w:rsidR="00610C48" w:rsidRDefault="00610C48" w:rsidP="00610C48">
      <w:pPr>
        <w:spacing w:before="0" w:after="0"/>
      </w:pPr>
    </w:p>
    <w:p w:rsidR="00610C48" w:rsidRDefault="00610C48" w:rsidP="00610C48">
      <w:pPr>
        <w:spacing w:before="0" w:after="0"/>
      </w:pPr>
      <w:r>
        <w:t>create table txnrecords(userid STRING,Permission STRING,some_number INT,rest STRING) row</w:t>
      </w:r>
    </w:p>
    <w:p w:rsidR="00610C48" w:rsidRDefault="00610C48" w:rsidP="00610C48">
      <w:pPr>
        <w:spacing w:before="0" w:after="0"/>
      </w:pPr>
      <w:r>
        <w:t>format delimited</w:t>
      </w:r>
    </w:p>
    <w:p w:rsidR="00610C48" w:rsidRDefault="00610C48" w:rsidP="00610C48">
      <w:pPr>
        <w:spacing w:before="0" w:after="0"/>
      </w:pPr>
      <w:r>
        <w:t>fields terminated by ':'</w:t>
      </w:r>
    </w:p>
    <w:p w:rsidR="00610C48" w:rsidRDefault="00610C48" w:rsidP="00610C48">
      <w:pPr>
        <w:spacing w:before="0" w:after="0"/>
      </w:pPr>
      <w:r>
        <w:t>lines terminated by '\n'</w:t>
      </w:r>
    </w:p>
    <w:p w:rsidR="00610C48" w:rsidRDefault="00610C48" w:rsidP="00610C48">
      <w:pPr>
        <w:spacing w:before="0" w:after="0"/>
      </w:pPr>
      <w:r>
        <w:t>stored as textfile;</w:t>
      </w:r>
    </w:p>
    <w:p w:rsidR="00610C48" w:rsidRDefault="00610C48" w:rsidP="00610C48">
      <w:pPr>
        <w:spacing w:before="0" w:after="0"/>
      </w:pPr>
    </w:p>
    <w:p w:rsidR="00610C48" w:rsidRDefault="00610C48" w:rsidP="00610C48">
      <w:pPr>
        <w:spacing w:before="0" w:after="0"/>
      </w:pPr>
      <w:r>
        <w:t>LOAD DATA LOCAL INPATH '/etc/passwd' INTO TABLE txnrecords;</w:t>
      </w:r>
    </w:p>
    <w:p w:rsidR="00610C48" w:rsidRDefault="00610C48" w:rsidP="00610C48">
      <w:pPr>
        <w:spacing w:before="0" w:after="0"/>
      </w:pPr>
      <w:r>
        <w:t>describe txnrecords;</w:t>
      </w:r>
    </w:p>
    <w:p w:rsidR="00610C48" w:rsidRDefault="00610C48" w:rsidP="00610C48">
      <w:pPr>
        <w:spacing w:before="0" w:after="0"/>
      </w:pPr>
      <w:r>
        <w:t>describe formatted txnrecords;</w:t>
      </w:r>
    </w:p>
    <w:p w:rsidR="00610C48" w:rsidRDefault="00610C48" w:rsidP="00610C48">
      <w:pPr>
        <w:spacing w:before="0" w:after="0"/>
      </w:pPr>
    </w:p>
    <w:p w:rsidR="00610C48" w:rsidRDefault="00610C48" w:rsidP="00610C48">
      <w:pPr>
        <w:spacing w:before="0" w:after="0"/>
      </w:pPr>
    </w:p>
    <w:p w:rsidR="00610C48" w:rsidRDefault="00610C48" w:rsidP="00610C48">
      <w:pPr>
        <w:spacing w:before="0" w:after="0"/>
      </w:pPr>
      <w:r>
        <w:t>Warehouse folder:</w:t>
      </w:r>
    </w:p>
    <w:p w:rsidR="00610C48" w:rsidRDefault="00610C48" w:rsidP="00610C48">
      <w:pPr>
        <w:spacing w:before="0" w:after="0"/>
      </w:pPr>
      <w:r>
        <w:lastRenderedPageBreak/>
        <w:t>/apps/hive/warehouse</w:t>
      </w:r>
    </w:p>
    <w:p w:rsidR="00610C48" w:rsidRDefault="00610C48" w:rsidP="00610C48">
      <w:pPr>
        <w:spacing w:before="0" w:after="0"/>
      </w:pPr>
      <w:r>
        <w:t>/apps/hive/warehouse/retail.db</w:t>
      </w:r>
    </w:p>
    <w:p w:rsidR="00610C48" w:rsidRDefault="00610C48" w:rsidP="00610C48">
      <w:pPr>
        <w:spacing w:before="0" w:after="0"/>
      </w:pPr>
    </w:p>
    <w:p w:rsidR="00610C48" w:rsidRDefault="00610C48" w:rsidP="00610C48">
      <w:pPr>
        <w:spacing w:before="0" w:after="0"/>
      </w:pPr>
    </w:p>
    <w:p w:rsidR="00610C48" w:rsidRDefault="00610C48" w:rsidP="00610C48">
      <w:pPr>
        <w:spacing w:before="0" w:after="0"/>
      </w:pPr>
      <w:r>
        <w:t>hadoop fs -ls /user/hive</w:t>
      </w:r>
    </w:p>
    <w:p w:rsidR="00610C48" w:rsidRDefault="00610C48" w:rsidP="00610C48">
      <w:pPr>
        <w:spacing w:before="0" w:after="0"/>
      </w:pPr>
    </w:p>
    <w:p w:rsidR="00610C48" w:rsidRDefault="00610C48" w:rsidP="00610C48">
      <w:pPr>
        <w:spacing w:before="0" w:after="0"/>
      </w:pPr>
    </w:p>
    <w:p w:rsidR="00610C48" w:rsidRDefault="00610C48" w:rsidP="00610C48">
      <w:pPr>
        <w:spacing w:before="0" w:after="0"/>
      </w:pPr>
      <w:r>
        <w:t xml:space="preserve">sqoop export </w:t>
      </w:r>
    </w:p>
    <w:p w:rsidR="00610C48" w:rsidRDefault="00610C48" w:rsidP="00610C48">
      <w:pPr>
        <w:spacing w:before="0" w:after="0"/>
      </w:pPr>
      <w:r>
        <w:t xml:space="preserve">--connect 'jdbc:mysql://hdcentos/CRMDB' </w:t>
      </w:r>
    </w:p>
    <w:p w:rsidR="00610C48" w:rsidRDefault="00610C48" w:rsidP="00610C48">
      <w:pPr>
        <w:spacing w:before="0" w:after="0"/>
      </w:pPr>
      <w:r>
        <w:t xml:space="preserve">--username uname --password pword </w:t>
      </w:r>
    </w:p>
    <w:p w:rsidR="00610C48" w:rsidRDefault="00610C48" w:rsidP="00610C48">
      <w:pPr>
        <w:spacing w:before="0" w:after="0"/>
      </w:pPr>
      <w:r>
        <w:t xml:space="preserve">--table salesforce </w:t>
      </w:r>
    </w:p>
    <w:p w:rsidR="00610C48" w:rsidRDefault="00610C48" w:rsidP="00610C48">
      <w:pPr>
        <w:spacing w:before="0" w:after="0"/>
      </w:pPr>
      <w:r>
        <w:t xml:space="preserve">--export-dir salesteam </w:t>
      </w:r>
    </w:p>
    <w:p w:rsidR="00610C48" w:rsidRDefault="00610C48" w:rsidP="00610C48">
      <w:pPr>
        <w:spacing w:before="0" w:after="0"/>
      </w:pPr>
      <w:r>
        <w:t>--input-field-terminated-by  ‘\t’</w:t>
      </w:r>
    </w:p>
    <w:p w:rsidR="00AB57C6" w:rsidRPr="00901439" w:rsidRDefault="00AB57C6" w:rsidP="00AB57C6">
      <w:pPr>
        <w:autoSpaceDE w:val="0"/>
        <w:autoSpaceDN w:val="0"/>
        <w:adjustRightInd w:val="0"/>
        <w:spacing w:before="0" w:after="0" w:line="240" w:lineRule="auto"/>
        <w:rPr>
          <w:rFonts w:cs="Calibri"/>
          <w:sz w:val="22"/>
          <w:szCs w:val="22"/>
          <w:lang w:bidi="ar-SA"/>
        </w:rPr>
      </w:pPr>
    </w:p>
    <w:p w:rsidR="00AB57C6" w:rsidRDefault="00AB57C6" w:rsidP="00AB57C6">
      <w:pPr>
        <w:pStyle w:val="Heading3"/>
      </w:pPr>
      <w:bookmarkStart w:id="218" w:name="_Toc481554835"/>
      <w:r>
        <w:t>Hive</w:t>
      </w:r>
      <w:bookmarkEnd w:id="218"/>
    </w:p>
    <w:p w:rsidR="00AB57C6" w:rsidRPr="00610C48" w:rsidRDefault="00AB57C6" w:rsidP="00610C48">
      <w:pPr>
        <w:spacing w:before="0" w:after="0"/>
      </w:pPr>
    </w:p>
    <w:p w:rsidR="00AB57C6" w:rsidRDefault="00AB57C6" w:rsidP="00AB57C6">
      <w:pPr>
        <w:spacing w:before="0" w:after="0"/>
      </w:pPr>
      <w:r>
        <w:t>Hive;</w:t>
      </w:r>
    </w:p>
    <w:p w:rsidR="00AB57C6" w:rsidRDefault="00AB57C6" w:rsidP="00AB57C6">
      <w:pPr>
        <w:spacing w:before="0" w:after="0"/>
      </w:pPr>
      <w:r>
        <w:t>create table tab_kuma (</w:t>
      </w:r>
    </w:p>
    <w:p w:rsidR="00AB57C6" w:rsidRDefault="00AB57C6" w:rsidP="00AB57C6">
      <w:pPr>
        <w:spacing w:before="0" w:after="0"/>
      </w:pPr>
      <w:r>
        <w:t>name string,</w:t>
      </w:r>
    </w:p>
    <w:p w:rsidR="00AB57C6" w:rsidRDefault="00AB57C6" w:rsidP="00AB57C6">
      <w:pPr>
        <w:spacing w:before="0" w:after="0"/>
      </w:pPr>
      <w:r>
        <w:t>address string,</w:t>
      </w:r>
    </w:p>
    <w:p w:rsidR="00AB57C6" w:rsidRDefault="00AB57C6" w:rsidP="00AB57C6">
      <w:pPr>
        <w:spacing w:before="0" w:after="0"/>
      </w:pPr>
      <w:r>
        <w:t>empid int)</w:t>
      </w:r>
    </w:p>
    <w:p w:rsidR="00AB57C6" w:rsidRDefault="00AB57C6" w:rsidP="00AB57C6">
      <w:pPr>
        <w:spacing w:before="0" w:after="0"/>
      </w:pPr>
      <w:r>
        <w:t>row format delimited</w:t>
      </w:r>
    </w:p>
    <w:p w:rsidR="00AB57C6" w:rsidRDefault="00AB57C6" w:rsidP="00AB57C6">
      <w:pPr>
        <w:spacing w:before="0" w:after="0"/>
      </w:pPr>
      <w:r>
        <w:t>fields terminated by '\t'</w:t>
      </w:r>
    </w:p>
    <w:p w:rsidR="00AB57C6" w:rsidRDefault="00AB57C6" w:rsidP="00AB57C6">
      <w:pPr>
        <w:spacing w:before="0" w:after="0"/>
      </w:pPr>
      <w:r>
        <w:t>stored as textfile;</w:t>
      </w: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r>
        <w:t>create table tab_kumar2 (</w:t>
      </w:r>
    </w:p>
    <w:p w:rsidR="00AB57C6" w:rsidRDefault="00AB57C6" w:rsidP="00AB57C6">
      <w:pPr>
        <w:spacing w:before="0" w:after="0"/>
      </w:pPr>
      <w:r>
        <w:t>name string,</w:t>
      </w:r>
    </w:p>
    <w:p w:rsidR="00AB57C6" w:rsidRDefault="00AB57C6" w:rsidP="00AB57C6">
      <w:pPr>
        <w:spacing w:before="0" w:after="0"/>
      </w:pPr>
      <w:r>
        <w:t>address string,</w:t>
      </w:r>
    </w:p>
    <w:p w:rsidR="00AB57C6" w:rsidRDefault="00AB57C6" w:rsidP="00AB57C6">
      <w:pPr>
        <w:spacing w:before="0" w:after="0"/>
      </w:pPr>
      <w:r>
        <w:t>empid int</w:t>
      </w:r>
    </w:p>
    <w:p w:rsidR="00AB57C6" w:rsidRDefault="00AB57C6" w:rsidP="00AB57C6">
      <w:pPr>
        <w:spacing w:before="0" w:after="0"/>
      </w:pPr>
      <w:r>
        <w:t>)</w:t>
      </w:r>
    </w:p>
    <w:p w:rsidR="00AB57C6" w:rsidRDefault="00AB57C6" w:rsidP="00AB57C6">
      <w:pPr>
        <w:spacing w:before="0" w:after="0"/>
      </w:pPr>
      <w:r>
        <w:t>row format delimited</w:t>
      </w:r>
    </w:p>
    <w:p w:rsidR="00AB57C6" w:rsidRDefault="00AB57C6" w:rsidP="00AB57C6">
      <w:pPr>
        <w:spacing w:before="0" w:after="0"/>
      </w:pPr>
      <w:r>
        <w:t>field terminated by','</w:t>
      </w:r>
    </w:p>
    <w:p w:rsidR="00AB57C6" w:rsidRDefault="00AB57C6" w:rsidP="00AB57C6">
      <w:pPr>
        <w:spacing w:before="0" w:after="0"/>
      </w:pPr>
      <w:r>
        <w:t>stored as textfile;</w:t>
      </w:r>
    </w:p>
    <w:p w:rsidR="00AB57C6" w:rsidRDefault="00AB57C6" w:rsidP="00AB57C6">
      <w:pPr>
        <w:spacing w:before="0" w:after="0"/>
      </w:pPr>
    </w:p>
    <w:p w:rsidR="00AB57C6" w:rsidRDefault="00AB57C6" w:rsidP="00AB57C6">
      <w:pPr>
        <w:spacing w:before="0" w:after="0"/>
      </w:pPr>
      <w:r>
        <w:t>alter table tab_kumar2 rename table_kumar2;</w:t>
      </w:r>
    </w:p>
    <w:p w:rsidR="00AB57C6" w:rsidRDefault="00AB57C6" w:rsidP="00AB57C6">
      <w:pPr>
        <w:spacing w:before="0" w:after="0"/>
      </w:pPr>
    </w:p>
    <w:p w:rsidR="00AB57C6" w:rsidRDefault="00AB57C6" w:rsidP="00AB57C6">
      <w:pPr>
        <w:spacing w:before="0" w:after="0"/>
      </w:pPr>
      <w:r>
        <w:t>alter table tab_kumar2 change coulmn name full_name string before address;</w:t>
      </w:r>
    </w:p>
    <w:p w:rsidR="00AB57C6" w:rsidRDefault="00AB57C6" w:rsidP="00AB57C6">
      <w:pPr>
        <w:spacing w:before="0" w:after="0"/>
      </w:pPr>
    </w:p>
    <w:p w:rsidR="00AB57C6" w:rsidRDefault="00AB57C6" w:rsidP="00AB57C6">
      <w:pPr>
        <w:spacing w:before="0" w:after="0"/>
      </w:pPr>
      <w:r>
        <w:t>load data local inpath 'file path' overwrite into table table_kumar2;</w:t>
      </w:r>
    </w:p>
    <w:p w:rsidR="00AB57C6" w:rsidRDefault="00AB57C6" w:rsidP="00AB57C6">
      <w:pPr>
        <w:spacing w:before="0" w:after="0"/>
      </w:pPr>
    </w:p>
    <w:p w:rsidR="00AB57C6" w:rsidRDefault="00AB57C6" w:rsidP="00AB57C6">
      <w:pPr>
        <w:spacing w:before="0" w:after="0"/>
      </w:pPr>
      <w:r>
        <w:t>load data local inpath 'file path' into table table_kumar2;</w:t>
      </w:r>
    </w:p>
    <w:p w:rsidR="00AB57C6" w:rsidRDefault="00AB57C6" w:rsidP="00AB57C6">
      <w:pPr>
        <w:spacing w:before="0" w:after="0"/>
      </w:pPr>
    </w:p>
    <w:p w:rsidR="00AB57C6" w:rsidRDefault="00AB57C6" w:rsidP="00AB57C6">
      <w:pPr>
        <w:spacing w:before="0" w:after="0"/>
      </w:pPr>
      <w:r>
        <w:t># export the data into tmp directory</w:t>
      </w:r>
    </w:p>
    <w:p w:rsidR="00AB57C6" w:rsidRDefault="00AB57C6" w:rsidP="00AB57C6">
      <w:pPr>
        <w:spacing w:before="0" w:after="0"/>
      </w:pPr>
      <w:r>
        <w:t>inster overwrite directory "file_name1"</w:t>
      </w:r>
    </w:p>
    <w:p w:rsidR="00AB57C6" w:rsidRDefault="00AB57C6" w:rsidP="00AB57C6">
      <w:pPr>
        <w:spacing w:before="0" w:after="0"/>
      </w:pPr>
      <w:r>
        <w:t>select concat(col1,","col2,",",) from customer where col3="something";</w:t>
      </w:r>
    </w:p>
    <w:p w:rsidR="00AB57C6" w:rsidRDefault="00AB57C6" w:rsidP="00AB57C6">
      <w:pPr>
        <w:spacing w:before="0" w:after="0"/>
      </w:pPr>
      <w:r>
        <w:t>hadoop fs -ls /tmp</w:t>
      </w:r>
    </w:p>
    <w:p w:rsidR="00AB57C6" w:rsidRDefault="00AB57C6" w:rsidP="00AB57C6">
      <w:pPr>
        <w:spacing w:before="0" w:after="0"/>
      </w:pPr>
    </w:p>
    <w:p w:rsidR="00AB57C6" w:rsidRDefault="00AB57C6" w:rsidP="00AB57C6">
      <w:pPr>
        <w:spacing w:before="0" w:after="0"/>
      </w:pPr>
      <w:r>
        <w:lastRenderedPageBreak/>
        <w:t xml:space="preserve"># Lets execuet the script </w:t>
      </w:r>
    </w:p>
    <w:p w:rsidR="00AB57C6" w:rsidRDefault="00AB57C6" w:rsidP="00AB57C6">
      <w:pPr>
        <w:spacing w:before="0" w:after="0"/>
      </w:pPr>
      <w:r>
        <w:t xml:space="preserve"> hive -f ./scriptname.hql</w:t>
      </w:r>
    </w:p>
    <w:p w:rsidR="00AB57C6" w:rsidRDefault="00AB57C6" w:rsidP="00AB57C6">
      <w:pPr>
        <w:spacing w:before="0" w:after="0"/>
      </w:pPr>
    </w:p>
    <w:p w:rsidR="00AB57C6" w:rsidRDefault="00AB57C6" w:rsidP="00AB57C6">
      <w:pPr>
        <w:spacing w:before="0" w:after="0"/>
      </w:pPr>
      <w:r>
        <w:t># Partitioned table</w:t>
      </w:r>
    </w:p>
    <w:p w:rsidR="00AB57C6" w:rsidRDefault="00AB57C6" w:rsidP="00AB57C6">
      <w:pPr>
        <w:spacing w:before="0" w:after="0"/>
      </w:pPr>
      <w:r>
        <w:t>create table logs(ts BIGINT, line STRING)</w:t>
      </w:r>
    </w:p>
    <w:p w:rsidR="00AB57C6" w:rsidRDefault="00AB57C6" w:rsidP="00AB57C6">
      <w:pPr>
        <w:spacing w:before="0" w:after="0"/>
      </w:pPr>
      <w:r>
        <w:t>partitioned by (dt STRING, country STRING);</w:t>
      </w:r>
    </w:p>
    <w:p w:rsidR="00AB57C6" w:rsidRDefault="00AB57C6" w:rsidP="00AB57C6">
      <w:pPr>
        <w:spacing w:before="0" w:after="0"/>
      </w:pPr>
    </w:p>
    <w:p w:rsidR="00AB57C6" w:rsidRDefault="00AB57C6" w:rsidP="00AB57C6">
      <w:pPr>
        <w:spacing w:before="0" w:after="0"/>
      </w:pPr>
      <w:r>
        <w:t># Load data into partitioned data</w:t>
      </w:r>
    </w:p>
    <w:p w:rsidR="00AB57C6" w:rsidRDefault="00AB57C6" w:rsidP="00AB57C6">
      <w:pPr>
        <w:spacing w:before="0" w:after="0"/>
      </w:pPr>
      <w:r>
        <w:t>load data local inpath 'path'</w:t>
      </w:r>
    </w:p>
    <w:p w:rsidR="00AB57C6" w:rsidRDefault="00AB57C6" w:rsidP="00AB57C6">
      <w:pPr>
        <w:spacing w:before="0" w:after="0"/>
      </w:pPr>
      <w:r>
        <w:t>into table logs</w:t>
      </w:r>
    </w:p>
    <w:p w:rsidR="00AB57C6" w:rsidRDefault="00AB57C6" w:rsidP="00AB57C6">
      <w:pPr>
        <w:spacing w:before="0" w:after="0"/>
      </w:pPr>
      <w:r>
        <w:t>partition (df STRING, country STRING)</w:t>
      </w:r>
    </w:p>
    <w:p w:rsidR="00AB57C6" w:rsidRDefault="00AB57C6" w:rsidP="00AB57C6">
      <w:pPr>
        <w:spacing w:before="0" w:after="0"/>
      </w:pPr>
    </w:p>
    <w:p w:rsidR="00AB57C6" w:rsidRDefault="00AB57C6" w:rsidP="00AB57C6">
      <w:pPr>
        <w:spacing w:before="0" w:after="0"/>
      </w:pPr>
    </w:p>
    <w:p w:rsidR="00AB57C6" w:rsidRDefault="00AB57C6" w:rsidP="00AB57C6">
      <w:pPr>
        <w:pStyle w:val="Heading3"/>
      </w:pPr>
      <w:bookmarkStart w:id="219" w:name="_Toc481554836"/>
      <w:r>
        <w:t>Pig</w:t>
      </w:r>
      <w:bookmarkEnd w:id="219"/>
    </w:p>
    <w:p w:rsidR="00441397" w:rsidRPr="00441397" w:rsidRDefault="00441397" w:rsidP="00441397"/>
    <w:p w:rsidR="00AB57C6" w:rsidRDefault="00AB57C6" w:rsidP="00AB57C6">
      <w:pPr>
        <w:spacing w:before="0" w:after="0"/>
      </w:pPr>
      <w:r>
        <w:t>sales = LOAD 'sales/sales2014.csv' using PigStorage(',') as (custid:INT, ...);</w:t>
      </w:r>
    </w:p>
    <w:p w:rsidR="00AB57C6" w:rsidRDefault="00AB57C6" w:rsidP="00AB57C6">
      <w:pPr>
        <w:spacing w:before="0" w:after="0"/>
      </w:pPr>
      <w:r>
        <w:t>DESCRIBE sales;</w:t>
      </w:r>
    </w:p>
    <w:p w:rsidR="00AB57C6" w:rsidRDefault="00AB57C6" w:rsidP="00AB57C6">
      <w:pPr>
        <w:spacing w:before="0" w:after="0"/>
      </w:pPr>
      <w:r>
        <w:t>salesLimit = LIMIT sales 10;</w:t>
      </w:r>
    </w:p>
    <w:p w:rsidR="00AB57C6" w:rsidRDefault="00AB57C6" w:rsidP="00AB57C6">
      <w:pPr>
        <w:spacing w:before="0" w:after="0"/>
      </w:pPr>
      <w:r>
        <w:t>DUMP sales</w:t>
      </w:r>
    </w:p>
    <w:p w:rsidR="00AB57C6" w:rsidRDefault="00AB57C6" w:rsidP="00AB57C6">
      <w:pPr>
        <w:spacing w:before="0" w:after="0"/>
      </w:pPr>
      <w:r>
        <w:t>DUMP salesLimit</w:t>
      </w:r>
    </w:p>
    <w:p w:rsidR="00AB57C6" w:rsidRDefault="00AB57C6" w:rsidP="00AB57C6">
      <w:pPr>
        <w:spacing w:before="0" w:after="0"/>
      </w:pPr>
    </w:p>
    <w:p w:rsidR="00AB57C6" w:rsidRDefault="00AB57C6" w:rsidP="00AB57C6">
      <w:pPr>
        <w:spacing w:before="0" w:after="0"/>
      </w:pPr>
      <w:r>
        <w:t>#filter</w:t>
      </w:r>
    </w:p>
    <w:p w:rsidR="00AB57C6" w:rsidRDefault="00AB57C6" w:rsidP="00AB57C6">
      <w:pPr>
        <w:spacing w:before="0" w:after="0"/>
      </w:pPr>
      <w:r>
        <w:t>saleOH = FILTER sales by state='OH';</w:t>
      </w:r>
    </w:p>
    <w:p w:rsidR="00AB57C6" w:rsidRDefault="00AB57C6" w:rsidP="00AB57C6">
      <w:pPr>
        <w:spacing w:before="0" w:after="0"/>
      </w:pPr>
    </w:p>
    <w:p w:rsidR="00AB57C6" w:rsidRDefault="00AB57C6" w:rsidP="00AB57C6">
      <w:pPr>
        <w:spacing w:before="0" w:after="0"/>
      </w:pPr>
      <w:r>
        <w:t>giftsalesNW = FILTER sales BY (state=='ID' or state=='OR' or state == 'WA');</w:t>
      </w:r>
    </w:p>
    <w:p w:rsidR="00AB57C6" w:rsidRDefault="00AB57C6" w:rsidP="00AB57C6">
      <w:pPr>
        <w:spacing w:before="0" w:after="0"/>
      </w:pPr>
    </w:p>
    <w:p w:rsidR="00AB57C6" w:rsidRDefault="00AB57C6" w:rsidP="00AB57C6">
      <w:pPr>
        <w:spacing w:before="0" w:after="0"/>
      </w:pPr>
      <w:r>
        <w:t>bigCustomer = FILTER sales BY (sales&gt;30000);</w:t>
      </w:r>
    </w:p>
    <w:p w:rsidR="00AB57C6" w:rsidRDefault="00AB57C6" w:rsidP="00AB57C6">
      <w:pPr>
        <w:spacing w:before="0" w:after="0"/>
      </w:pPr>
    </w:p>
    <w:p w:rsidR="00AB57C6" w:rsidRDefault="00AB57C6" w:rsidP="00AB57C6">
      <w:pPr>
        <w:spacing w:before="0" w:after="0"/>
      </w:pPr>
      <w:r>
        <w:t>#Select</w:t>
      </w:r>
    </w:p>
    <w:p w:rsidR="00AB57C6" w:rsidRDefault="00AB57C6" w:rsidP="00AB57C6">
      <w:pPr>
        <w:spacing w:before="0" w:after="0"/>
      </w:pPr>
      <w:r>
        <w:t>subset1 = FOREACH sales GENERATE custid,customer,city,sales/1000 as salesK;</w:t>
      </w:r>
    </w:p>
    <w:p w:rsidR="00AB57C6" w:rsidRDefault="00AB57C6" w:rsidP="00AB57C6">
      <w:pPr>
        <w:spacing w:before="0" w:after="0"/>
      </w:pPr>
    </w:p>
    <w:p w:rsidR="00AB57C6" w:rsidRDefault="00AB57C6" w:rsidP="00AB57C6">
      <w:pPr>
        <w:spacing w:before="0" w:after="0"/>
      </w:pPr>
      <w:r>
        <w:t>#Join</w:t>
      </w:r>
    </w:p>
    <w:p w:rsidR="00AB57C6" w:rsidRDefault="00AB57C6" w:rsidP="00AB57C6">
      <w:pPr>
        <w:spacing w:before="0" w:after="0"/>
      </w:pPr>
      <w:r>
        <w:t>cityJoin = Join sales BY zip, zipcity BY zipcode;</w:t>
      </w:r>
    </w:p>
    <w:p w:rsidR="00AB57C6" w:rsidRDefault="00AB57C6" w:rsidP="00AB57C6">
      <w:pPr>
        <w:spacing w:before="0" w:after="0"/>
      </w:pPr>
    </w:p>
    <w:p w:rsidR="00AB57C6" w:rsidRDefault="00AB57C6" w:rsidP="00AB57C6">
      <w:pPr>
        <w:spacing w:before="0" w:after="0"/>
      </w:pPr>
      <w:r>
        <w:t>#GROUP</w:t>
      </w:r>
    </w:p>
    <w:p w:rsidR="00AB57C6" w:rsidRDefault="00AB57C6" w:rsidP="00AB57C6">
      <w:pPr>
        <w:spacing w:before="0" w:after="0"/>
      </w:pPr>
      <w:r>
        <w:t>salesGRoup = Group sales ALL;</w:t>
      </w:r>
    </w:p>
    <w:p w:rsidR="00AB57C6" w:rsidRDefault="00AB57C6" w:rsidP="00AB57C6">
      <w:pPr>
        <w:spacing w:before="0" w:after="0"/>
      </w:pPr>
      <w:r>
        <w:t>salesCount = FOREACH salesGroup GENERATE group, COUNT(sales);</w:t>
      </w:r>
    </w:p>
    <w:p w:rsidR="00AB57C6" w:rsidRDefault="00AB57C6" w:rsidP="00AB57C6">
      <w:pPr>
        <w:spacing w:before="0" w:after="0"/>
      </w:pPr>
      <w:r>
        <w:t>salesGRoup = Group sales BY state;</w:t>
      </w: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AB57C6" w:rsidRDefault="00AB57C6" w:rsidP="00AB57C6">
      <w:pPr>
        <w:spacing w:before="0" w:after="0"/>
      </w:pPr>
    </w:p>
    <w:p w:rsidR="00661DFE" w:rsidRPr="00901439" w:rsidRDefault="00661DFE" w:rsidP="00661DFE"/>
    <w:p w:rsidR="00FC5981" w:rsidRPr="00901439" w:rsidRDefault="00FC5981" w:rsidP="004F503E">
      <w:pPr>
        <w:pStyle w:val="Default"/>
        <w:pageBreakBefore/>
        <w:rPr>
          <w:bCs/>
          <w:sz w:val="23"/>
          <w:szCs w:val="23"/>
        </w:rPr>
      </w:pPr>
    </w:p>
    <w:p w:rsidR="000E09D2" w:rsidRPr="00901439" w:rsidRDefault="000E09D2" w:rsidP="00604F74">
      <w:pPr>
        <w:shd w:val="clear" w:color="auto" w:fill="FFFFFF"/>
        <w:spacing w:before="0" w:after="158" w:line="240" w:lineRule="auto"/>
        <w:jc w:val="both"/>
        <w:rPr>
          <w:rFonts w:ascii="Helvetica" w:hAnsi="Helvetica" w:cs="Helvetica"/>
          <w:color w:val="2C3E50"/>
          <w:sz w:val="24"/>
          <w:szCs w:val="24"/>
          <w:lang w:bidi="ar-SA"/>
        </w:rPr>
      </w:pPr>
    </w:p>
    <w:p w:rsidR="00604F74" w:rsidRPr="00901439" w:rsidRDefault="00604F74" w:rsidP="003E35DA">
      <w:pPr>
        <w:autoSpaceDE w:val="0"/>
        <w:autoSpaceDN w:val="0"/>
        <w:adjustRightInd w:val="0"/>
        <w:spacing w:before="0" w:after="0" w:line="240" w:lineRule="auto"/>
        <w:rPr>
          <w:rFonts w:cs="Calibri"/>
          <w:sz w:val="22"/>
          <w:szCs w:val="22"/>
          <w:lang w:bidi="ar-SA"/>
        </w:rPr>
      </w:pPr>
    </w:p>
    <w:p w:rsidR="0093786F" w:rsidRPr="00901439" w:rsidRDefault="0093786F" w:rsidP="0093786F">
      <w:pPr>
        <w:pStyle w:val="Heading1"/>
        <w:rPr>
          <w:rFonts w:asciiTheme="minorHAnsi" w:hAnsiTheme="minorHAnsi" w:cstheme="minorHAnsi"/>
          <w:b w:val="0"/>
          <w:sz w:val="24"/>
          <w:szCs w:val="24"/>
        </w:rPr>
      </w:pPr>
      <w:bookmarkStart w:id="220" w:name="_Toc481554837"/>
      <w:r w:rsidRPr="00901439">
        <w:rPr>
          <w:rFonts w:asciiTheme="minorHAnsi" w:hAnsiTheme="minorHAnsi" w:cstheme="minorHAnsi"/>
          <w:b w:val="0"/>
          <w:sz w:val="24"/>
          <w:szCs w:val="24"/>
        </w:rPr>
        <w:t>Interview Questions</w:t>
      </w:r>
      <w:bookmarkEnd w:id="220"/>
    </w:p>
    <w:p w:rsidR="00BB6A42" w:rsidRPr="00901439" w:rsidRDefault="00BB6A42" w:rsidP="00BB6A42">
      <w:pPr>
        <w:autoSpaceDE w:val="0"/>
        <w:autoSpaceDN w:val="0"/>
        <w:adjustRightInd w:val="0"/>
        <w:spacing w:before="0" w:after="0" w:line="240" w:lineRule="auto"/>
        <w:rPr>
          <w:rFonts w:cs="Calibri"/>
          <w:sz w:val="22"/>
          <w:szCs w:val="22"/>
          <w:lang w:bidi="ar-SA"/>
        </w:rPr>
      </w:pPr>
    </w:p>
    <w:p w:rsidR="00BB6A42" w:rsidRPr="00901439" w:rsidRDefault="00BB6A42" w:rsidP="00BB6A42">
      <w:pPr>
        <w:pStyle w:val="Heading2"/>
        <w:shd w:val="clear" w:color="auto" w:fill="FFFFFF"/>
        <w:spacing w:before="0" w:line="360" w:lineRule="atLeast"/>
        <w:textAlignment w:val="baseline"/>
        <w:rPr>
          <w:rFonts w:ascii="Arial" w:hAnsi="Arial" w:cs="Arial"/>
          <w:color w:val="222222"/>
          <w:sz w:val="24"/>
          <w:szCs w:val="24"/>
        </w:rPr>
      </w:pPr>
      <w:bookmarkStart w:id="221" w:name="_Toc481554838"/>
      <w:r w:rsidRPr="00901439">
        <w:rPr>
          <w:rFonts w:ascii="Arial" w:hAnsi="Arial" w:cs="Arial"/>
          <w:color w:val="222222"/>
          <w:sz w:val="24"/>
          <w:szCs w:val="24"/>
        </w:rPr>
        <w:t>HDFS/ Hadoop</w:t>
      </w:r>
      <w:r w:rsidR="007242D9" w:rsidRPr="00901439">
        <w:rPr>
          <w:rFonts w:ascii="Arial" w:hAnsi="Arial" w:cs="Arial"/>
          <w:color w:val="222222"/>
          <w:sz w:val="24"/>
          <w:szCs w:val="24"/>
        </w:rPr>
        <w:t xml:space="preserve"> – Interview Questions</w:t>
      </w:r>
      <w:bookmarkEnd w:id="221"/>
    </w:p>
    <w:p w:rsidR="00BB6A42" w:rsidRPr="00901439" w:rsidRDefault="00BB6A42" w:rsidP="00BB6A42">
      <w:pPr>
        <w:autoSpaceDE w:val="0"/>
        <w:autoSpaceDN w:val="0"/>
        <w:adjustRightInd w:val="0"/>
        <w:spacing w:before="0" w:after="0" w:line="240" w:lineRule="auto"/>
        <w:rPr>
          <w:rFonts w:cs="Calibri"/>
          <w:sz w:val="22"/>
          <w:szCs w:val="22"/>
          <w:lang w:bidi="ar-SA"/>
        </w:rPr>
      </w:pPr>
    </w:p>
    <w:p w:rsidR="0001236A" w:rsidRPr="00901439" w:rsidRDefault="00943F32" w:rsidP="00943F32">
      <w:pPr>
        <w:pStyle w:val="Heading3"/>
      </w:pPr>
      <w:bookmarkStart w:id="222" w:name="_Toc481554839"/>
      <w:r w:rsidRPr="00901439">
        <w:t>encrypted files in HDFS</w:t>
      </w:r>
      <w:bookmarkEnd w:id="222"/>
    </w:p>
    <w:p w:rsidR="00943F32" w:rsidRPr="00901439" w:rsidRDefault="00943F32" w:rsidP="00943F32">
      <w:pPr>
        <w:pStyle w:val="NormalWeb"/>
        <w:rPr>
          <w:rFonts w:ascii="Verdana" w:hAnsi="Verdana"/>
          <w:color w:val="333333"/>
          <w:sz w:val="21"/>
          <w:szCs w:val="21"/>
        </w:rPr>
      </w:pPr>
      <w:r w:rsidRPr="00901439">
        <w:rPr>
          <w:rFonts w:ascii="Verdana" w:hAnsi="Verdana"/>
          <w:color w:val="333333"/>
          <w:sz w:val="21"/>
          <w:szCs w:val="21"/>
        </w:rPr>
        <w:t>Have you encrypted files in HDFS?</w:t>
      </w:r>
    </w:p>
    <w:p w:rsidR="00943F32" w:rsidRPr="00901439" w:rsidRDefault="00943F32" w:rsidP="00943F32">
      <w:pPr>
        <w:pStyle w:val="NormalWeb"/>
        <w:rPr>
          <w:rFonts w:ascii="Verdana" w:hAnsi="Verdana"/>
          <w:color w:val="333333"/>
          <w:sz w:val="21"/>
          <w:szCs w:val="21"/>
        </w:rPr>
      </w:pPr>
      <w:r w:rsidRPr="00901439">
        <w:rPr>
          <w:rFonts w:ascii="Verdana" w:hAnsi="Verdana"/>
          <w:color w:val="333333"/>
          <w:sz w:val="21"/>
          <w:szCs w:val="21"/>
        </w:rPr>
        <w:t xml:space="preserve">This question is asked to understand the candidate’s knowledge of the encryption functionality in HDFS. HDFS implements transparent, end-to-end encryption. </w:t>
      </w:r>
      <w:r w:rsidRPr="00901439">
        <w:rPr>
          <w:rFonts w:ascii="Verdana" w:hAnsi="Verdana"/>
          <w:color w:val="333333"/>
          <w:sz w:val="21"/>
          <w:szCs w:val="21"/>
        </w:rPr>
        <w:t xml:space="preserve"> Transparent - data read from and written to special HDFS directories is transparently encrypted and decrypted without requiring changes to user application code. </w:t>
      </w:r>
      <w:r w:rsidRPr="00901439">
        <w:rPr>
          <w:rFonts w:ascii="Verdana" w:hAnsi="Verdana"/>
          <w:color w:val="333333"/>
          <w:sz w:val="21"/>
          <w:szCs w:val="21"/>
        </w:rPr>
        <w:t> End-to-end - means the data can only be encrypted and decrypted by the client. Encryption is supported on both meaning data on persistent media, such as a disk (at-rest encryption) as well as when data is travelling over the network (in-transit encryption).</w:t>
      </w:r>
    </w:p>
    <w:p w:rsidR="00943F32" w:rsidRPr="00901439" w:rsidRDefault="00943F32" w:rsidP="00943F32">
      <w:pPr>
        <w:pStyle w:val="Heading3"/>
      </w:pPr>
      <w:bookmarkStart w:id="223" w:name="_Toc481554840"/>
      <w:r w:rsidRPr="00901439">
        <w:t>Read in Hdfs files in HDFS</w:t>
      </w:r>
      <w:bookmarkEnd w:id="223"/>
    </w:p>
    <w:p w:rsidR="00943F32" w:rsidRPr="00901439" w:rsidRDefault="00943F32" w:rsidP="0001236A">
      <w:pPr>
        <w:rPr>
          <w:rFonts w:ascii="Verdana" w:hAnsi="Verdana"/>
          <w:color w:val="333333"/>
          <w:sz w:val="21"/>
          <w:szCs w:val="21"/>
        </w:rPr>
      </w:pPr>
      <w:r w:rsidRPr="00901439">
        <w:rPr>
          <w:rFonts w:ascii="Verdana" w:hAnsi="Verdana"/>
          <w:color w:val="333333"/>
          <w:sz w:val="21"/>
          <w:szCs w:val="21"/>
        </w:rPr>
        <w:t>During a HDFS Read operation how does a DataNode with a replicated block gets picked up by NameNode for a read operation?</w:t>
      </w:r>
    </w:p>
    <w:p w:rsidR="00943F32" w:rsidRPr="00901439" w:rsidRDefault="00943F32" w:rsidP="00943F32">
      <w:pPr>
        <w:pStyle w:val="NormalWeb"/>
        <w:spacing w:before="0" w:beforeAutospacing="0" w:after="0" w:afterAutospacing="0"/>
        <w:rPr>
          <w:rFonts w:ascii="Verdana" w:hAnsi="Verdana"/>
          <w:color w:val="333333"/>
          <w:sz w:val="21"/>
          <w:szCs w:val="21"/>
        </w:rPr>
      </w:pPr>
      <w:r w:rsidRPr="00901439">
        <w:rPr>
          <w:rFonts w:ascii="Verdana" w:hAnsi="Verdana"/>
          <w:color w:val="333333"/>
          <w:sz w:val="21"/>
          <w:szCs w:val="21"/>
        </w:rPr>
        <w:t> Client contacts NameNode to determine the locations of the blocks for the first few blocks in the file.</w:t>
      </w:r>
    </w:p>
    <w:p w:rsidR="00943F32" w:rsidRPr="00901439" w:rsidRDefault="00943F32" w:rsidP="00943F32">
      <w:pPr>
        <w:pStyle w:val="NormalWeb"/>
        <w:spacing w:before="0" w:beforeAutospacing="0" w:after="0" w:afterAutospacing="0"/>
        <w:rPr>
          <w:rFonts w:ascii="Verdana" w:hAnsi="Verdana"/>
          <w:color w:val="333333"/>
          <w:sz w:val="21"/>
          <w:szCs w:val="21"/>
        </w:rPr>
      </w:pPr>
    </w:p>
    <w:p w:rsidR="00943F32" w:rsidRPr="00901439" w:rsidRDefault="00943F32" w:rsidP="00943F32">
      <w:pPr>
        <w:pStyle w:val="NormalWeb"/>
        <w:spacing w:before="0" w:beforeAutospacing="0" w:after="0" w:afterAutospacing="0"/>
        <w:rPr>
          <w:rFonts w:ascii="Verdana" w:hAnsi="Verdana"/>
          <w:color w:val="333333"/>
          <w:sz w:val="21"/>
          <w:szCs w:val="21"/>
        </w:rPr>
      </w:pPr>
      <w:r w:rsidRPr="00901439">
        <w:rPr>
          <w:rFonts w:ascii="Verdana" w:hAnsi="Verdana"/>
          <w:color w:val="333333"/>
          <w:sz w:val="21"/>
          <w:szCs w:val="21"/>
        </w:rPr>
        <w:t> For each block, the NameNode returns the addresses of the DataNodes (sorted by proximity to the client) that have a copy of that block.</w:t>
      </w:r>
    </w:p>
    <w:p w:rsidR="00943F32" w:rsidRPr="00901439" w:rsidRDefault="00943F32" w:rsidP="00943F32">
      <w:pPr>
        <w:pStyle w:val="NormalWeb"/>
        <w:spacing w:before="0" w:beforeAutospacing="0" w:after="0" w:afterAutospacing="0"/>
        <w:rPr>
          <w:rFonts w:ascii="Verdana" w:hAnsi="Verdana"/>
          <w:color w:val="333333"/>
          <w:sz w:val="21"/>
          <w:szCs w:val="21"/>
        </w:rPr>
      </w:pPr>
    </w:p>
    <w:p w:rsidR="00943F32" w:rsidRPr="00901439" w:rsidRDefault="00943F32" w:rsidP="00943F32">
      <w:pPr>
        <w:pStyle w:val="NormalWeb"/>
        <w:spacing w:before="0" w:beforeAutospacing="0" w:after="0" w:afterAutospacing="0"/>
        <w:rPr>
          <w:rFonts w:ascii="Verdana" w:hAnsi="Verdana"/>
          <w:color w:val="333333"/>
          <w:sz w:val="21"/>
          <w:szCs w:val="21"/>
        </w:rPr>
      </w:pPr>
      <w:r w:rsidRPr="00901439">
        <w:rPr>
          <w:rFonts w:ascii="Verdana" w:hAnsi="Verdana"/>
          <w:color w:val="333333"/>
          <w:sz w:val="21"/>
          <w:szCs w:val="21"/>
        </w:rPr>
        <w:t> Client then connects to the first (closest) DataNode for the first block in the file. Data is streamed from the DataNode back to the client.</w:t>
      </w:r>
    </w:p>
    <w:p w:rsidR="00943F32" w:rsidRPr="00901439" w:rsidRDefault="00943F32" w:rsidP="00943F32">
      <w:pPr>
        <w:pStyle w:val="NormalWeb"/>
        <w:spacing w:before="0" w:beforeAutospacing="0" w:after="0" w:afterAutospacing="0"/>
        <w:rPr>
          <w:rFonts w:ascii="Verdana" w:hAnsi="Verdana"/>
          <w:color w:val="333333"/>
          <w:sz w:val="21"/>
          <w:szCs w:val="21"/>
        </w:rPr>
      </w:pPr>
    </w:p>
    <w:p w:rsidR="00943F32" w:rsidRPr="00901439" w:rsidRDefault="00943F32" w:rsidP="00943F32">
      <w:pPr>
        <w:pStyle w:val="NormalWeb"/>
        <w:spacing w:before="0" w:beforeAutospacing="0" w:after="0" w:afterAutospacing="0"/>
        <w:rPr>
          <w:rFonts w:ascii="Verdana" w:hAnsi="Verdana"/>
          <w:color w:val="333333"/>
          <w:sz w:val="21"/>
          <w:szCs w:val="21"/>
        </w:rPr>
      </w:pPr>
      <w:r w:rsidRPr="00901439">
        <w:rPr>
          <w:rFonts w:ascii="Verdana" w:hAnsi="Verdana"/>
          <w:color w:val="333333"/>
          <w:sz w:val="21"/>
          <w:szCs w:val="21"/>
        </w:rPr>
        <w:t> When the end of the block is reached the connection to the DataNode is closed and then client will start reading the next block from the best (closest) DataNode for the block.</w:t>
      </w:r>
    </w:p>
    <w:p w:rsidR="00943F32" w:rsidRPr="00901439" w:rsidRDefault="00943F32" w:rsidP="0001236A">
      <w:pPr>
        <w:rPr>
          <w:rFonts w:cs="Calibri"/>
          <w:sz w:val="18"/>
          <w:szCs w:val="18"/>
        </w:rPr>
      </w:pPr>
    </w:p>
    <w:p w:rsidR="00943F32" w:rsidRPr="00901439" w:rsidRDefault="00943F32" w:rsidP="00943F32">
      <w:pPr>
        <w:pStyle w:val="Heading3"/>
      </w:pPr>
      <w:bookmarkStart w:id="224" w:name="_Toc481554841"/>
      <w:r w:rsidRPr="00901439">
        <w:t>Limit Directory Usage</w:t>
      </w:r>
      <w:bookmarkEnd w:id="224"/>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p>
    <w:p w:rsidR="00943F32" w:rsidRPr="00901439" w:rsidRDefault="00943F32"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How do you set limits on HDFS usage for a particular directory?</w:t>
      </w:r>
    </w:p>
    <w:p w:rsidR="00943F32" w:rsidRPr="00901439" w:rsidRDefault="00943F32"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The Hadoop Distributed File System (HDFS) allows the administrator to set quotas for the number of names (Name quota) used and the amount of space (Space quota) used for individual directories. File, directory creations and block allocations will fail if the quota is exceeded.</w:t>
      </w:r>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Name quota</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Sets hard limit on the number of file and directory names under a specific directory.</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Space quota</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Sets hard limit on the number of bytes used by files under a specific directory. Each replica of a block counts against the quota.</w:t>
      </w:r>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dfsadmin -setQuota &lt;N&gt;&lt;directory&gt;</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Set the name quota to be N for directory.</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dfsadmin -setSpaceQuota &lt;N&gt;&lt;directory&gt;</w:t>
      </w:r>
    </w:p>
    <w:p w:rsidR="006C4965" w:rsidRPr="00901439" w:rsidRDefault="006C4965"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Set the space quota to be N bytes for directory.</w:t>
      </w:r>
    </w:p>
    <w:p w:rsidR="006C4965" w:rsidRPr="00901439" w:rsidRDefault="006C4965" w:rsidP="006C4965">
      <w:pPr>
        <w:widowControl w:val="0"/>
        <w:autoSpaceDE w:val="0"/>
        <w:autoSpaceDN w:val="0"/>
        <w:adjustRightInd w:val="0"/>
        <w:spacing w:line="240" w:lineRule="auto"/>
        <w:rPr>
          <w:rFonts w:ascii="Verdana" w:hAnsi="Verdana"/>
          <w:color w:val="333333"/>
          <w:sz w:val="21"/>
          <w:szCs w:val="21"/>
        </w:rPr>
      </w:pPr>
    </w:p>
    <w:p w:rsidR="006C4965" w:rsidRPr="00901439" w:rsidRDefault="006C4965" w:rsidP="006C4965">
      <w:pPr>
        <w:pStyle w:val="Heading3"/>
      </w:pPr>
      <w:bookmarkStart w:id="225" w:name="_Toc481554842"/>
      <w:r w:rsidRPr="00901439">
        <w:t>Data Across Cluster</w:t>
      </w:r>
      <w:bookmarkEnd w:id="225"/>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How do you copy the file from one Hadoop cluster to another?</w:t>
      </w:r>
    </w:p>
    <w:p w:rsidR="00347BF6" w:rsidRPr="00901439" w:rsidRDefault="00347BF6" w:rsidP="00B671D7">
      <w:pPr>
        <w:widowControl w:val="0"/>
        <w:autoSpaceDE w:val="0"/>
        <w:autoSpaceDN w:val="0"/>
        <w:adjustRightInd w:val="0"/>
        <w:spacing w:before="0" w:after="0" w:line="240" w:lineRule="auto"/>
        <w:rPr>
          <w:rFonts w:ascii="Verdana" w:hAnsi="Verdana"/>
          <w:color w:val="333333"/>
          <w:sz w:val="21"/>
          <w:szCs w:val="21"/>
        </w:rPr>
      </w:pPr>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DistCp (distributed copy) is a tool used for large inter/intra-cluster copying.</w:t>
      </w:r>
    </w:p>
    <w:p w:rsidR="00B671D7" w:rsidRPr="00901439" w:rsidRDefault="00B671D7" w:rsidP="00B671D7">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500C2D" w:rsidRPr="00901439" w:rsidRDefault="00500C2D" w:rsidP="00B671D7">
      <w:pPr>
        <w:widowControl w:val="0"/>
        <w:autoSpaceDE w:val="0"/>
        <w:autoSpaceDN w:val="0"/>
        <w:adjustRightInd w:val="0"/>
        <w:spacing w:before="0" w:after="0" w:line="240" w:lineRule="auto"/>
        <w:rPr>
          <w:rFonts w:ascii="Verdana" w:hAnsi="Verdana"/>
          <w:color w:val="333333"/>
          <w:sz w:val="21"/>
          <w:szCs w:val="21"/>
        </w:rPr>
      </w:pPr>
    </w:p>
    <w:p w:rsidR="00500C2D" w:rsidRPr="00901439" w:rsidRDefault="00500C2D" w:rsidP="00500C2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hadoop distcp hdfs://nn1:8020/foo/bar hdfs://nn2:8020/bar/foo</w:t>
      </w:r>
    </w:p>
    <w:p w:rsidR="00500C2D" w:rsidRPr="00901439" w:rsidRDefault="00500C2D" w:rsidP="00B671D7">
      <w:pPr>
        <w:widowControl w:val="0"/>
        <w:autoSpaceDE w:val="0"/>
        <w:autoSpaceDN w:val="0"/>
        <w:adjustRightInd w:val="0"/>
        <w:spacing w:before="0" w:after="0" w:line="240" w:lineRule="auto"/>
        <w:rPr>
          <w:rFonts w:ascii="Verdana" w:hAnsi="Verdana"/>
          <w:color w:val="333333"/>
          <w:sz w:val="21"/>
          <w:szCs w:val="21"/>
        </w:rPr>
      </w:pPr>
    </w:p>
    <w:p w:rsidR="00500C2D" w:rsidRPr="00901439" w:rsidRDefault="00500C2D" w:rsidP="00500C2D">
      <w:pPr>
        <w:pStyle w:val="Heading3"/>
      </w:pPr>
      <w:bookmarkStart w:id="226" w:name="_Toc481554843"/>
      <w:r w:rsidRPr="00901439">
        <w:t>Rebalance Operations</w:t>
      </w:r>
      <w:bookmarkEnd w:id="226"/>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What is the need for a rebalance operation in HDFS?</w:t>
      </w: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Over a period of time when new DataNodes to an existing cluster the data across the cluster will be unbalanced and data might not be uniformly placed across the DataNodes.</w:t>
      </w: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HDFS provides a tool called balancer that analyzes block placement and rebalances data across the DataNode.</w:t>
      </w: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347BF6" w:rsidRPr="00901439" w:rsidRDefault="00347BF6" w:rsidP="00347BF6">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hadoop balancer</w:t>
      </w:r>
    </w:p>
    <w:p w:rsidR="00500C2D" w:rsidRPr="00901439" w:rsidRDefault="00500C2D" w:rsidP="00B671D7"/>
    <w:p w:rsidR="00500C2D" w:rsidRPr="00901439" w:rsidRDefault="00690ADA" w:rsidP="00500C2D">
      <w:pPr>
        <w:pStyle w:val="Heading3"/>
      </w:pPr>
      <w:bookmarkStart w:id="227" w:name="_Toc481554844"/>
      <w:r w:rsidRPr="00901439">
        <w:t>SafeMode</w:t>
      </w:r>
      <w:bookmarkEnd w:id="227"/>
    </w:p>
    <w:p w:rsidR="00111595" w:rsidRPr="00901439" w:rsidRDefault="00111595" w:rsidP="00111595">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What is a Safe mode?</w:t>
      </w:r>
    </w:p>
    <w:p w:rsidR="00111595" w:rsidRPr="00901439" w:rsidRDefault="00111595" w:rsidP="00111595">
      <w:pPr>
        <w:widowControl w:val="0"/>
        <w:autoSpaceDE w:val="0"/>
        <w:autoSpaceDN w:val="0"/>
        <w:adjustRightInd w:val="0"/>
        <w:spacing w:before="0" w:after="0" w:line="240" w:lineRule="auto"/>
        <w:rPr>
          <w:rFonts w:ascii="Verdana" w:hAnsi="Verdana"/>
          <w:color w:val="333333"/>
          <w:sz w:val="21"/>
          <w:szCs w:val="21"/>
        </w:rPr>
      </w:pPr>
    </w:p>
    <w:p w:rsidR="00111595" w:rsidRPr="00901439" w:rsidRDefault="00111595" w:rsidP="00111595">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During startup the NameNode waits for DataNodes to report their blocks and the NameNode hold the block locations in memory. During this time, the NameNode will be in Safe mode so that it does not prematurely start replicating the blocks though enough replicas already exist in the cluster. In Safe mode the NameNode is essentially in read-only mode. NameNode will leave Safe mode automatically after the DataNodes have reported that most file system blocks are available.</w:t>
      </w:r>
    </w:p>
    <w:p w:rsidR="00111595" w:rsidRPr="00901439" w:rsidRDefault="00111595" w:rsidP="00111595"/>
    <w:p w:rsidR="00500C2D" w:rsidRPr="00901439" w:rsidRDefault="00500C2D" w:rsidP="00B671D7"/>
    <w:p w:rsidR="00500C2D" w:rsidRPr="00901439" w:rsidRDefault="00F247D1" w:rsidP="00500C2D">
      <w:pPr>
        <w:pStyle w:val="Heading3"/>
      </w:pPr>
      <w:bookmarkStart w:id="228" w:name="_Toc481554845"/>
      <w:r w:rsidRPr="00901439">
        <w:t>Counters In Haddop</w:t>
      </w:r>
      <w:bookmarkEnd w:id="228"/>
    </w:p>
    <w:p w:rsidR="00BD5827" w:rsidRPr="00901439" w:rsidRDefault="00BD5827" w:rsidP="003B1C0C">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lastRenderedPageBreak/>
        <w:t>What is the benefit of using counters in Hadoop?</w:t>
      </w:r>
    </w:p>
    <w:p w:rsidR="003B1C0C" w:rsidRPr="00901439" w:rsidRDefault="003B1C0C" w:rsidP="003B1C0C">
      <w:pPr>
        <w:widowControl w:val="0"/>
        <w:autoSpaceDE w:val="0"/>
        <w:autoSpaceDN w:val="0"/>
        <w:adjustRightInd w:val="0"/>
        <w:spacing w:before="0" w:after="0" w:line="240" w:lineRule="auto"/>
        <w:rPr>
          <w:rFonts w:ascii="Verdana" w:hAnsi="Verdana"/>
          <w:color w:val="333333"/>
          <w:sz w:val="21"/>
          <w:szCs w:val="21"/>
        </w:rPr>
      </w:pPr>
    </w:p>
    <w:p w:rsidR="00BD5827" w:rsidRPr="00901439" w:rsidRDefault="00BD5827" w:rsidP="003B1C0C">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Counters are a useful for gathering details about the job in a centralized fashion. Assume you have a 100 node cluster and a job with 100 mappers is running in the cluster on 100 different nodes. Let’s say you would like to know each time you see an invalid record in your Map phase. You could add a log message in your Mapper so that each time you see an invalid line you can make an entry in the log. But consolidating all the log messages from 100 different nodes will be time consuming. You can use a counter instead in your Map program and increment the value of the counter every time you see an invalid record. The nice thing about using counters is that is gives you a consolidate value for the whole job rather than showing 100 separate outputs. In this specific example you would see the number of input lines printed at the end of job.</w:t>
      </w:r>
    </w:p>
    <w:p w:rsidR="00500C2D" w:rsidRPr="00901439" w:rsidRDefault="00500C2D" w:rsidP="00B671D7"/>
    <w:p w:rsidR="00500C2D" w:rsidRPr="00901439" w:rsidRDefault="001A7578" w:rsidP="00500C2D">
      <w:pPr>
        <w:pStyle w:val="Heading3"/>
      </w:pPr>
      <w:bookmarkStart w:id="229" w:name="_Toc481554846"/>
      <w:r w:rsidRPr="00901439">
        <w:t>Block</w:t>
      </w:r>
      <w:bookmarkEnd w:id="229"/>
    </w:p>
    <w:p w:rsidR="00346F88" w:rsidRPr="00901439" w:rsidRDefault="00346F88" w:rsidP="00346F88">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is a ‘block’ in HDFS?</w:t>
      </w:r>
    </w:p>
    <w:p w:rsidR="00346F88" w:rsidRPr="00901439" w:rsidRDefault="00346F88" w:rsidP="00346F88">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When a file or dataset is uploaded to HDFS, the dataset is divided in to fixed size chunks or blocks and placed across different nodes in the cluster.</w:t>
      </w:r>
    </w:p>
    <w:p w:rsidR="00346F88" w:rsidRPr="00901439" w:rsidRDefault="00346F88" w:rsidP="00346F88">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The size of block is configurable. In older versions of Hadoop the size of the block was set to 64 MB by default in the later version it is moved up to 128 MB.</w:t>
      </w:r>
    </w:p>
    <w:p w:rsidR="00E62349" w:rsidRPr="00901439" w:rsidRDefault="00346F88" w:rsidP="00FF242A">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Storing the data in blocks help with parallel and distributed access of data and replication for fault tolerance.</w:t>
      </w:r>
    </w:p>
    <w:p w:rsidR="00FF242A" w:rsidRPr="00901439" w:rsidRDefault="00FF242A" w:rsidP="00FF242A">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pStyle w:val="Heading3"/>
      </w:pPr>
      <w:bookmarkStart w:id="230" w:name="_Toc481554847"/>
      <w:r w:rsidRPr="00901439">
        <w:t>InputSplit and Block</w:t>
      </w:r>
      <w:bookmarkEnd w:id="230"/>
    </w:p>
    <w:p w:rsidR="0013229C" w:rsidRPr="00901439" w:rsidRDefault="0013229C" w:rsidP="0013229C">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is InputSplit and how it is different from a Block?</w:t>
      </w:r>
    </w:p>
    <w:p w:rsidR="00FF242A" w:rsidRPr="00901439" w:rsidRDefault="0013229C" w:rsidP="00FF242A">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Input splits are a logical division of your records whereas HDFS blocks are a physical division of the input data. You could have a record that started in one block and ends in another block. Block is a physical division of data and does not take in to account the logical boundary of records whereas InputSplit considers the logical boundaries of records as well.</w:t>
      </w:r>
    </w:p>
    <w:p w:rsidR="009D3AA3" w:rsidRPr="00901439" w:rsidRDefault="009D3AA3" w:rsidP="00FF242A">
      <w:pPr>
        <w:widowControl w:val="0"/>
        <w:autoSpaceDE w:val="0"/>
        <w:autoSpaceDN w:val="0"/>
        <w:adjustRightInd w:val="0"/>
        <w:spacing w:line="240" w:lineRule="auto"/>
        <w:rPr>
          <w:rFonts w:ascii="Verdana" w:hAnsi="Verdana"/>
          <w:color w:val="333333"/>
          <w:sz w:val="21"/>
          <w:szCs w:val="21"/>
        </w:rPr>
      </w:pPr>
    </w:p>
    <w:p w:rsidR="00E62349" w:rsidRPr="00901439" w:rsidRDefault="00E62349" w:rsidP="00E62349">
      <w:pPr>
        <w:pStyle w:val="Heading3"/>
      </w:pPr>
      <w:bookmarkStart w:id="231" w:name="_Toc481554848"/>
      <w:r w:rsidRPr="00901439">
        <w:t>Speculative Execution</w:t>
      </w:r>
      <w:bookmarkEnd w:id="231"/>
    </w:p>
    <w:p w:rsidR="003048D0" w:rsidRPr="00901439" w:rsidRDefault="003048D0" w:rsidP="003048D0">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A job running on a Hadoop cluster could be divided into many tasks. In a big cluster some of these tasks could be running slow for various reasons, hardware degradation or software misconfiguration etc. Hadoop initiates a replica of a task when it sees a task which is running for some time and failed to make any progress, on average, as the other tasks from the job. This replica or duplicate execution of task is referred to as Speculative Execution.</w:t>
      </w:r>
    </w:p>
    <w:p w:rsidR="003048D0" w:rsidRPr="00901439" w:rsidRDefault="003048D0" w:rsidP="003048D0">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 xml:space="preserve">When a task completes successfully all the duplicate tasks that are running will be killed. So if the original task completes before the speculative task, then the speculative task is killed; on the other hand, if the speculative task finishes first, </w:t>
      </w:r>
      <w:r w:rsidRPr="00901439">
        <w:rPr>
          <w:rFonts w:ascii="Verdana" w:hAnsi="Verdana"/>
          <w:color w:val="333333"/>
          <w:sz w:val="21"/>
          <w:szCs w:val="21"/>
        </w:rPr>
        <w:lastRenderedPageBreak/>
        <w:t>then the original is killed.</w:t>
      </w:r>
    </w:p>
    <w:p w:rsidR="00FF242A" w:rsidRPr="00901439" w:rsidRDefault="00FF242A" w:rsidP="00FF242A">
      <w:pPr>
        <w:widowControl w:val="0"/>
        <w:autoSpaceDE w:val="0"/>
        <w:autoSpaceDN w:val="0"/>
        <w:adjustRightInd w:val="0"/>
        <w:spacing w:line="240" w:lineRule="auto"/>
        <w:rPr>
          <w:rFonts w:ascii="Verdana" w:hAnsi="Verdana"/>
          <w:color w:val="333333"/>
          <w:sz w:val="21"/>
          <w:szCs w:val="21"/>
        </w:rPr>
      </w:pPr>
    </w:p>
    <w:p w:rsidR="00FF242A" w:rsidRPr="00901439" w:rsidRDefault="00F5340E" w:rsidP="00FF242A">
      <w:pPr>
        <w:pStyle w:val="Heading3"/>
      </w:pPr>
      <w:bookmarkStart w:id="232" w:name="_Toc481554849"/>
      <w:r w:rsidRPr="00901439">
        <w:t>Combiner</w:t>
      </w:r>
      <w:bookmarkEnd w:id="232"/>
    </w:p>
    <w:p w:rsidR="00F5340E" w:rsidRPr="00901439" w:rsidRDefault="00F5340E" w:rsidP="00F5340E">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is a Combiner?</w:t>
      </w:r>
    </w:p>
    <w:p w:rsidR="00F5340E" w:rsidRPr="00901439" w:rsidRDefault="00F5340E" w:rsidP="00F5340E">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The primary goal of combiners is to optimize/minimize the number of key value pairs that will be shuffled accross the network between mappers and reducers and thus to save as most bandwidth as possible. Usage of the Combiner is optional. If this pass is suitable for your job, instances of the Combiner class are run on every node that has run map tasks. The Combiner will receive as input all data emitted by the Mapper instances on a given node. The output from the Combiner is then sent to the Reducers, instead of the output from the Mappers. The Combiner is a "mini-reduce" process which operates only on data generated by one machine.</w:t>
      </w:r>
    </w:p>
    <w:p w:rsidR="00F5340E" w:rsidRPr="00901439" w:rsidRDefault="00F5340E" w:rsidP="00F5340E"/>
    <w:p w:rsidR="003048D0" w:rsidRPr="00901439" w:rsidRDefault="003048D0" w:rsidP="003048D0"/>
    <w:p w:rsidR="00500C2D" w:rsidRPr="00901439" w:rsidRDefault="00500C2D" w:rsidP="00B671D7"/>
    <w:p w:rsidR="006C4965" w:rsidRPr="00901439" w:rsidRDefault="006C4965" w:rsidP="006C4965">
      <w:pPr>
        <w:widowControl w:val="0"/>
        <w:autoSpaceDE w:val="0"/>
        <w:autoSpaceDN w:val="0"/>
        <w:adjustRightInd w:val="0"/>
        <w:spacing w:line="240" w:lineRule="auto"/>
        <w:rPr>
          <w:rFonts w:ascii="Verdana" w:hAnsi="Verdana"/>
          <w:color w:val="333333"/>
          <w:sz w:val="21"/>
          <w:szCs w:val="21"/>
        </w:rPr>
      </w:pPr>
    </w:p>
    <w:p w:rsidR="006C4965" w:rsidRPr="00901439" w:rsidRDefault="006C4965">
      <w:pPr>
        <w:spacing w:before="0" w:after="0" w:line="240" w:lineRule="auto"/>
        <w:rPr>
          <w:rFonts w:ascii="Verdana" w:hAnsi="Verdana"/>
          <w:color w:val="333333"/>
          <w:sz w:val="21"/>
          <w:szCs w:val="21"/>
        </w:rPr>
      </w:pPr>
      <w:r w:rsidRPr="00901439">
        <w:rPr>
          <w:rFonts w:ascii="Verdana" w:hAnsi="Verdana"/>
          <w:color w:val="333333"/>
          <w:sz w:val="21"/>
          <w:szCs w:val="21"/>
        </w:rPr>
        <w:br w:type="page"/>
      </w:r>
    </w:p>
    <w:p w:rsidR="006C4965" w:rsidRPr="00901439" w:rsidRDefault="006C4965" w:rsidP="006C4965">
      <w:pPr>
        <w:widowControl w:val="0"/>
        <w:autoSpaceDE w:val="0"/>
        <w:autoSpaceDN w:val="0"/>
        <w:adjustRightInd w:val="0"/>
        <w:spacing w:line="240" w:lineRule="auto"/>
        <w:rPr>
          <w:rFonts w:ascii="Verdana" w:hAnsi="Verdana"/>
          <w:color w:val="333333"/>
          <w:sz w:val="21"/>
          <w:szCs w:val="21"/>
        </w:rPr>
      </w:pPr>
    </w:p>
    <w:p w:rsidR="006C4965" w:rsidRPr="00901439" w:rsidRDefault="003D1101" w:rsidP="006C4965">
      <w:pPr>
        <w:pStyle w:val="Heading3"/>
      </w:pPr>
      <w:bookmarkStart w:id="233" w:name="_Toc481554850"/>
      <w:r w:rsidRPr="00901439">
        <w:t>Replica Placement Strategy</w:t>
      </w:r>
      <w:bookmarkEnd w:id="233"/>
    </w:p>
    <w:p w:rsidR="001A7578" w:rsidRPr="00901439" w:rsidRDefault="001A7578" w:rsidP="001A7578">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is a Replica Placement Strategy?</w:t>
      </w:r>
    </w:p>
    <w:p w:rsidR="006C4965" w:rsidRPr="00901439" w:rsidRDefault="001A7578" w:rsidP="006C4965">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Replica placement defines how the blocks are stored in the cluster. By default the 1st replica is placed on the local machine, otherwise a random data node. The 2nd replica is placed on a data node that is on a different rack. The 3rd replica is placed on a data node which is on the same rack as the first replica.</w:t>
      </w:r>
    </w:p>
    <w:p w:rsidR="00FF242A" w:rsidRPr="00901439" w:rsidRDefault="00FF242A" w:rsidP="006C4965">
      <w:pPr>
        <w:widowControl w:val="0"/>
        <w:autoSpaceDE w:val="0"/>
        <w:autoSpaceDN w:val="0"/>
        <w:adjustRightInd w:val="0"/>
        <w:spacing w:line="240" w:lineRule="auto"/>
        <w:rPr>
          <w:rFonts w:ascii="Verdana" w:hAnsi="Verdana"/>
          <w:color w:val="333333"/>
          <w:sz w:val="21"/>
          <w:szCs w:val="21"/>
        </w:rPr>
      </w:pPr>
    </w:p>
    <w:p w:rsidR="006C4965" w:rsidRPr="00901439" w:rsidRDefault="006C4965" w:rsidP="006C4965">
      <w:pPr>
        <w:pStyle w:val="Heading3"/>
      </w:pPr>
      <w:bookmarkStart w:id="234" w:name="_Toc481554851"/>
      <w:r w:rsidRPr="00901439">
        <w:t>Limit Directory Usage</w:t>
      </w:r>
      <w:bookmarkEnd w:id="234"/>
    </w:p>
    <w:p w:rsidR="006C4965" w:rsidRPr="00901439" w:rsidRDefault="006C4965" w:rsidP="006C4965">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pStyle w:val="Heading3"/>
      </w:pPr>
      <w:bookmarkStart w:id="235" w:name="_Toc481554852"/>
      <w:r w:rsidRPr="00901439">
        <w:t>Limit Directory Usage</w:t>
      </w:r>
      <w:bookmarkEnd w:id="235"/>
    </w:p>
    <w:p w:rsidR="00FF242A" w:rsidRPr="00901439" w:rsidRDefault="00FF242A" w:rsidP="006C4965">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pStyle w:val="Heading3"/>
      </w:pPr>
      <w:bookmarkStart w:id="236" w:name="_Toc481554853"/>
      <w:r w:rsidRPr="00901439">
        <w:t>Limit Directory Usage</w:t>
      </w:r>
      <w:bookmarkEnd w:id="236"/>
    </w:p>
    <w:p w:rsidR="00FF242A" w:rsidRPr="00901439" w:rsidRDefault="00FF242A" w:rsidP="006C4965">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widowControl w:val="0"/>
        <w:autoSpaceDE w:val="0"/>
        <w:autoSpaceDN w:val="0"/>
        <w:adjustRightInd w:val="0"/>
        <w:spacing w:line="240" w:lineRule="auto"/>
        <w:rPr>
          <w:rFonts w:ascii="Verdana" w:hAnsi="Verdana"/>
          <w:color w:val="333333"/>
          <w:sz w:val="21"/>
          <w:szCs w:val="21"/>
        </w:rPr>
      </w:pPr>
    </w:p>
    <w:p w:rsidR="00FF242A" w:rsidRPr="00901439" w:rsidRDefault="00FF242A" w:rsidP="00FF242A">
      <w:pPr>
        <w:pStyle w:val="Heading3"/>
      </w:pPr>
      <w:bookmarkStart w:id="237" w:name="_Toc481554854"/>
      <w:r w:rsidRPr="00901439">
        <w:t>Limit Directory Usage</w:t>
      </w:r>
      <w:bookmarkEnd w:id="237"/>
    </w:p>
    <w:p w:rsidR="00FF242A" w:rsidRPr="00901439" w:rsidRDefault="00FF242A" w:rsidP="006C4965">
      <w:pPr>
        <w:widowControl w:val="0"/>
        <w:autoSpaceDE w:val="0"/>
        <w:autoSpaceDN w:val="0"/>
        <w:adjustRightInd w:val="0"/>
        <w:spacing w:line="240" w:lineRule="auto"/>
        <w:rPr>
          <w:rFonts w:ascii="Verdana" w:hAnsi="Verdana"/>
          <w:color w:val="333333"/>
          <w:sz w:val="21"/>
          <w:szCs w:val="21"/>
        </w:rPr>
      </w:pPr>
    </w:p>
    <w:p w:rsidR="00BB6A42" w:rsidRPr="00901439" w:rsidRDefault="00BB6A42" w:rsidP="00BB6A42">
      <w:pPr>
        <w:autoSpaceDE w:val="0"/>
        <w:autoSpaceDN w:val="0"/>
        <w:adjustRightInd w:val="0"/>
        <w:spacing w:before="0" w:after="0" w:line="240" w:lineRule="auto"/>
        <w:rPr>
          <w:rFonts w:cs="Calibri"/>
          <w:sz w:val="22"/>
          <w:szCs w:val="22"/>
          <w:lang w:bidi="ar-SA"/>
        </w:rPr>
      </w:pPr>
    </w:p>
    <w:p w:rsidR="00BB6A42" w:rsidRPr="00901439" w:rsidRDefault="00BB6A42" w:rsidP="00BB6A42">
      <w:pPr>
        <w:pStyle w:val="Heading2"/>
        <w:shd w:val="clear" w:color="auto" w:fill="FFFFFF"/>
        <w:spacing w:before="0" w:line="360" w:lineRule="atLeast"/>
        <w:textAlignment w:val="baseline"/>
        <w:rPr>
          <w:rFonts w:ascii="Arial" w:hAnsi="Arial" w:cs="Arial"/>
          <w:color w:val="222222"/>
          <w:sz w:val="24"/>
          <w:szCs w:val="24"/>
        </w:rPr>
      </w:pPr>
      <w:bookmarkStart w:id="238" w:name="_Toc481554855"/>
      <w:r w:rsidRPr="00901439">
        <w:rPr>
          <w:rFonts w:ascii="Calibri,Bold" w:hAnsi="Calibri,Bold" w:cs="Calibri,Bold"/>
          <w:bCs/>
          <w:lang w:bidi="ar-SA"/>
        </w:rPr>
        <w:t>Flume</w:t>
      </w:r>
      <w:r w:rsidR="00E84F58" w:rsidRPr="00901439">
        <w:rPr>
          <w:rFonts w:ascii="Calibri,Bold" w:hAnsi="Calibri,Bold" w:cs="Calibri,Bold"/>
          <w:bCs/>
          <w:lang w:bidi="ar-SA"/>
        </w:rPr>
        <w:t xml:space="preserve"> – Interview Questions</w:t>
      </w:r>
      <w:bookmarkEnd w:id="238"/>
    </w:p>
    <w:p w:rsidR="00BB6A42" w:rsidRPr="00901439" w:rsidRDefault="00BB6A42" w:rsidP="00BB6A42">
      <w:pPr>
        <w:autoSpaceDE w:val="0"/>
        <w:autoSpaceDN w:val="0"/>
        <w:adjustRightInd w:val="0"/>
        <w:spacing w:before="0" w:after="0" w:line="240" w:lineRule="auto"/>
        <w:rPr>
          <w:rFonts w:cs="Calibri"/>
          <w:sz w:val="22"/>
          <w:szCs w:val="22"/>
          <w:lang w:bidi="ar-SA"/>
        </w:rPr>
      </w:pPr>
    </w:p>
    <w:p w:rsidR="00CD561C" w:rsidRPr="00901439" w:rsidRDefault="00CD561C" w:rsidP="00CD561C">
      <w:pPr>
        <w:pStyle w:val="Heading3"/>
      </w:pPr>
      <w:bookmarkStart w:id="239" w:name="_Toc481554856"/>
      <w:r w:rsidRPr="00901439">
        <w:t>Multiplexing</w:t>
      </w:r>
      <w:bookmarkEnd w:id="239"/>
    </w:p>
    <w:p w:rsidR="00FA1D59" w:rsidRPr="00901439" w:rsidRDefault="00171494" w:rsidP="00171494">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is multiplexing in Flume?</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 flume event can be sent to a subset of available channels when an event’s attribute matches a preconfigured value.</w:t>
      </w:r>
    </w:p>
    <w:p w:rsidR="00FA1D59" w:rsidRPr="00901439" w:rsidRDefault="00FA1D59" w:rsidP="00FA1D59">
      <w:pPr>
        <w:widowControl w:val="0"/>
        <w:autoSpaceDE w:val="0"/>
        <w:autoSpaceDN w:val="0"/>
        <w:adjustRightInd w:val="0"/>
        <w:spacing w:before="0" w:after="0" w:line="240" w:lineRule="auto"/>
        <w:rPr>
          <w:rFonts w:ascii="Verdana" w:hAnsi="Verdana"/>
          <w:color w:val="333333"/>
          <w:sz w:val="21"/>
          <w:szCs w:val="21"/>
        </w:rPr>
      </w:pP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In this illustration, if an event attribute called location is set to newyork, then it should go to memory-channel-newyork and, if it’s chicago then it should go to memory-channel-chicago and memory-channel-default</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Below excerpt from the flume configuration file demonstrate that.</w:t>
      </w:r>
    </w:p>
    <w:p w:rsidR="00FA1D59" w:rsidRPr="00901439" w:rsidRDefault="00FA1D59" w:rsidP="00FA1D59">
      <w:pPr>
        <w:widowControl w:val="0"/>
        <w:autoSpaceDE w:val="0"/>
        <w:autoSpaceDN w:val="0"/>
        <w:adjustRightInd w:val="0"/>
        <w:spacing w:before="0" w:after="0" w:line="240" w:lineRule="auto"/>
        <w:rPr>
          <w:rFonts w:ascii="Verdana" w:hAnsi="Verdana"/>
          <w:color w:val="333333"/>
          <w:sz w:val="21"/>
          <w:szCs w:val="21"/>
        </w:rPr>
      </w:pP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lastRenderedPageBreak/>
        <w:t>agent.sources.avro-collection-source.selector.type = multiplexing</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agent.sources.avro-collection-source.selector.header = location</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agent.sources.avro-collection-source.selector.mapping.newyork = memory-channel-newyork</w:t>
      </w:r>
    </w:p>
    <w:p w:rsidR="00171494" w:rsidRPr="00901439" w:rsidRDefault="00171494" w:rsidP="00FA1D59">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agent.sources.avro-collection-source.selector.mapping.chicago = memory-channel-chicago memory-channel-default</w:t>
      </w:r>
    </w:p>
    <w:p w:rsidR="0068782A" w:rsidRPr="00901439" w:rsidRDefault="0068782A" w:rsidP="0068782A">
      <w:pPr>
        <w:pStyle w:val="Heading3"/>
      </w:pPr>
      <w:bookmarkStart w:id="240" w:name="_Toc481554857"/>
      <w:r w:rsidRPr="00901439">
        <w:t>Replication</w:t>
      </w:r>
      <w:bookmarkEnd w:id="240"/>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What is replication in Flume?</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In a replication setup, there are multiple channels between the source and the sink. Each Flume event from the source is sent to all the channels. The sink then picks up the events from the channel it is paired with.</w:t>
      </w:r>
    </w:p>
    <w:p w:rsidR="0060602E" w:rsidRPr="00901439" w:rsidRDefault="0060602E" w:rsidP="007F5D0B">
      <w:pPr>
        <w:widowControl w:val="0"/>
        <w:autoSpaceDE w:val="0"/>
        <w:autoSpaceDN w:val="0"/>
        <w:adjustRightInd w:val="0"/>
        <w:spacing w:before="0" w:after="0" w:line="240" w:lineRule="auto"/>
        <w:rPr>
          <w:rFonts w:ascii="Verdana" w:hAnsi="Verdana"/>
          <w:color w:val="333333"/>
          <w:sz w:val="21"/>
          <w:szCs w:val="21"/>
        </w:rPr>
      </w:pP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Below Flume agent configuration is to define a source, 2 channels and 2 sinks (file in local file system and file in HDFS). All the events from the source will be sent to both the channels.</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Flume Components</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xml:space="preserve">agent.channels = memory-channel-local memory-channel-hdfs </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 = tail-source</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 = local-sink hdfs-sink</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memory channel on agent called memory-channel.</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agent.channels.memory-channel-local.type = memory</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agent.channels.memory-channel-hdfs.type = memory</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source on agent and connect to channel memory-channel.</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agent.sources.tail-source.type = exec</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agent.sources.tail-source.command = tail -F /home/temp/logfile.log</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agent.sources.tail-source.channels = memory-channel-local memory-channel-hdfs</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sink that outputs to local file.</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agent.sinks.local-sink.type = file_roll</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agent.sinks.local-sink.sink.directory = flume/local-file</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agent.sinks.local-sink.sink.rollInterval = 60</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agent.sinks.local-sink.channel = memory-channel-local</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sink that outputs to hdfs.</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agent.sinks.hdfs-sink.type = hdfs</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agent.sinks.hdfs-sink.hdfs.path = flume/replicate</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agent.sinks.hdfs-sink.hdfs.fileType = DataStream</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agent.sinks.hdfs-sink.hdfs.rollCount = 5</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agent.sinks.hdfs-sink.hdfs.inUseSuffix = .tmp</w:t>
      </w:r>
    </w:p>
    <w:p w:rsidR="007F5D0B" w:rsidRPr="00901439" w:rsidRDefault="007F5D0B" w:rsidP="007F5D0B">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agent.sinks.hdfs-sink.channel = memory-channel-hdfs</w:t>
      </w:r>
    </w:p>
    <w:p w:rsidR="007F1C53" w:rsidRPr="00901439" w:rsidRDefault="007F1C53" w:rsidP="007F1C53">
      <w:pPr>
        <w:widowControl w:val="0"/>
        <w:autoSpaceDE w:val="0"/>
        <w:autoSpaceDN w:val="0"/>
        <w:adjustRightInd w:val="0"/>
        <w:spacing w:before="0" w:after="0" w:line="240" w:lineRule="auto"/>
        <w:rPr>
          <w:rFonts w:ascii="Verdana" w:hAnsi="Verdana"/>
          <w:color w:val="333333"/>
          <w:sz w:val="21"/>
          <w:szCs w:val="21"/>
        </w:rPr>
      </w:pPr>
    </w:p>
    <w:p w:rsidR="007F1C53" w:rsidRPr="00901439" w:rsidRDefault="007F1C53" w:rsidP="007F1C53">
      <w:pPr>
        <w:pStyle w:val="Heading3"/>
      </w:pPr>
      <w:bookmarkStart w:id="241" w:name="_Toc481554858"/>
      <w:r w:rsidRPr="00901439">
        <w:t>Components</w:t>
      </w:r>
      <w:bookmarkEnd w:id="241"/>
    </w:p>
    <w:p w:rsidR="007F1C53" w:rsidRPr="00901439" w:rsidRDefault="007F1C53" w:rsidP="007F1C53">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What are the key components involved in a Flume agent?</w:t>
      </w:r>
    </w:p>
    <w:p w:rsidR="00943AE8" w:rsidRPr="00901439" w:rsidRDefault="007F1C53" w:rsidP="007F1C53">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 xml:space="preserve"> Source - A Flume source consumes events delivered to it by an external source like a web server. </w:t>
      </w:r>
    </w:p>
    <w:p w:rsidR="00943AE8" w:rsidRPr="00901439" w:rsidRDefault="007F1C53" w:rsidP="007F1C53">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t xml:space="preserve"> Channel - When a Flume source receives an event, it stores it into one or more channels. The channel is a passive store that keeps the event until it’s consumed by a Flume sink. </w:t>
      </w:r>
    </w:p>
    <w:p w:rsidR="007F1C53" w:rsidRPr="00901439" w:rsidRDefault="007F1C53" w:rsidP="007F1C53">
      <w:pPr>
        <w:widowControl w:val="0"/>
        <w:autoSpaceDE w:val="0"/>
        <w:autoSpaceDN w:val="0"/>
        <w:adjustRightInd w:val="0"/>
        <w:spacing w:line="240" w:lineRule="auto"/>
        <w:rPr>
          <w:rFonts w:ascii="Verdana" w:hAnsi="Verdana"/>
          <w:color w:val="333333"/>
          <w:sz w:val="21"/>
          <w:szCs w:val="21"/>
        </w:rPr>
      </w:pPr>
      <w:r w:rsidRPr="00901439">
        <w:rPr>
          <w:rFonts w:ascii="Verdana" w:hAnsi="Verdana"/>
          <w:color w:val="333333"/>
          <w:sz w:val="21"/>
          <w:szCs w:val="21"/>
        </w:rPr>
        <w:lastRenderedPageBreak/>
        <w:t> Sink - The sink removes the event from the channel and puts it into an external repository like HDFS (via Flume HDFS sink) or forwards it to the Flume source of the next Flume agent (next hop) in the flow.</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Illustration</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Below Flume agent configuration is to define a source (log file), channel and sink (file in local file system)</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Flume Components</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agent.channels = memory-channel</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 = tail-source</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 = local-file-sink</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memory channel on agent called memory-channel.</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agent.channels.memory-channel.type = memory</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source on agent and connect to channel memory-channel.</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agent.sources.tail-source.type = exec</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agent.sources.tail-source.command = tail -F /home/temp/logfile.log</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agent.sources.tail-source.channels = memory-channel</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 Define a sink that outputs to local file system.</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agent.sinks.local-file-sink.type = file_roll</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agent.sinks.local-file-sink.sink.directory = flume/local-file</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agent.sinks.local-file-sink.sink.rollInterval = 60</w:t>
      </w:r>
    </w:p>
    <w:p w:rsidR="00DA1C4D" w:rsidRPr="00901439" w:rsidRDefault="00DA1C4D" w:rsidP="00DA1C4D">
      <w:pPr>
        <w:widowControl w:val="0"/>
        <w:autoSpaceDE w:val="0"/>
        <w:autoSpaceDN w:val="0"/>
        <w:adjustRightInd w:val="0"/>
        <w:spacing w:before="0" w:after="0" w:line="240" w:lineRule="auto"/>
        <w:rPr>
          <w:rFonts w:ascii="Verdana" w:hAnsi="Verdana"/>
          <w:color w:val="333333"/>
          <w:sz w:val="21"/>
          <w:szCs w:val="21"/>
        </w:rPr>
      </w:pPr>
      <w:r w:rsidRPr="00901439">
        <w:rPr>
          <w:rFonts w:ascii="Verdana" w:hAnsi="Verdana"/>
          <w:color w:val="333333"/>
          <w:sz w:val="21"/>
          <w:szCs w:val="21"/>
        </w:rPr>
        <w:t>agent.sinks.local-file-sink.channel = memory-channel</w:t>
      </w:r>
    </w:p>
    <w:p w:rsidR="00643045" w:rsidRPr="00901439" w:rsidRDefault="00643045" w:rsidP="00643045">
      <w:pPr>
        <w:autoSpaceDE w:val="0"/>
        <w:autoSpaceDN w:val="0"/>
        <w:adjustRightInd w:val="0"/>
        <w:spacing w:before="0" w:after="0" w:line="240" w:lineRule="auto"/>
        <w:rPr>
          <w:rFonts w:cs="Calibri"/>
          <w:sz w:val="22"/>
          <w:szCs w:val="22"/>
          <w:lang w:bidi="ar-SA"/>
        </w:rPr>
      </w:pPr>
    </w:p>
    <w:p w:rsidR="006B63DE" w:rsidRPr="00901439" w:rsidRDefault="006B63DE" w:rsidP="00643045">
      <w:pPr>
        <w:autoSpaceDE w:val="0"/>
        <w:autoSpaceDN w:val="0"/>
        <w:adjustRightInd w:val="0"/>
        <w:spacing w:before="0" w:after="0" w:line="240" w:lineRule="auto"/>
        <w:rPr>
          <w:rFonts w:cs="Calibri"/>
          <w:sz w:val="22"/>
          <w:szCs w:val="22"/>
          <w:lang w:bidi="ar-SA"/>
        </w:rPr>
      </w:pPr>
    </w:p>
    <w:p w:rsidR="00643045" w:rsidRPr="00901439" w:rsidRDefault="00643045" w:rsidP="00643045">
      <w:pPr>
        <w:pStyle w:val="Heading2"/>
        <w:shd w:val="clear" w:color="auto" w:fill="FFFFFF"/>
        <w:spacing w:before="0" w:line="360" w:lineRule="atLeast"/>
        <w:textAlignment w:val="baseline"/>
        <w:rPr>
          <w:rFonts w:ascii="Arial" w:hAnsi="Arial" w:cs="Arial"/>
          <w:color w:val="222222"/>
          <w:sz w:val="24"/>
          <w:szCs w:val="24"/>
        </w:rPr>
      </w:pPr>
      <w:bookmarkStart w:id="242" w:name="_Toc481554859"/>
      <w:r w:rsidRPr="00901439">
        <w:rPr>
          <w:rFonts w:ascii="Calibri,Bold" w:hAnsi="Calibri,Bold" w:cs="Calibri,Bold"/>
          <w:bCs/>
          <w:lang w:bidi="ar-SA"/>
        </w:rPr>
        <w:t>Pig/Hive/Sqoop</w:t>
      </w:r>
      <w:bookmarkEnd w:id="242"/>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65. How pig scripts are converted in to MapReduce jobs?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 creates 3 plans - Logical, Physical and MapReduce plan to transform a Pig Latin script to a set of MapReduce jobs. In each of these plans Pig tries to optimize the script and at the end produce a MapReduce job.</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Logical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Describes the logical operators that Pig will use to execute the script.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Some optimizations are done on this plan. For e.g., filters are pushed up as possible in the logical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Physical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Pig produces a physical plan after optimizing the logical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This plan describes the physical operators Pig will use to execute the script, without reference to how they will be executed in MapReduce.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The load, store functions and the actual paths that will be used have been resolved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Pig identifies 3 important operators. For instance, COGROUP operator will be replaced by Local Rearrange, Global Rearrange, and Package.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Local Rearrange is the operator Pig uses to prepare data for the shuffle by setting up the key.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Global Rearrange is for the shuffle.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Package sits in the reduce phase and directs records to the proper bag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MapReduce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lastRenderedPageBreak/>
        <w:t></w:t>
      </w:r>
      <w:r w:rsidRPr="00901439">
        <w:rPr>
          <w:rFonts w:cs="Calibri"/>
          <w:sz w:val="18"/>
          <w:szCs w:val="18"/>
        </w:rPr>
        <w:t xml:space="preserve"> Pig takes the physical plan and decides how it will place its operators into one or more MapReduce jobs.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Pig will go through the physical plan looking for all operators that require a new reduce. This occurs anywhere there is a Local Rearrange, Global Rearrange, and Package.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Pig will look for places to do physical optimizations. For Illustration, it looks for places the combiner can be used, and whether sorts can be avoided by including them as part of the sorting Hadoop does in the shuffle.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When all the above steps are complete, Pig will produce a MapReduce plan.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66. When do you use pig and when do you use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 is well suited for data transformation jobs as Pig by nature is a Data Transformation Language.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 is well suited to be used by Data Analysts and Scientists for data analysis. Hive QL is more aligned with SQL and will be easy to use for anyone with database background.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67. What operations you can't do in pig that you can do in MapReduce?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We need MapReduce when we need very deep level and fine grained control on the way we want to process our data. Sometimes, it is not very convenient to express what we need exactly in terms of Pig and Hive queries.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When your data is hierarchical rather than row-based or if your data is highly unstructured standard MapReduce jobs can be very efficient.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With standard MapReduce you get full control to minimize the number of MapReduce jobs that your data processing flow requires, which translates into performance. But it requires more time to code and introduce changes.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68. What pig operator or clause violate the MapReduce convention that all the key value pairs for the same key must go to same Reducer?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2 operators or clauses violates the MapReduce convention that all the key value pairs for the same key must go the same Reducer.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 USING SKEWED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2. ORDER BY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69. How do you compare 2 datasets?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Using JOIN operation on the datasets and using the comparison columns as the key columns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COGROUP can also be used giving the columns we are trying to compare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grunt&gt; joinbysymboldate = JOIN price_table by (symbol, date) , dividend_table by (symbol, date);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grunt&gt; cgrp = COGROUP price_table BY (symbol, date), dividend_table by (symbol, date);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sample output show 3 rows. Only 2nd row had matching columns on both datasets.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((CSL,2009-05-14),{},{(NYSE,CSL,2009-05-14,0.155)}) ((CSL,2009-08-12),{(NYSE,CSL,2009-08-12,32.65,32.73,32.17,32.54,528900,32.39)},{(NYSE,CSL,2009-08-12,0.16)}) ((CSL,2009-08-13),{(NYSE,CSL,2009-08-13,32.58,33.19,32.49,33.15,447600,32.99)},{})</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70. What happens behind the scenes in terms of MapReduce operation when you do a JOIN operation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In the Map phase, the input files are read separately by individual Map function and records from each input are tagged to indicate the input it came from.</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Join key(s) is used in the shuffle so that all records with the same join key goes to the same Reducer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lastRenderedPageBreak/>
        <w:t></w:t>
      </w:r>
      <w:r w:rsidRPr="00901439">
        <w:rPr>
          <w:rFonts w:cs="Calibri"/>
          <w:sz w:val="18"/>
          <w:szCs w:val="18"/>
        </w:rPr>
        <w:t xml:space="preserve"> All records from the left tables are sent to the reducer first and cached in memory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All records from the rightmost table are streamed to the reducer.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As each of records from right most records arrives, it is crossed with each record from the left side to produce an output record.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Reducer execute the join criteria on records as records from the rightmost table come through</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71. How do you efficiently join 2 datasets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In a regular join, records from the left hand side tables are cached in the reducer. Records from the right most table are streamed to the reducer. So make sure that the table on the right hand side is the biggest table.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72. How do you efficiently join two datasets which are already sorted?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 column which is used to sort the datasets is very important in this case and if your input datasets are already sorted on the join key the join can be done in the map phase. In Pig this is referred to as the merge join and can be implemented using the hint using 'merge’ in your join instruction. This join is very efficient because entire shuffle and reduce phase is avoided because the data is already sorted.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jnd = join table1 by cola, table2 by colb using 'merge';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73. How do you efficiently join two datasets if once dataset is big and one dataset is small?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If you have tables which are really smaller in size and can fit in memory, the entire reduce phase can be avoided using the USING REPLICATED hint -</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Entire Join is done at Map side and Reduce phase is ignored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All right most tables are loaded in to memory on the nodes running the Mapper using DistributedCache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Left most table is streamed to the mapper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USING REPLICATED hint supports INNER &amp; LEFT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RIGHT JOIN is not supported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74. Assume you are doing a join and you notice that all but one reducer is running for a long time how do you address the problem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 collects all of the records for a given key together on a single reducer. In many data sets, there are a few keys that have three or more orders of magnitude more records than other keys. This results in one or two reducers that will take much longer than the rest. To deal with this, Pig provides skew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In the first MapReduce job pig scans the second input and identifies keys that have so many records. </w:t>
      </w:r>
      <w:r w:rsidRPr="00901439">
        <w:rPr>
          <w:rFonts w:ascii="Wingdings" w:hAnsi="Wingdings" w:cs="Wingdings"/>
          <w:sz w:val="18"/>
          <w:szCs w:val="18"/>
        </w:rPr>
        <w:t></w:t>
      </w:r>
      <w:r w:rsidRPr="00901439">
        <w:rPr>
          <w:rFonts w:cs="Calibri"/>
          <w:sz w:val="18"/>
          <w:szCs w:val="18"/>
        </w:rPr>
        <w:t xml:space="preserve"> In the second MapReduce job, it does the actual join. </w:t>
      </w:r>
      <w:r w:rsidRPr="00901439">
        <w:rPr>
          <w:rFonts w:ascii="Wingdings" w:hAnsi="Wingdings" w:cs="Wingdings"/>
          <w:sz w:val="18"/>
          <w:szCs w:val="18"/>
        </w:rPr>
        <w:t></w:t>
      </w:r>
      <w:r w:rsidRPr="00901439">
        <w:rPr>
          <w:rFonts w:cs="Calibri"/>
          <w:sz w:val="18"/>
          <w:szCs w:val="18"/>
        </w:rPr>
        <w:t xml:space="preserve"> For all except the records with the key(s) identified from the first job, pig would do a standard join. </w:t>
      </w:r>
      <w:r w:rsidRPr="00901439">
        <w:rPr>
          <w:rFonts w:ascii="Wingdings" w:hAnsi="Wingdings" w:cs="Wingdings"/>
          <w:sz w:val="18"/>
          <w:szCs w:val="18"/>
        </w:rPr>
        <w:t></w:t>
      </w:r>
      <w:r w:rsidRPr="00901439">
        <w:rPr>
          <w:rFonts w:cs="Calibri"/>
          <w:sz w:val="18"/>
          <w:szCs w:val="18"/>
        </w:rPr>
        <w:t xml:space="preserve"> For the records with keys identified by the second job, bases on how many records were seen for a given key, those records will be split across appropriate number of reducers. </w:t>
      </w:r>
      <w:r w:rsidRPr="00901439">
        <w:rPr>
          <w:rFonts w:ascii="Wingdings" w:hAnsi="Wingdings" w:cs="Wingdings"/>
          <w:sz w:val="18"/>
          <w:szCs w:val="18"/>
        </w:rPr>
        <w:t></w:t>
      </w:r>
      <w:r w:rsidRPr="00901439">
        <w:rPr>
          <w:rFonts w:cs="Calibri"/>
          <w:sz w:val="18"/>
          <w:szCs w:val="18"/>
        </w:rPr>
        <w:t xml:space="preserve"> The other input to the join that is not split, only the keys in question are then split and then replicated to each reducer that contains that key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jnd = join cinfo by city, users by city using 'skewed'; </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75. How do you achieve a Join without using JOIN operator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COGROUP does first half of a join. The keys are collected together, but the cross product is not done. COGROUP combined with a FOREACH and flattening the resulting bag is equivalent to a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COGROUP + FOREACH =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A = load 'input1' as (id:int, val:float);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 = load 'input2' as (id:int, val2:int);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 = cogroup A by id, B by id;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describe C;</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 {group: int,A: {id: int,val: float},B: {id: int,val2: int}}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76. How do you achieve a SEMI join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 Latin does not have a SEMI JOIN operator. COGROUP can be used to perform a SEMI join. Look for questions under Hive to understand what is a SEMI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daily = load 'NYSE_daily' as (exchange:chararray, symbol:chararray, date:chararray, open:float, high:float, low:float, close:float, volume:int, adj_close:float);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divs = load 'NYSE_dividends' as (exchange:chararray, symbol:chararray, date:chararray, dividends:float);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grpd = cogroup daily by (exchange, symbol), divs by (exchange, symbol);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sjnd = filter grpd by not IsEmpty(divs);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final = foreach sjnd generate flatten(daily);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77. How do you perform non equi join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Pig’s join operator supports only equi-joins, that is, joins on an equality condition. Because general join implementations in MapReduce depend on collecting records with the same join key values onto the same reducer. Where as a Non-equi-join would require collecting records that does not have the same join key values and it is difficult to do.</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In Pig you can achieve a non equi join using cross followed by filter.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crossed = cross table1, table2 nonequi = filter crossed by table1::date &lt; table2::date;</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78. How do you calculate the number of lines in a file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LOGS= LOAD 'log';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LOGS_GROUP= GROUP LOGS ALL;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LOG_COUNT = FOREACH LOGS_GROUP GENERATE COUNT(LOGS);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79. How do you LOAD a sequence file in PIG? Pig comes with a LOAD function to load Sequence Files – SequenceFileLoader. 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REGISTER /home/ubuntu/pig-0.12.0/contrib/piggybank/java/piggybank.jar; DEFINE SequenceFileLoader org.apache.pig.piggybank.storage.SequenceFileLoader(); seqdataset = LOAD 'input/ sequencefile' USING SequenceFileLoader AS (key:long, data:chararray);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80. How do you register a UDF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Use the REGITER instruction.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To locate the jar file, Pig first checks the classpath. If the jar file can't be found in the classpath, Pig assumes that the </w:t>
      </w:r>
      <w:r w:rsidRPr="00901439">
        <w:rPr>
          <w:rFonts w:cs="Calibri"/>
          <w:sz w:val="18"/>
          <w:szCs w:val="18"/>
        </w:rPr>
        <w:lastRenderedPageBreak/>
        <w:t>location is either an absolute path or a path relative to the location from which Pig was invoked. If the jar file can't be found, an error will be printed: java.io.IOException: Can't read jar file: myudfs.jar.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REGISTER myudfs.jar;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81. How do you store the output into a Sequence File in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There is no STORE function natively available in Pig to do so. Elephand Bird (Open Source) initiative from Twitter has functions to store a Sequence File.</w:t>
      </w:r>
    </w:p>
    <w:p w:rsidR="0049104F" w:rsidRPr="00901439" w:rsidRDefault="001D1401" w:rsidP="0049104F">
      <w:pPr>
        <w:widowControl w:val="0"/>
        <w:autoSpaceDE w:val="0"/>
        <w:autoSpaceDN w:val="0"/>
        <w:adjustRightInd w:val="0"/>
        <w:spacing w:line="240" w:lineRule="auto"/>
        <w:rPr>
          <w:rFonts w:cs="Calibri"/>
          <w:sz w:val="18"/>
          <w:szCs w:val="18"/>
        </w:rPr>
      </w:pPr>
      <w:hyperlink r:id="rId71" w:history="1">
        <w:r w:rsidR="0049104F" w:rsidRPr="00901439">
          <w:rPr>
            <w:rFonts w:cs="Calibri"/>
            <w:color w:val="0000FF"/>
            <w:sz w:val="18"/>
            <w:szCs w:val="18"/>
            <w:u w:val="single"/>
          </w:rPr>
          <w:t>https://github.com/kevinweil/elephant-bird/</w:t>
        </w:r>
      </w:hyperlink>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82. What is a SerDe?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SerDe is a short name for Serializer and Deserializer. The SerDe interface allows users to instruct Hive as to how a record should be processed. The Deserializer takes a string or binary representation of a record, and translates it into a Java object that Hive can manipulate. The Serializer, however, will take a Java object that Hive has been working with, and turn it into something that Hive can write to HDFS or another supported system. SerDe is commonly used to map data with complex structures to a row in Hive tables.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illustration gives the position of Serializer and Deserializer during write and read operation.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Row object --&gt; Serializer --&gt;&lt;key, value&gt; --&gt; OutputFileFormat --&gt; HDFS files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HDFS files --&gt; InputFileFormat --&gt;&lt;key, value&gt; --&gt; Deserializer --&gt; Row object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83. What is the functionality of ObjectInspector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ObjectInspector is used by SerDe during Input and Output processing of the dataset. When the data is read from the dataset, the object inspector is used by the deserialize() method in SerDe to construct individual fields out of a deserialized record. When the data is written back to HDFS, the object inspector is used by the serialize() method in SerDe to get the individual fields in the record in order to convert the record to the appropriate type.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84. How will you use Hive to process datasets which are unstructured and semi-structured for e.g. dataset with email or JSON messages?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First step is to use appropriate InputFormat to read the data. For e.g. if the file is a Sequence File use SequenceFileInputFormat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Next step is to create a SerDe to instruct Hive as to how a record should be processed.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Once the SerDe is created, create a table with the desired structure and use the SerDe in the table.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article from Cloudera has step by step instruction on how to create a SerDe to read a JSON dataset.</w:t>
      </w:r>
    </w:p>
    <w:p w:rsidR="0049104F" w:rsidRPr="00901439" w:rsidRDefault="001D1401" w:rsidP="0049104F">
      <w:pPr>
        <w:widowControl w:val="0"/>
        <w:autoSpaceDE w:val="0"/>
        <w:autoSpaceDN w:val="0"/>
        <w:adjustRightInd w:val="0"/>
        <w:spacing w:line="240" w:lineRule="auto"/>
        <w:rPr>
          <w:rFonts w:cs="Calibri"/>
          <w:sz w:val="18"/>
          <w:szCs w:val="18"/>
        </w:rPr>
      </w:pPr>
      <w:hyperlink r:id="rId72" w:history="1">
        <w:r w:rsidR="0049104F" w:rsidRPr="00901439">
          <w:rPr>
            <w:rFonts w:cs="Calibri"/>
            <w:color w:val="0000FF"/>
            <w:sz w:val="18"/>
            <w:szCs w:val="18"/>
            <w:u w:val="single"/>
          </w:rPr>
          <w:t>http://blog.cloudera.com/blog/2012/12/how-to-use-a-serde-in-apache-hive/</w:t>
        </w:r>
      </w:hyperlink>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85. Explain how do you use case statement in hive select?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SELECT exchange, price_open, price_close,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CASE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WHEN volume &lt; 200000 THEN 'low'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WHEN volume &gt;= 200000 AND volume &lt; 400000 THEN 'middle'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WHEN volume &gt;= 400000 AND volume &lt; 600000 THEN 'high'</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ELSE 'very high'</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END AS volume_level FROM stocks;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86. What is the difference between SORT BY and ORDER BY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ORDER BY performs a total ordering of the query result set. This means that all the data is passed through a single reducer, which may take an unacceptably long time to execute for larger data sets.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SORT BY orders the data only within each reducer, thereby performing a local ordering, where each reducer’s output will be sorted. You will not achieve a total ordering on the dataset. Better performance is traded for total ordering.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87. What is DISTRIBUTE BY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DISTRIBUTE BY controls how map output is divided among reducers.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DISTRIBUTE BY is used along with SORT BY and it is used to ensure that the records with the same value for the specified column will go to the same reducer, and then use SORT BY to order the data the way we want.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With the below query all records with symbol AMZN (for e.g.) will be sent to the same reducer and the records will then be sorted by the ymd column.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hive&gt; SELECT s.ymd, s.symbol, s.price_close FROM stock_quotes s DISTRIBUTE BY s.symbol SORT BY s.symbol ASC, s.ymd ASC;</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88. How do you perform non equi join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Just like Pig, Hive does not support non equi join for the same reason that it is difficult to implement non equi joins in MapReduce.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Follow </w:t>
      </w:r>
      <w:hyperlink r:id="rId73" w:history="1">
        <w:r w:rsidRPr="00901439">
          <w:rPr>
            <w:rFonts w:cs="Calibri"/>
            <w:color w:val="0000FF"/>
            <w:sz w:val="18"/>
            <w:szCs w:val="18"/>
            <w:u w:val="single"/>
          </w:rPr>
          <w:t>https://issues.apache.org/jira/browse/HIVE-3133</w:t>
        </w:r>
      </w:hyperlink>
      <w:r w:rsidRPr="00901439">
        <w:rPr>
          <w:rFonts w:cs="Calibri"/>
          <w:sz w:val="18"/>
          <w:szCs w:val="18"/>
        </w:rPr>
        <w:t xml:space="preserve"> for any developments on the non equi join implementation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89. What is LEFT SEMI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A is LEFT SEMI JOIN returns records from the left hand table if records are found in the right hand side table that satisfy the ON predicates. It’s a special, optimized case of the more general inner join. Most SQL dialects support an IN ... EXISTS construct to do the same thing.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90. Why LEFT SEMI JOIN is more efficient than INNER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In a LEFT SEMI JOIN, for a given record in the left hand table, Hive can stop looking for matching records in the right hand table as soon as any match is found. At that point, the selected columns from the left hand table record can be projected.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91. How do you perform a LEFT SEMI JOIN in PIG and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 -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SELECT s.ymd, s.symbol, s.price_close FROM stocks s LEFT SEMI JOIN dividends d ON s.ymd = d.ymd AND s.symbol = d.symbol;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 - Pig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Pig does not have a SEMI join like Hive. But SEMI join can be achieved by using COGROUP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daily = load 'NYSE_daily' as (exchange:chararray, symbol:chararray, date:chararray, open:float, high:float, low:float, close:float, volume:int, adj_close:float); divs = load 'NYSE_dividends' as (exchange:chararray, symbol:chararray, date:chararray, dividends:float); grpd = cogroup daily by (exchange, symbol), divs by (exchange, symbol); sjnd = filter grpd by not IsEmpty(divs); final = foreach sjnd generate flatten(daily);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92. What is an alternative for using IN clause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query will not work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SELECT s.ymd, s.symbol, s.price_close FROM stocks s WHERE s.ymd, s.symbol IN (SELECT d.ymd, d.symbol FROM dividends 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achieve the above query use LEFT SEMI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SELECT s.ymd, s.symbol, s.price_close FROM stocks s LEFT SEMI JOIN dividends d ON s.ymd = d.ymd AND s.symbol = d.symbol;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93. How do you do minus operation between 2 datasets?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 Oracle MINUS operator is used to return all rows in the first SELECT statement that are not returned in the second SELECT statement.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There is no direct MINUS operator in Pig or Hive, instead you can achieve this by LEFT JOIN and do a filter out records from the second table which are null.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Illustration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SELECT t1.* FROM table1 t1 LEFT OUTER JOIN table2 t2 ON t1.col = t2.col WHERE t2.col IS NULL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94. What is a Bucket Map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When all the below conditions are met we can perform a Bucket Map join and it will be performed at the map side.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All join tables are bucketized, and each small table’s number of buckets can be divided by big table’s number of buckets. </w:t>
      </w:r>
      <w:r w:rsidRPr="00901439">
        <w:rPr>
          <w:rFonts w:ascii="Wingdings" w:hAnsi="Wingdings" w:cs="Wingdings"/>
          <w:sz w:val="18"/>
          <w:szCs w:val="18"/>
        </w:rPr>
        <w:t></w:t>
      </w:r>
      <w:r w:rsidRPr="00901439">
        <w:rPr>
          <w:rFonts w:cs="Calibri"/>
          <w:sz w:val="18"/>
          <w:szCs w:val="18"/>
        </w:rPr>
        <w:t xml:space="preserve"> Bucket columns and Join columns are same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property should be set to true to enable this feature.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set hive.optimize.bucketmapjoin = true;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95. What is a Sort Merge Bucket Map Join?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When all the below conditions are met we can perform a Sort Merge Bucket Map Join and it will be performed at the map side.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All join tables are bucketized, and each small table’s number of buckets can be divided by big table’s number of buckets. </w:t>
      </w:r>
      <w:r w:rsidRPr="00901439">
        <w:rPr>
          <w:rFonts w:ascii="Wingdings" w:hAnsi="Wingdings" w:cs="Wingdings"/>
          <w:sz w:val="18"/>
          <w:szCs w:val="18"/>
        </w:rPr>
        <w:t></w:t>
      </w:r>
      <w:r w:rsidRPr="00901439">
        <w:rPr>
          <w:rFonts w:cs="Calibri"/>
          <w:sz w:val="18"/>
          <w:szCs w:val="18"/>
        </w:rPr>
        <w:t xml:space="preserve"> 2.Bucket columns and Join columns are same </w:t>
      </w:r>
      <w:r w:rsidRPr="00901439">
        <w:rPr>
          <w:rFonts w:ascii="Wingdings" w:hAnsi="Wingdings" w:cs="Wingdings"/>
          <w:sz w:val="18"/>
          <w:szCs w:val="18"/>
        </w:rPr>
        <w:t></w:t>
      </w:r>
      <w:r w:rsidRPr="00901439">
        <w:rPr>
          <w:rFonts w:cs="Calibri"/>
          <w:sz w:val="18"/>
          <w:szCs w:val="18"/>
        </w:rPr>
        <w:t xml:space="preserve"> Join columns are sorted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Below properties should be set to enable this feature.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set hive.optimize.bucketmapjoin = true; set hive.optimize.bucketmapjoin.sortedmerge = true; set hive.input.format=org.apache.hadoop.hive.ql.io.BucketizedHiveInputFormat; 96. How do you calculate the number of lines in a file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hive&gt; select count(*) from stocks;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97. How does partitioning a table in Hive improve performance?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Partitioning a Hive table with the right partition column has performance benefits. Partitions are used for distributing data horizontally and help in organizing data in a logical fashion. For example if you have a very big USERS table and your users in the table are spread across different states in the country then you can partition the table by country and state.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Partitioning tables changes how Hive structures the data storage and Hive will now create subdirectories reflecting the partitioning structure like .../users/country=ABC/state=XYZ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So next time when a query is issued against the table with country=ABC and state=XYZ the MapReduce job will target only </w:t>
      </w:r>
      <w:r w:rsidRPr="00901439">
        <w:rPr>
          <w:rFonts w:cs="Calibri"/>
          <w:sz w:val="18"/>
          <w:szCs w:val="18"/>
        </w:rPr>
        <w:lastRenderedPageBreak/>
        <w:t>that specific subdirectory.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98. What is the need for Buckets when there is already a way to distribute the data in Hive using Partitions?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Partitioning a Hive table with the right partition column has performance benefits however a table design that creates too many partitions may result in unbalanced partitions that would be result in unbalanced MapReduce execution. Other drawback is many small partitions create an overhead to NameNode since it has to manage the metadata for many files and blocks now.</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You can design a table to use country for the top-level partition and state as the bucketing column, the value of this column will be hashed by a user-defined number into buckets. Users from the same state will always be stored in the same bucket. Assuming the number of states is much greater than the number of buckets, each bucket will have users from many states. With bucketing the number of buckets is fixed so it does not fluctuate with data. Bucketing is also used in doing efficient map-side joins.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CREATE TABLE usersuser_id BIGINT, firstname STRING, lastname STRING)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PARTITIONED BY(country STRING)</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CLUSTERED BY(state) INTO 25 BUCKETS;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99. If your table is partitioned with 2 partition keys and the no of buckets is set to 5 how many buckets you would see in each partition?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Dataset or records will be bucketed only at the end of the partition tree. First the table will be partitioned by the 2 partition keys and then the data will be divided and stored in 5 buckets.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/partition1 /partition2 /bucket1 /bucket2 /bucket3 /bucket4 /bucket5</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100. What is an RCFile?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RCFile (Record Columnar File) is a file format in Hadoop. A table stored in RCFile is first horizontally partitioned into multiple row groups. Then, each row group is vertically partitioned so that each column is stored independently.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Partitioning table horizontally first makes sure that all the columns for a given row are in the same HDFS block. Vertically partition groups all column values of columns together and it gives the advantages of any column oriented store like faster query performance on column level aggregation, efficient compression at column level.</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101. Are random writes possible with RCFile?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RCFile does not allow arbitrary data writing operations. RCFile creates and maintains an in-memory column holder for each column. When a record is appended, all its fields will be scattered, and each field will be appended into its corresponding column holder. In addition, RCFile will record corresponding metadata of each field in the metadata header.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RCFile provides two parameters to control how many records can be buffered in memory before they are flushed into the disk. One parameter is the limit of the number of records, and the other parameter is the limit of the size of the memory buffer. 102. How do you register UDF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Once your UDF is ready, package it in a jar and add it to the Hive classpath. Once Hive is started up with your jars in the classpath, the final step is to register your function as described in Create Function.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CREATE TEMPORARY FUNCTION my_func AS 'com.example.TempFunc';</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add jar to the classpath for all jobs initiated from that session.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hive&gt; add jar /tmp/my_jar.jar;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Added /tmp/my_jar.jar to class path</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hive&gt; list jars;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my_jar.jar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103. Assume you have a sales table in a company and it has sales entries from salesman around the globe. How do you rank each salesperson by country based on their sales volume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 support several analytic functions and one of the functions is RANK() and it is designed to do this operation.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Lookup details on other window and analytic functions - </w:t>
      </w:r>
      <w:hyperlink r:id="rId74" w:history="1">
        <w:r w:rsidRPr="00901439">
          <w:rPr>
            <w:rFonts w:cs="Calibri"/>
            <w:color w:val="0000FF"/>
            <w:sz w:val="18"/>
            <w:szCs w:val="18"/>
            <w:u w:val="single"/>
          </w:rPr>
          <w:t>https://cwiki.apache.org/confluence/display/Hive/LanguageManual+WindowingAndAnalytics</w:t>
        </w:r>
      </w:hyperlink>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Hive&gt;SELECT rep_name, rep_country, sales_volume, rank() over (PARTITION BY rep_country ORDER BY sales_volume DESC) as rank FROM salesrep;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104. MySQL GROUP_CONCAT() function returns a string with concatenated non-NULL value from a group. What is a similar function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MySQL has a useful function known as GROUP_CONCAT, which combines all the elements of a group into a single string using a user-specified delimiter.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Hive already has a UDAF called COLLECT_SET that adds all input but it removes duplicates because it internally uses java.util.Set collection to store the collected values. Set automatically remove duplicate entries.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If we want to keep the duplicate values we need to create a UDAF and replace the instances of Set with instances of ArrayList. The result of the aggregate will be a single array of all values.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105. What are the different types of functions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User Defined Function (UDF) </w:t>
      </w:r>
      <w:r w:rsidRPr="00901439">
        <w:rPr>
          <w:rFonts w:ascii="Wingdings" w:hAnsi="Wingdings" w:cs="Wingdings"/>
          <w:sz w:val="18"/>
          <w:szCs w:val="18"/>
        </w:rPr>
        <w:t></w:t>
      </w:r>
      <w:r w:rsidRPr="00901439">
        <w:rPr>
          <w:rFonts w:cs="Calibri"/>
          <w:sz w:val="18"/>
          <w:szCs w:val="18"/>
        </w:rPr>
        <w:t xml:space="preserve"> User Defined Aggregate Function (UDAF). UDAF takes in multiple values, perform aggregate operations and can return arrays or structures. For e.g. SUM (..) </w:t>
      </w:r>
      <w:r w:rsidRPr="00901439">
        <w:rPr>
          <w:rFonts w:ascii="Wingdings" w:hAnsi="Wingdings" w:cs="Wingdings"/>
          <w:sz w:val="18"/>
          <w:szCs w:val="18"/>
        </w:rPr>
        <w:t></w:t>
      </w:r>
      <w:r w:rsidRPr="00901439">
        <w:rPr>
          <w:rFonts w:cs="Calibri"/>
          <w:sz w:val="18"/>
          <w:szCs w:val="18"/>
        </w:rPr>
        <w:t xml:space="preserve"> User-Defined Table Generating Functions (UDTF). UDFs cannot return multiple columns or multiple rows. UDTF address this issue and return multiple columns and even multiple rows.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106. How can you do compression at the field level?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In Hive compression can be enabled at intermediate Map Output and Output files. However in HBASE you can enable compression at the column family level.</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hbase&gt; disable 'test'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hbase&gt; alter 'test', {NAME =&gt; 'cf', COMPRESSION =&gt; 'GZ'}</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hbase&gt; enable 'test'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107. How do you delete records in Hive?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Data in Hive is stored as files behind the scenes so there is no concept of delete in Hive. Instead the dataset behind the table or partitions can be overwritten using INSERT OVERWRITE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108. Since compressed data involves decompression during processing, how does this increase performance?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 xml:space="preserve">Compressed files in HDFS help in reducing the amount of needed disk space. But compression does not allow splitting which is a bad thing for MapReduce jobs. However this can be overcome by compression using Sequence files. </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But enabling intermediate map output compression can be of huge benefit and will certainly overcome the overhead of decompressing the data at the reduce side.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Assume you have 100 mappers and 1 reducer. Now reducer is trying to bring the data from 100 mappers as they are getting completed. If the size of the data is small the data transfer rate over the network would be higher and will result in a performance boost.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Also, enabling map output compression benefits not only the individual job’s performance but also the overall cluster performance in terms of network utilization when compressed data is transferred between maps and reduce.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109. Let’s say you are deploying a jar and you have a 100 node cluster. Do you have to deploy the jar to all 100 nodes?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No. When you execute a MapReduce program using hadoop jar command the client will upload the jar and needed files into HDFS. Then the jars will be used across all the nodes since all the needed files are on HDFS.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110. If you have only 10 map slots in your cluster, how does a job with 15 mappers run in the cluster?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If all 10 map slots are available the job will execute in 2 waves. In the first wave 10 mappers will run and in the next wave the remaining 5 mappers will run.</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111. How is data ingested into your Hadoop cluster?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Data is brought in to the cluster from several data points - Database and files from other systems and files from outside vendors (in some cases).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is used if the data is ingested from the database into HDFS In case of files, Shell Scripts can be used to copy the files into HDFS Flume will be used if you are bringing in Application log files into HDFS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112. From where (which node or server) the data gets ingested into the Hadoop cluster?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 question is if you are uploading a file into HDFS from which node you would perform the copyFromLocal or put operation. More specifically will you perform the copyFromLocal or put operation from one of your nodes in the cluster or from a node outside of the cluster.</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It is also safe to perform the data ingestion process from a node outside of the cluster. This node is called the EDGE node. This is a good practice for couple of reasons.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When uploading a file you can make sure the file is good and clean (not a virus etc) before you bring the file in to the cluster </w:t>
      </w:r>
      <w:r w:rsidRPr="00901439">
        <w:rPr>
          <w:rFonts w:ascii="Wingdings" w:hAnsi="Wingdings" w:cs="Wingdings"/>
          <w:sz w:val="18"/>
          <w:szCs w:val="18"/>
        </w:rPr>
        <w:t></w:t>
      </w:r>
      <w:r w:rsidRPr="00901439">
        <w:rPr>
          <w:rFonts w:cs="Calibri"/>
          <w:sz w:val="18"/>
          <w:szCs w:val="18"/>
        </w:rPr>
        <w:t xml:space="preserve"> Using a EDGE node will avoid any unnecessary load on the cluster that may incur during the ingestion process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113. How do you control the number of mappers in Sqoop Import?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Using –m &lt;n&gt; or --num-mappers &lt;n&gt; in your Sqoop import command. The default number is 4.</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import --connect jdbc:mysql://mysql.address.internal/hadoop --table stocks -m 2 --target-dir /user/temp/stocks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114. How do you import compressed data using Sqoop?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import command takes compression arguments to enable the compression and specify the codec.</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Use -z,--compress to enable compression and --compression-codec &lt;c&gt; to specify a codec (default gzip)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import --connect jdbc:mysql://mysql.address.internal/hadoop --table stocks --compress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--target-dir /user/temp/stocks</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115. How do you bring in only the recent data using Sqoop?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incremental import option can be used for this. Incremental import works in 2 modes - append and lastmodified and both relies on the column mentioned in --check-column to be examine when determining which rows to import.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append - use this when importing a table where new rows are continually being added with increasing row id values.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ascii="Wingdings" w:hAnsi="Wingdings" w:cs="Wingdings"/>
          <w:sz w:val="18"/>
          <w:szCs w:val="18"/>
        </w:rPr>
        <w:t></w:t>
      </w:r>
      <w:r w:rsidRPr="00901439">
        <w:rPr>
          <w:rFonts w:cs="Calibri"/>
          <w:sz w:val="18"/>
          <w:szCs w:val="18"/>
        </w:rPr>
        <w:t xml:space="preserve"> lastmodified - use this when rows of the source table may be updated, and each such update will set the value of a last-modified column to the current timestamp.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import --connect jdbc:mysql:// mysql.address.internal/hadoop --table stocks --target-dir /user/temp/stcoks_increment --incremental append --check-column id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116. How does the state of the last import gets stored for subsequent imports when using incremental import?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--last-value should be mentioned with the value from the previous import so that the current import will pull only the records greater than the value mentioned in --last-value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At the end of an incremental import, the value which should be specified as --last-value for a subsequent import is printed to the screen. When running a subsequent import, you should specify --last-value in this way to ensure you import only the new or updated data. This is handled automatically by creating an incremental import as a saved job, which is the preferred mechanism for performing a recurring incremental import.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create sqoop job</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job --create incrementalImportJob -- import --connect jdbc:mysql://mysql.address.internal /hadoop --table stocks --target-dir /user/temp/widgets_job --incremental append --check-column id</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list sqoop jobs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job –list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show details of sqoop job</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job --show incrementalImportJob</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--To execute sqoop job</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job --exec incrementalImportJob</w:t>
      </w:r>
    </w:p>
    <w:p w:rsidR="0049104F" w:rsidRPr="00901439" w:rsidRDefault="0049104F" w:rsidP="0049104F">
      <w:pPr>
        <w:widowControl w:val="0"/>
        <w:autoSpaceDE w:val="0"/>
        <w:autoSpaceDN w:val="0"/>
        <w:adjustRightInd w:val="0"/>
        <w:spacing w:line="240" w:lineRule="auto"/>
        <w:rPr>
          <w:rFonts w:cs="Calibri"/>
          <w:sz w:val="18"/>
          <w:szCs w:val="18"/>
        </w:rPr>
      </w:pP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117. How do you only keep the most recent updated data when using incremental load using lastmodified mode?</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When you use the lastmodified option in your incremental import, sqoop will import records if the record is updated between imports. This means that sqoop will import the same row during different imports. So how can we make sure we only keep the latest row and ignore the rest.</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sqoop-merge allows you to combine two datasets where entries in one dataset should overwrite entries of an older dataset. For Illustration, an incremental import run in last-modified mode will generate multiple datasets in HDFS where successively newer data appears in each dataset. The merge tool will "flatten" two datasets into one, taking the newest available records for each primary key.</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118. How can you override the split column used by Sqoop import operation?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You can also explicitly choose a different column with the --split-by argument. If split-by is not mentioned Sqoop will use the primary key (if present) to split data between mappers.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Illustration</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sqoop import --query 'SELECT a.*, b.* FROM a JOIN b on (a.id == b.id) WHERE $CONDITIONS'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lastRenderedPageBreak/>
        <w:t>--split-by a.id --target-dir /user/foo/joinresults</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119. How you imported data from AS400 to Sqoop?</w:t>
      </w:r>
    </w:p>
    <w:p w:rsidR="0049104F" w:rsidRPr="00901439" w:rsidRDefault="0049104F" w:rsidP="0049104F">
      <w:pPr>
        <w:widowControl w:val="0"/>
        <w:autoSpaceDE w:val="0"/>
        <w:autoSpaceDN w:val="0"/>
        <w:adjustRightInd w:val="0"/>
        <w:spacing w:line="240" w:lineRule="auto"/>
        <w:rPr>
          <w:rFonts w:cs="Calibri"/>
          <w:sz w:val="18"/>
          <w:szCs w:val="18"/>
        </w:rPr>
      </w:pPr>
      <w:r w:rsidRPr="00901439">
        <w:rPr>
          <w:rFonts w:cs="Calibri"/>
          <w:sz w:val="18"/>
          <w:szCs w:val="18"/>
        </w:rPr>
        <w:t>The question is to ask what databases are supported by Sqoop. You can use Sqoop with any other JDBC-compliant database. First, download the appropriate JDBC driver for the type of database you want to import, and install the .jar file in the $SQOOP_HOME/lib directory on your client machine.</w:t>
      </w:r>
    </w:p>
    <w:p w:rsidR="00171494" w:rsidRPr="00901439" w:rsidRDefault="00171494" w:rsidP="00171494"/>
    <w:p w:rsidR="00BB6A42" w:rsidRPr="00901439" w:rsidRDefault="00BB6A42" w:rsidP="006C4965">
      <w:pPr>
        <w:widowControl w:val="0"/>
        <w:autoSpaceDE w:val="0"/>
        <w:autoSpaceDN w:val="0"/>
        <w:adjustRightInd w:val="0"/>
        <w:spacing w:line="240" w:lineRule="auto"/>
        <w:rPr>
          <w:rFonts w:ascii="Verdana" w:hAnsi="Verdana"/>
          <w:color w:val="333333"/>
          <w:sz w:val="21"/>
          <w:szCs w:val="21"/>
        </w:rPr>
      </w:pPr>
    </w:p>
    <w:p w:rsidR="009F4B4F" w:rsidRPr="00901439" w:rsidRDefault="009F4B4F" w:rsidP="009F4B4F">
      <w:pPr>
        <w:spacing w:before="0" w:after="0" w:line="240" w:lineRule="auto"/>
        <w:rPr>
          <w:rFonts w:asciiTheme="minorHAnsi" w:hAnsiTheme="minorHAnsi" w:cstheme="minorHAnsi"/>
          <w:bCs/>
          <w:caps/>
          <w:sz w:val="24"/>
          <w:szCs w:val="24"/>
        </w:rPr>
      </w:pPr>
    </w:p>
    <w:p w:rsidR="009F4B4F" w:rsidRPr="00901439" w:rsidRDefault="009F4B4F" w:rsidP="009F4B4F">
      <w:pPr>
        <w:pStyle w:val="Heading1"/>
        <w:rPr>
          <w:rFonts w:asciiTheme="minorHAnsi" w:hAnsiTheme="minorHAnsi" w:cstheme="minorHAnsi"/>
          <w:b w:val="0"/>
          <w:sz w:val="24"/>
          <w:szCs w:val="24"/>
        </w:rPr>
      </w:pPr>
      <w:bookmarkStart w:id="243" w:name="_Toc481554860"/>
      <w:r w:rsidRPr="00901439">
        <w:rPr>
          <w:rFonts w:asciiTheme="minorHAnsi" w:hAnsiTheme="minorHAnsi" w:cstheme="minorHAnsi"/>
          <w:b w:val="0"/>
          <w:sz w:val="24"/>
          <w:szCs w:val="24"/>
        </w:rPr>
        <w:t>Inceptize Running Notes</w:t>
      </w:r>
      <w:bookmarkEnd w:id="243"/>
    </w:p>
    <w:p w:rsidR="009F4B4F" w:rsidRPr="00901439" w:rsidRDefault="009F4B4F" w:rsidP="006C2987">
      <w:pPr>
        <w:shd w:val="clear" w:color="auto" w:fill="FFFFFF"/>
        <w:spacing w:before="0" w:after="158" w:line="240" w:lineRule="auto"/>
        <w:jc w:val="both"/>
        <w:rPr>
          <w:rFonts w:ascii="Helvetica" w:hAnsi="Helvetica" w:cs="Helvetica"/>
          <w:color w:val="2C3E50"/>
          <w:sz w:val="24"/>
          <w:szCs w:val="24"/>
          <w:lang w:bidi="ar-SA"/>
        </w:rPr>
      </w:pPr>
    </w:p>
    <w:p w:rsidR="00604F74" w:rsidRPr="00901439" w:rsidRDefault="00604F74" w:rsidP="006C2987">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6C2987">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http://pig.apache.org/docs/r0.9.1/api/org/apache/pig/piggybank/storage/CSVExcelStorage.html</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Hive is a HQL layer on top of hadoop that provides layer for performing OLAP or QL Analysis using MR as processing engine and hdfs as storage layer.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--&gt;</w:t>
      </w:r>
      <w:r w:rsidRPr="00901439">
        <w:rPr>
          <w:rFonts w:ascii="Helvetica" w:hAnsi="Helvetica" w:cs="Helvetica"/>
          <w:color w:val="2C3E50"/>
          <w:sz w:val="24"/>
          <w:szCs w:val="24"/>
          <w:lang w:bidi="ar-SA"/>
        </w:rPr>
        <w:tab/>
        <w:t>ELT Model, varacity of the data is more if you store the data in raw form.</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--&gt;</w:t>
      </w:r>
      <w:r w:rsidRPr="00901439">
        <w:rPr>
          <w:rFonts w:ascii="Helvetica" w:hAnsi="Helvetica" w:cs="Helvetica"/>
          <w:color w:val="2C3E50"/>
          <w:sz w:val="24"/>
          <w:szCs w:val="24"/>
          <w:lang w:bidi="ar-SA"/>
        </w:rPr>
        <w:tab/>
        <w:t>HQL is used</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***********************************************6feb2016</w:t>
      </w:r>
      <w:r w:rsidRPr="00901439">
        <w:rPr>
          <w:rFonts w:ascii="Helvetica" w:hAnsi="Helvetica" w:cs="Helvetica"/>
          <w:color w:val="2C3E50"/>
          <w:sz w:val="24"/>
          <w:szCs w:val="24"/>
          <w:lang w:bidi="ar-SA"/>
        </w:rPr>
        <w:tab/>
      </w:r>
      <w:r w:rsidRPr="00901439">
        <w:rPr>
          <w:rFonts w:ascii="Helvetica" w:hAnsi="Helvetica" w:cs="Helvetica"/>
          <w:color w:val="2C3E50"/>
          <w:sz w:val="24"/>
          <w:szCs w:val="24"/>
          <w:lang w:bidi="ar-SA"/>
        </w:rPr>
        <w:tab/>
        <w:t>Hbase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Hbase will provide the capabilites more than- rdbms-especially huge data handling, joining, real time queirs,low latncy response etc.</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It can handle 50k column, no need to join,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Example for NoSQL:</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Document oriented --Mango DB.</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lastRenderedPageBreak/>
        <w:tab/>
        <w:t xml:space="preserve">/*no joins are required */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 u don't mofiy</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Internally its stored as Json or xml.</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used for mobile application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Graph DB--</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Linkedin, Facebook uses Graph db- easy to handle heirarchy data.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Nodes and vertex, each person is node and check how related to other person.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Column Oriented--</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casandra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Hbase (column oriented)</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dynamic schemas-- no relational model</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auto sharing</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replication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integrated cache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performacne, flexible,no joins, low cost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CAP Theorem:</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 xml:space="preserve">1.Consistecy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2.Partitioning</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3.Availability</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Hbase is a hadoops DB which provides distibuted storage &amp; retrival machanism using hdfs as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Java api for retrival and processing., column oriented,stores the data in  H files.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if the DML is performed it can happen in memory where us in RDMS DML has to happen in Disc.</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lastRenderedPageBreak/>
        <w:tab/>
        <w:t>-Hbase as in memeory</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-Wirte many read meany</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is good for performaing DML in OLTP</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is schema.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will not use Map reduce.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will use Java APIs for getting and putting data.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Hbase Storage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-table -- collection of row, its similar to database, you have single table have the customer, sales in the same record</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-Column -- collection of key value pair.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-cell -- Each value of the column.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-timestamp -- version of the cell.</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-Memstore -- used for update/deleet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 xml:space="preserve">-BlockCache-- Used for Read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t>-We ahve 8 region server, 8 region (similar to table), Each table as 4 column fam</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ily, h File will be fore in the 200+ node.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ORC Snappy provides very good performance is Hive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b/>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lastRenderedPageBreak/>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Advantage of Tiz over Hive: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Assume,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TIz is DAG , Hive is Non DAG,</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TEZ Reusability of container - &gt; you avoid the Container creation issue.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TEZ will write the intermediant data in Memory and final o/p is HDFS, MR writes to HDFs,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TEZ, MR is dynamic.</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1. Single container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 reduce;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compo</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combiner: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Combiner ,works on mapper and reducer phase.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Combiner reduces network traffic.</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Combiner users reducer code, just need to extend it.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no of execution of combiner cann't be predicted it depends on the data. Mapper and reducer its not the case.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Combiner will work only on associative and commutative princile.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lastRenderedPageBreak/>
        <w:t>No of MApper is equal to no of input split.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No of mapper is less than or equal to no of block.</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No of reducer is equal to number of partitions.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 reduce reads the data from  HDFS based on key value pairs using byte off set value through input split.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Byte offset value will be the key and one record will be value for that key. (if file format is textinputformat)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Mapper producess the o/p in key values pairs and spilled to local FS.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Mapper istance runs based on number of line.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Record reader reads the record based on the input format from the input format, whihc inturn reads from input split.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Joins are optizied in Hive and Pig.. In Mapper reduce we need to manage it.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Shuffler: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data from the local FS from various Mapper node to container memory of various reducer.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Input format types: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Textinputformat --&gt; unstructed data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Keyvaluetextinputformat --&gt; structured data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Nlineinputformat --&gt; Mapper instances are reduced , and its not equal to number of records (merges line.)</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Writable comparison --- Need more explation.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Map side join: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When you have 2 data set, one data set having 1million records (data in multiple blocks-- B,c,D) and other is having 1000 records (single data node-- A).</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Then Data in Node A will be moved to all other node B,C,D, hence data i/o will be less. You also have Reducer side Join.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 Reducer: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Mapper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Reducer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Driver</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Note: if I can write the customized Reducer code extra there would be one more components.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Driver: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Main Method will be called.</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 xml:space="preserve">Provide the cofigration info, </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input format all configurations.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configuration conf = new configuration();</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Configuration is Class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create a object called conf.</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Job job = new Job(conf, "Trnding")</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Job is a class</w:t>
      </w:r>
    </w:p>
    <w:p w:rsidR="009F4B4F" w:rsidRPr="00901439" w:rsidRDefault="009F4B4F" w:rsidP="009F4B4F">
      <w:pPr>
        <w:shd w:val="clear" w:color="auto" w:fill="FFFFFF"/>
        <w:spacing w:before="0" w:after="158" w:line="240" w:lineRule="auto"/>
        <w:jc w:val="both"/>
        <w:rPr>
          <w:rFonts w:ascii="Helvetica" w:hAnsi="Helvetica" w:cs="Helvetica"/>
          <w:color w:val="2C3E50"/>
          <w:sz w:val="24"/>
          <w:szCs w:val="24"/>
          <w:lang w:bidi="ar-SA"/>
        </w:rPr>
      </w:pPr>
      <w:r w:rsidRPr="00901439">
        <w:rPr>
          <w:rFonts w:ascii="Helvetica" w:hAnsi="Helvetica" w:cs="Helvetica"/>
          <w:color w:val="2C3E50"/>
          <w:sz w:val="24"/>
          <w:szCs w:val="24"/>
          <w:lang w:bidi="ar-SA"/>
        </w:rPr>
        <w:t>job is a object.</w:t>
      </w:r>
    </w:p>
    <w:p w:rsidR="006C2987" w:rsidRPr="00901439" w:rsidRDefault="006C2987" w:rsidP="006C2987">
      <w:pPr>
        <w:shd w:val="clear" w:color="auto" w:fill="FFFFFF"/>
        <w:spacing w:before="0" w:after="158" w:line="240" w:lineRule="auto"/>
        <w:jc w:val="both"/>
        <w:rPr>
          <w:rFonts w:ascii="Helvetica" w:hAnsi="Helvetica" w:cs="Helvetica"/>
          <w:color w:val="2C3E50"/>
          <w:sz w:val="24"/>
          <w:szCs w:val="24"/>
          <w:lang w:bidi="ar-SA"/>
        </w:rPr>
      </w:pPr>
    </w:p>
    <w:p w:rsidR="00153D45" w:rsidRPr="00901439" w:rsidRDefault="008E4814" w:rsidP="00153D45">
      <w:pPr>
        <w:pStyle w:val="Heading2"/>
        <w:rPr>
          <w:rFonts w:asciiTheme="minorHAnsi" w:hAnsiTheme="minorHAnsi" w:cstheme="minorHAnsi"/>
          <w:sz w:val="24"/>
          <w:szCs w:val="24"/>
        </w:rPr>
      </w:pPr>
      <w:bookmarkStart w:id="244" w:name="_Toc481554861"/>
      <w:r w:rsidRPr="00901439">
        <w:rPr>
          <w:rFonts w:asciiTheme="minorHAnsi" w:hAnsiTheme="minorHAnsi" w:cstheme="minorHAnsi"/>
          <w:sz w:val="24"/>
          <w:szCs w:val="24"/>
        </w:rPr>
        <w:t>H</w:t>
      </w:r>
      <w:r w:rsidR="00E929BC" w:rsidRPr="00901439">
        <w:rPr>
          <w:rFonts w:asciiTheme="minorHAnsi" w:hAnsiTheme="minorHAnsi" w:cstheme="minorHAnsi"/>
          <w:sz w:val="24"/>
          <w:szCs w:val="24"/>
        </w:rPr>
        <w:t>adoo</w:t>
      </w:r>
      <w:r w:rsidR="00EF45FC" w:rsidRPr="00901439">
        <w:rPr>
          <w:rFonts w:asciiTheme="minorHAnsi" w:hAnsiTheme="minorHAnsi" w:cstheme="minorHAnsi"/>
          <w:sz w:val="24"/>
          <w:szCs w:val="24"/>
        </w:rPr>
        <w:t>p</w:t>
      </w:r>
      <w:r w:rsidR="00E929BC" w:rsidRPr="00901439">
        <w:rPr>
          <w:rFonts w:asciiTheme="minorHAnsi" w:hAnsiTheme="minorHAnsi" w:cstheme="minorHAnsi"/>
          <w:sz w:val="24"/>
          <w:szCs w:val="24"/>
        </w:rPr>
        <w:t>-Hive</w:t>
      </w:r>
      <w:bookmarkEnd w:id="244"/>
    </w:p>
    <w:p w:rsidR="006C2987" w:rsidRPr="00901439" w:rsidRDefault="00E929B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t>Structured/semi structured Data in HDFS logically into Tables.</w:t>
      </w:r>
    </w:p>
    <w:p w:rsidR="00EF45FC" w:rsidRPr="00901439" w:rsidRDefault="00E929B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lastRenderedPageBreak/>
        <w:t>Uses the HiveQL Language.Very similar to SQL.</w:t>
      </w:r>
    </w:p>
    <w:p w:rsidR="00EF45FC" w:rsidRPr="00901439" w:rsidRDefault="00EF45F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t>Turns HiveQL into Map Reduce Jobs.</w:t>
      </w:r>
    </w:p>
    <w:p w:rsidR="00EF45FC" w:rsidRPr="00901439" w:rsidRDefault="00EF45F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t>Uses Map-Reduce for execution and HDFS for storage – but any system that implements Hadoop FS API.</w:t>
      </w:r>
    </w:p>
    <w:p w:rsidR="00EF45FC" w:rsidRPr="00901439" w:rsidRDefault="00EF45F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t>Structured data with rich data types (structs, lists and maps).</w:t>
      </w:r>
    </w:p>
    <w:p w:rsidR="00EF45FC" w:rsidRPr="00901439" w:rsidRDefault="00EF45FC" w:rsidP="008B5C49">
      <w:pPr>
        <w:pStyle w:val="ListParagraph"/>
        <w:numPr>
          <w:ilvl w:val="0"/>
          <w:numId w:val="11"/>
        </w:numPr>
        <w:rPr>
          <w:rFonts w:cs="Calibri"/>
          <w:color w:val="262626"/>
          <w:sz w:val="22"/>
          <w:szCs w:val="22"/>
          <w:lang w:bidi="ar-SA"/>
        </w:rPr>
      </w:pPr>
      <w:r w:rsidRPr="00901439">
        <w:rPr>
          <w:rFonts w:cs="Calibri"/>
          <w:color w:val="262626"/>
          <w:sz w:val="22"/>
          <w:szCs w:val="22"/>
          <w:lang w:bidi="ar-SA"/>
        </w:rPr>
        <w:t>Directly query data from different formats (text/binary) and file formats (Flat/Sequence).</w:t>
      </w:r>
    </w:p>
    <w:p w:rsidR="00EF45FC" w:rsidRPr="00901439" w:rsidRDefault="00EF45FC" w:rsidP="008B5C49">
      <w:pPr>
        <w:pStyle w:val="ListParagraph"/>
        <w:numPr>
          <w:ilvl w:val="0"/>
          <w:numId w:val="11"/>
        </w:numPr>
        <w:autoSpaceDE w:val="0"/>
        <w:autoSpaceDN w:val="0"/>
        <w:adjustRightInd w:val="0"/>
        <w:spacing w:before="0" w:after="0" w:line="240" w:lineRule="auto"/>
        <w:rPr>
          <w:rFonts w:cs="Calibri"/>
          <w:color w:val="262626"/>
          <w:sz w:val="22"/>
          <w:szCs w:val="22"/>
          <w:lang w:bidi="ar-SA"/>
        </w:rPr>
      </w:pPr>
      <w:r w:rsidRPr="00901439">
        <w:rPr>
          <w:rFonts w:cs="Calibri"/>
          <w:color w:val="262626"/>
          <w:sz w:val="22"/>
          <w:szCs w:val="22"/>
          <w:lang w:bidi="ar-SA"/>
        </w:rPr>
        <w:t>SQL as a familiar programming tool and for standard analytics.</w:t>
      </w:r>
    </w:p>
    <w:p w:rsidR="00EF45FC" w:rsidRPr="00901439" w:rsidRDefault="00EF45FC" w:rsidP="008B5C49">
      <w:pPr>
        <w:pStyle w:val="ListParagraph"/>
        <w:numPr>
          <w:ilvl w:val="0"/>
          <w:numId w:val="11"/>
        </w:numPr>
        <w:autoSpaceDE w:val="0"/>
        <w:autoSpaceDN w:val="0"/>
        <w:adjustRightInd w:val="0"/>
        <w:spacing w:before="0" w:after="0" w:line="240" w:lineRule="auto"/>
        <w:rPr>
          <w:rFonts w:cs="Calibri"/>
          <w:color w:val="FF0000"/>
          <w:sz w:val="22"/>
          <w:szCs w:val="22"/>
          <w:lang w:bidi="ar-SA"/>
        </w:rPr>
      </w:pPr>
      <w:r w:rsidRPr="00901439">
        <w:rPr>
          <w:rFonts w:cs="Calibri"/>
          <w:color w:val="FF0000"/>
          <w:sz w:val="22"/>
          <w:szCs w:val="22"/>
          <w:lang w:bidi="ar-SA"/>
        </w:rPr>
        <w:t>Allow embedded scripts for extensibility and for nonstandard applications Rich Meta Data to allow data discovery and for optimization</w:t>
      </w:r>
      <w:r w:rsidR="00BD0D7B" w:rsidRPr="00901439">
        <w:rPr>
          <w:rFonts w:cs="Calibri"/>
          <w:color w:val="FF0000"/>
          <w:sz w:val="22"/>
          <w:szCs w:val="22"/>
          <w:lang w:bidi="ar-SA"/>
        </w:rPr>
        <w:t>.</w:t>
      </w:r>
    </w:p>
    <w:p w:rsidR="003D443A" w:rsidRPr="00901439" w:rsidRDefault="003D443A" w:rsidP="008B5C49">
      <w:pPr>
        <w:pStyle w:val="ListParagraph"/>
        <w:numPr>
          <w:ilvl w:val="0"/>
          <w:numId w:val="11"/>
        </w:numPr>
        <w:autoSpaceDE w:val="0"/>
        <w:autoSpaceDN w:val="0"/>
        <w:adjustRightInd w:val="0"/>
        <w:spacing w:before="0" w:after="0" w:line="240" w:lineRule="auto"/>
        <w:rPr>
          <w:rFonts w:cs="Calibri"/>
          <w:color w:val="FF0000"/>
          <w:sz w:val="22"/>
          <w:szCs w:val="22"/>
          <w:lang w:bidi="ar-SA"/>
        </w:rPr>
      </w:pPr>
      <w:r w:rsidRPr="00901439">
        <w:rPr>
          <w:rFonts w:cs="Calibri"/>
          <w:color w:val="FF0000"/>
          <w:sz w:val="22"/>
          <w:szCs w:val="22"/>
          <w:lang w:bidi="ar-SA"/>
        </w:rPr>
        <w:t xml:space="preserve">Hadoop is gengerally build for EL-T </w:t>
      </w:r>
    </w:p>
    <w:p w:rsidR="003D443A" w:rsidRPr="00901439" w:rsidRDefault="003D443A" w:rsidP="003D443A">
      <w:pPr>
        <w:autoSpaceDE w:val="0"/>
        <w:autoSpaceDN w:val="0"/>
        <w:adjustRightInd w:val="0"/>
        <w:spacing w:before="0" w:after="0" w:line="240" w:lineRule="auto"/>
        <w:rPr>
          <w:rFonts w:cs="Calibri"/>
          <w:color w:val="FF0000"/>
          <w:sz w:val="22"/>
          <w:szCs w:val="22"/>
          <w:lang w:bidi="ar-SA"/>
        </w:rPr>
      </w:pPr>
      <w:r w:rsidRPr="00901439">
        <w:rPr>
          <w:rFonts w:cs="Calibri"/>
          <w:noProof/>
          <w:color w:val="FF0000"/>
          <w:sz w:val="22"/>
          <w:szCs w:val="22"/>
          <w:lang w:bidi="ar-SA"/>
        </w:rPr>
        <w:drawing>
          <wp:inline distT="0" distB="0" distL="0" distR="0">
            <wp:extent cx="5731510" cy="179614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31510" cy="1796142"/>
                    </a:xfrm>
                    <a:prstGeom prst="rect">
                      <a:avLst/>
                    </a:prstGeom>
                    <a:noFill/>
                    <a:ln w="9525">
                      <a:noFill/>
                      <a:miter lim="800000"/>
                      <a:headEnd/>
                      <a:tailEnd/>
                    </a:ln>
                  </pic:spPr>
                </pic:pic>
              </a:graphicData>
            </a:graphic>
          </wp:inline>
        </w:drawing>
      </w:r>
    </w:p>
    <w:p w:rsidR="003D443A" w:rsidRPr="00901439" w:rsidRDefault="003D443A" w:rsidP="003D443A">
      <w:pPr>
        <w:autoSpaceDE w:val="0"/>
        <w:autoSpaceDN w:val="0"/>
        <w:adjustRightInd w:val="0"/>
        <w:spacing w:before="0" w:after="0" w:line="240" w:lineRule="auto"/>
        <w:rPr>
          <w:rFonts w:cs="Calibri"/>
          <w:color w:val="FF0000"/>
          <w:sz w:val="22"/>
          <w:szCs w:val="22"/>
          <w:lang w:bidi="ar-SA"/>
        </w:rPr>
      </w:pPr>
    </w:p>
    <w:p w:rsidR="003D443A" w:rsidRPr="00901439" w:rsidRDefault="003D443A" w:rsidP="003D443A">
      <w:pPr>
        <w:autoSpaceDE w:val="0"/>
        <w:autoSpaceDN w:val="0"/>
        <w:adjustRightInd w:val="0"/>
        <w:spacing w:before="0" w:after="0" w:line="240" w:lineRule="auto"/>
        <w:rPr>
          <w:rFonts w:cs="Calibri"/>
          <w:color w:val="FF0000"/>
          <w:sz w:val="22"/>
          <w:szCs w:val="22"/>
          <w:lang w:bidi="ar-SA"/>
        </w:rPr>
      </w:pPr>
      <w:r w:rsidRPr="00901439">
        <w:rPr>
          <w:rFonts w:cs="Calibri"/>
          <w:noProof/>
          <w:color w:val="FF0000"/>
          <w:sz w:val="22"/>
          <w:szCs w:val="22"/>
          <w:lang w:bidi="ar-SA"/>
        </w:rPr>
        <w:drawing>
          <wp:inline distT="0" distB="0" distL="0" distR="0">
            <wp:extent cx="4638675" cy="29813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4638675" cy="2981325"/>
                    </a:xfrm>
                    <a:prstGeom prst="rect">
                      <a:avLst/>
                    </a:prstGeom>
                    <a:noFill/>
                    <a:ln w="9525">
                      <a:noFill/>
                      <a:miter lim="800000"/>
                      <a:headEnd/>
                      <a:tailEnd/>
                    </a:ln>
                  </pic:spPr>
                </pic:pic>
              </a:graphicData>
            </a:graphic>
          </wp:inline>
        </w:drawing>
      </w:r>
    </w:p>
    <w:p w:rsidR="003D443A" w:rsidRPr="00901439" w:rsidRDefault="003D443A" w:rsidP="003D443A">
      <w:pPr>
        <w:autoSpaceDE w:val="0"/>
        <w:autoSpaceDN w:val="0"/>
        <w:adjustRightInd w:val="0"/>
        <w:spacing w:before="0" w:after="0" w:line="240" w:lineRule="auto"/>
        <w:rPr>
          <w:rFonts w:cs="Calibri"/>
          <w:color w:val="FF0000"/>
          <w:sz w:val="22"/>
          <w:szCs w:val="22"/>
          <w:lang w:bidi="ar-SA"/>
        </w:rPr>
      </w:pPr>
    </w:p>
    <w:p w:rsidR="003D443A" w:rsidRPr="00901439" w:rsidRDefault="003D443A" w:rsidP="003D443A">
      <w:pPr>
        <w:autoSpaceDE w:val="0"/>
        <w:autoSpaceDN w:val="0"/>
        <w:adjustRightInd w:val="0"/>
        <w:spacing w:before="0" w:after="0" w:line="240" w:lineRule="auto"/>
        <w:rPr>
          <w:rFonts w:ascii="Calibri,Bold" w:hAnsi="Calibri,Bold" w:cs="Calibri,Bold"/>
          <w:bCs/>
          <w:color w:val="262626"/>
          <w:sz w:val="22"/>
          <w:szCs w:val="22"/>
          <w:lang w:bidi="ar-SA"/>
        </w:rPr>
      </w:pPr>
      <w:r w:rsidRPr="00901439">
        <w:rPr>
          <w:rFonts w:ascii="Calibri,Bold" w:hAnsi="Calibri,Bold" w:cs="Calibri,Bold"/>
          <w:bCs/>
          <w:color w:val="262626"/>
          <w:sz w:val="22"/>
          <w:szCs w:val="22"/>
          <w:lang w:bidi="ar-SA"/>
        </w:rPr>
        <w:t>Hive is good for</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Works best for Batch processing and OLAP needs.</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Provides SQL like environment and easily adaptable.</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Capable of storing and processing huge volume of structure and semi structure data with</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cs="Calibri"/>
          <w:color w:val="262626"/>
          <w:sz w:val="22"/>
          <w:szCs w:val="22"/>
          <w:lang w:bidi="ar-SA"/>
        </w:rPr>
        <w:t>minimal coding effort.</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Uses schema on read instead of schema on write, hence true raw data can be stored.</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It is familiar, fast, scalable, and extensible.</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p>
    <w:p w:rsidR="003D443A" w:rsidRPr="00901439" w:rsidRDefault="003D443A" w:rsidP="003D443A">
      <w:pPr>
        <w:autoSpaceDE w:val="0"/>
        <w:autoSpaceDN w:val="0"/>
        <w:adjustRightInd w:val="0"/>
        <w:spacing w:before="0" w:after="0" w:line="240" w:lineRule="auto"/>
        <w:rPr>
          <w:rFonts w:ascii="Calibri,Bold" w:hAnsi="Calibri,Bold" w:cs="Calibri,Bold"/>
          <w:bCs/>
          <w:color w:val="262626"/>
          <w:sz w:val="22"/>
          <w:szCs w:val="22"/>
          <w:lang w:bidi="ar-SA"/>
        </w:rPr>
      </w:pPr>
      <w:r w:rsidRPr="00901439">
        <w:rPr>
          <w:rFonts w:ascii="Calibri,Bold" w:hAnsi="Calibri,Bold" w:cs="Calibri,Bold"/>
          <w:bCs/>
          <w:color w:val="262626"/>
          <w:sz w:val="22"/>
          <w:szCs w:val="22"/>
          <w:lang w:bidi="ar-SA"/>
        </w:rPr>
        <w:t>Hive is not good for</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OLTP requirements where frequent changes happen in data.</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lastRenderedPageBreak/>
        <w:t></w:t>
      </w:r>
      <w:r w:rsidRPr="00901439">
        <w:rPr>
          <w:rFonts w:ascii="Symbol" w:hAnsi="Symbol" w:cs="Symbol"/>
          <w:color w:val="262626"/>
          <w:sz w:val="22"/>
          <w:szCs w:val="22"/>
          <w:lang w:bidi="ar-SA"/>
        </w:rPr>
        <w:t></w:t>
      </w:r>
      <w:r w:rsidRPr="00901439">
        <w:rPr>
          <w:rFonts w:cs="Calibri"/>
          <w:color w:val="262626"/>
          <w:sz w:val="22"/>
          <w:szCs w:val="22"/>
          <w:lang w:bidi="ar-SA"/>
        </w:rPr>
        <w:t>Not a relational database, it is a complementary approach to data warehouse on top of Hadoop.</w:t>
      </w:r>
    </w:p>
    <w:p w:rsidR="003D443A" w:rsidRPr="00901439" w:rsidRDefault="003D443A" w:rsidP="003D443A">
      <w:pPr>
        <w:autoSpaceDE w:val="0"/>
        <w:autoSpaceDN w:val="0"/>
        <w:adjustRightInd w:val="0"/>
        <w:spacing w:before="0" w:after="0" w:line="240" w:lineRule="auto"/>
        <w:rPr>
          <w:rFonts w:cs="Calibri"/>
          <w:color w:val="262626"/>
          <w:sz w:val="22"/>
          <w:szCs w:val="22"/>
          <w:lang w:bidi="ar-SA"/>
        </w:rPr>
      </w:pPr>
      <w:r w:rsidRPr="00901439">
        <w:rPr>
          <w:rFonts w:ascii="Symbol" w:hAnsi="Symbol" w:cs="Symbol"/>
          <w:color w:val="262626"/>
          <w:sz w:val="22"/>
          <w:szCs w:val="22"/>
          <w:lang w:bidi="ar-SA"/>
        </w:rPr>
        <w:t></w:t>
      </w:r>
      <w:r w:rsidRPr="00901439">
        <w:rPr>
          <w:rFonts w:ascii="Symbol" w:hAnsi="Symbol" w:cs="Symbol"/>
          <w:color w:val="262626"/>
          <w:sz w:val="22"/>
          <w:szCs w:val="22"/>
          <w:lang w:bidi="ar-SA"/>
        </w:rPr>
        <w:t></w:t>
      </w:r>
      <w:r w:rsidRPr="00901439">
        <w:rPr>
          <w:rFonts w:cs="Calibri"/>
          <w:color w:val="262626"/>
          <w:sz w:val="22"/>
          <w:szCs w:val="22"/>
          <w:lang w:bidi="ar-SA"/>
        </w:rPr>
        <w:t>Not good for real-time and interactive low latency queries.</w:t>
      </w:r>
    </w:p>
    <w:p w:rsidR="00D91FF8" w:rsidRPr="00901439" w:rsidRDefault="00D91FF8" w:rsidP="003D443A">
      <w:pPr>
        <w:autoSpaceDE w:val="0"/>
        <w:autoSpaceDN w:val="0"/>
        <w:adjustRightInd w:val="0"/>
        <w:spacing w:before="0" w:after="0" w:line="240" w:lineRule="auto"/>
        <w:rPr>
          <w:rFonts w:cs="Calibri"/>
          <w:color w:val="262626"/>
          <w:sz w:val="22"/>
          <w:szCs w:val="22"/>
          <w:lang w:bidi="ar-SA"/>
        </w:rPr>
      </w:pPr>
    </w:p>
    <w:p w:rsidR="00D91FF8" w:rsidRPr="00901439" w:rsidRDefault="00D91FF8" w:rsidP="003D443A">
      <w:pPr>
        <w:autoSpaceDE w:val="0"/>
        <w:autoSpaceDN w:val="0"/>
        <w:adjustRightInd w:val="0"/>
        <w:spacing w:before="0" w:after="0" w:line="240" w:lineRule="auto"/>
        <w:rPr>
          <w:rFonts w:cs="Calibri"/>
          <w:color w:val="262626"/>
          <w:sz w:val="22"/>
          <w:szCs w:val="22"/>
          <w:lang w:bidi="ar-SA"/>
        </w:rPr>
      </w:pPr>
    </w:p>
    <w:p w:rsidR="00D91FF8" w:rsidRPr="00901439" w:rsidRDefault="00D91FF8" w:rsidP="003D443A">
      <w:pPr>
        <w:autoSpaceDE w:val="0"/>
        <w:autoSpaceDN w:val="0"/>
        <w:adjustRightInd w:val="0"/>
        <w:spacing w:before="0" w:after="0" w:line="240" w:lineRule="auto"/>
        <w:rPr>
          <w:rFonts w:cs="Calibri"/>
          <w:color w:val="262626"/>
          <w:sz w:val="22"/>
          <w:szCs w:val="22"/>
          <w:lang w:bidi="ar-SA"/>
        </w:rPr>
      </w:pPr>
    </w:p>
    <w:p w:rsidR="00D91FF8" w:rsidRPr="00901439" w:rsidRDefault="00D91FF8" w:rsidP="003D443A">
      <w:pPr>
        <w:autoSpaceDE w:val="0"/>
        <w:autoSpaceDN w:val="0"/>
        <w:adjustRightInd w:val="0"/>
        <w:spacing w:before="0" w:after="0" w:line="240" w:lineRule="auto"/>
        <w:rPr>
          <w:rFonts w:cs="Calibri"/>
          <w:color w:val="FF0000"/>
          <w:sz w:val="22"/>
          <w:szCs w:val="22"/>
          <w:lang w:bidi="ar-SA"/>
        </w:rPr>
      </w:pPr>
      <w:r w:rsidRPr="00901439">
        <w:rPr>
          <w:rFonts w:cs="Calibri"/>
          <w:noProof/>
          <w:color w:val="FF0000"/>
          <w:sz w:val="22"/>
          <w:szCs w:val="22"/>
          <w:lang w:bidi="ar-SA"/>
        </w:rPr>
        <w:drawing>
          <wp:inline distT="0" distB="0" distL="0" distR="0">
            <wp:extent cx="5731510" cy="409486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731510" cy="4094860"/>
                    </a:xfrm>
                    <a:prstGeom prst="rect">
                      <a:avLst/>
                    </a:prstGeom>
                    <a:noFill/>
                    <a:ln w="9525">
                      <a:noFill/>
                      <a:miter lim="800000"/>
                      <a:headEnd/>
                      <a:tailEnd/>
                    </a:ln>
                  </pic:spPr>
                </pic:pic>
              </a:graphicData>
            </a:graphic>
          </wp:inline>
        </w:drawing>
      </w:r>
    </w:p>
    <w:p w:rsidR="00D91FF8" w:rsidRPr="00901439" w:rsidRDefault="00D91FF8" w:rsidP="003D443A">
      <w:pPr>
        <w:autoSpaceDE w:val="0"/>
        <w:autoSpaceDN w:val="0"/>
        <w:adjustRightInd w:val="0"/>
        <w:spacing w:before="0" w:after="0" w:line="240" w:lineRule="auto"/>
        <w:rPr>
          <w:rFonts w:cs="Calibri"/>
          <w:color w:val="FF0000"/>
          <w:sz w:val="22"/>
          <w:szCs w:val="22"/>
          <w:lang w:bidi="ar-SA"/>
        </w:rPr>
      </w:pPr>
    </w:p>
    <w:p w:rsidR="00EF45FC" w:rsidRPr="00901439" w:rsidRDefault="00D91FF8" w:rsidP="00EF45FC">
      <w:pPr>
        <w:rPr>
          <w:rFonts w:cs="Calibri"/>
          <w:color w:val="262626"/>
          <w:sz w:val="22"/>
          <w:szCs w:val="22"/>
          <w:lang w:bidi="ar-SA"/>
        </w:rPr>
      </w:pPr>
      <w:r w:rsidRPr="00901439">
        <w:rPr>
          <w:rFonts w:cs="Calibri"/>
          <w:noProof/>
          <w:color w:val="262626"/>
          <w:sz w:val="22"/>
          <w:szCs w:val="22"/>
          <w:lang w:bidi="ar-SA"/>
        </w:rPr>
        <w:lastRenderedPageBreak/>
        <w:drawing>
          <wp:inline distT="0" distB="0" distL="0" distR="0">
            <wp:extent cx="5731510" cy="363389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5731510" cy="3633896"/>
                    </a:xfrm>
                    <a:prstGeom prst="rect">
                      <a:avLst/>
                    </a:prstGeom>
                    <a:noFill/>
                    <a:ln w="9525">
                      <a:noFill/>
                      <a:miter lim="800000"/>
                      <a:headEnd/>
                      <a:tailEnd/>
                    </a:ln>
                  </pic:spPr>
                </pic:pic>
              </a:graphicData>
            </a:graphic>
          </wp:inline>
        </w:drawing>
      </w:r>
    </w:p>
    <w:p w:rsidR="00612A94" w:rsidRPr="00901439" w:rsidRDefault="00612A94" w:rsidP="00EF45FC">
      <w:pPr>
        <w:rPr>
          <w:rFonts w:cs="Calibri"/>
          <w:color w:val="262626"/>
          <w:sz w:val="22"/>
          <w:szCs w:val="22"/>
          <w:lang w:bidi="ar-SA"/>
        </w:rPr>
      </w:pPr>
      <w:r w:rsidRPr="00901439">
        <w:rPr>
          <w:rFonts w:cs="Calibri"/>
          <w:noProof/>
          <w:color w:val="262626"/>
          <w:sz w:val="22"/>
          <w:szCs w:val="22"/>
          <w:lang w:bidi="ar-SA"/>
        </w:rPr>
        <w:drawing>
          <wp:inline distT="0" distB="0" distL="0" distR="0">
            <wp:extent cx="5731510" cy="125856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srcRect/>
                    <a:stretch>
                      <a:fillRect/>
                    </a:stretch>
                  </pic:blipFill>
                  <pic:spPr bwMode="auto">
                    <a:xfrm>
                      <a:off x="0" y="0"/>
                      <a:ext cx="5731510" cy="1258569"/>
                    </a:xfrm>
                    <a:prstGeom prst="rect">
                      <a:avLst/>
                    </a:prstGeom>
                    <a:noFill/>
                    <a:ln w="9525">
                      <a:noFill/>
                      <a:miter lim="800000"/>
                      <a:headEnd/>
                      <a:tailEnd/>
                    </a:ln>
                  </pic:spPr>
                </pic:pic>
              </a:graphicData>
            </a:graphic>
          </wp:inline>
        </w:drawing>
      </w:r>
    </w:p>
    <w:p w:rsidR="006C2987" w:rsidRPr="00901439" w:rsidRDefault="006C2987" w:rsidP="006C2987"/>
    <w:p w:rsidR="006C2987" w:rsidRPr="00901439" w:rsidRDefault="00612A94" w:rsidP="006C2987">
      <w:r w:rsidRPr="00901439">
        <w:rPr>
          <w:noProof/>
          <w:lang w:bidi="ar-SA"/>
        </w:rPr>
        <w:lastRenderedPageBreak/>
        <w:drawing>
          <wp:inline distT="0" distB="0" distL="0" distR="0">
            <wp:extent cx="5731510" cy="363741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731510" cy="3637415"/>
                    </a:xfrm>
                    <a:prstGeom prst="rect">
                      <a:avLst/>
                    </a:prstGeom>
                    <a:noFill/>
                    <a:ln w="9525">
                      <a:noFill/>
                      <a:miter lim="800000"/>
                      <a:headEnd/>
                      <a:tailEnd/>
                    </a:ln>
                  </pic:spPr>
                </pic:pic>
              </a:graphicData>
            </a:graphic>
          </wp:inline>
        </w:drawing>
      </w:r>
    </w:p>
    <w:bookmarkEnd w:id="4"/>
    <w:p w:rsidR="006C2987" w:rsidRPr="00901439" w:rsidRDefault="006C2987" w:rsidP="006C2987"/>
    <w:p w:rsidR="00612A94" w:rsidRPr="00901439" w:rsidRDefault="00612A94" w:rsidP="006C2987"/>
    <w:p w:rsidR="00612A94" w:rsidRPr="00901439" w:rsidRDefault="00612A94" w:rsidP="006C2987"/>
    <w:p w:rsidR="00612A94" w:rsidRPr="00901439" w:rsidRDefault="00612A94" w:rsidP="006C2987"/>
    <w:p w:rsidR="00612A94" w:rsidRPr="00901439" w:rsidRDefault="00612A94" w:rsidP="006C2987"/>
    <w:p w:rsidR="00612A94" w:rsidRPr="00901439" w:rsidRDefault="00612A94" w:rsidP="006C2987"/>
    <w:p w:rsidR="00612A94" w:rsidRPr="00901439" w:rsidRDefault="00612A94" w:rsidP="006C2987"/>
    <w:p w:rsidR="002731E1" w:rsidRPr="00901439" w:rsidRDefault="002731E1" w:rsidP="006C2987"/>
    <w:p w:rsidR="002731E1" w:rsidRPr="00901439" w:rsidRDefault="002731E1" w:rsidP="006C2987"/>
    <w:p w:rsidR="002731E1" w:rsidRPr="00901439" w:rsidRDefault="002731E1" w:rsidP="006C2987"/>
    <w:p w:rsidR="00F56E5F" w:rsidRPr="00901439" w:rsidRDefault="00F56E5F" w:rsidP="00F56E5F">
      <w:pPr>
        <w:shd w:val="clear" w:color="auto" w:fill="FFFFFF"/>
        <w:spacing w:before="0" w:after="158" w:line="240" w:lineRule="auto"/>
        <w:jc w:val="both"/>
        <w:rPr>
          <w:rFonts w:ascii="Helvetica" w:hAnsi="Helvetica" w:cs="Helvetica"/>
          <w:color w:val="2C3E50"/>
          <w:sz w:val="24"/>
          <w:szCs w:val="24"/>
          <w:lang w:bidi="ar-SA"/>
        </w:rPr>
      </w:pPr>
    </w:p>
    <w:p w:rsidR="00F56E5F" w:rsidRPr="00901439" w:rsidRDefault="00F56E5F" w:rsidP="006C2987">
      <w:pPr>
        <w:pStyle w:val="Heading2"/>
        <w:rPr>
          <w:rFonts w:asciiTheme="minorHAnsi" w:hAnsiTheme="minorHAnsi" w:cstheme="minorHAnsi"/>
          <w:sz w:val="24"/>
          <w:szCs w:val="24"/>
        </w:rPr>
      </w:pPr>
      <w:bookmarkStart w:id="245" w:name="_Toc481554862"/>
      <w:r w:rsidRPr="00901439">
        <w:rPr>
          <w:rFonts w:asciiTheme="minorHAnsi" w:hAnsiTheme="minorHAnsi" w:cstheme="minorHAnsi"/>
          <w:sz w:val="24"/>
          <w:szCs w:val="24"/>
        </w:rPr>
        <w:t>Hadoop-INTERVIEW QUESTION</w:t>
      </w:r>
      <w:r w:rsidR="00C96748" w:rsidRPr="00901439">
        <w:rPr>
          <w:rFonts w:asciiTheme="minorHAnsi" w:hAnsiTheme="minorHAnsi" w:cstheme="minorHAnsi"/>
          <w:sz w:val="24"/>
          <w:szCs w:val="24"/>
        </w:rPr>
        <w:t>S</w:t>
      </w:r>
      <w:bookmarkEnd w:id="245"/>
    </w:p>
    <w:p w:rsidR="00C35E72" w:rsidRPr="00901439" w:rsidRDefault="00C35E72" w:rsidP="00C35E72"/>
    <w:p w:rsidR="0081039E" w:rsidRPr="00901439" w:rsidRDefault="0081039E" w:rsidP="00566CFA">
      <w:pPr>
        <w:pStyle w:val="ListParagraph"/>
        <w:widowControl w:val="0"/>
        <w:numPr>
          <w:ilvl w:val="0"/>
          <w:numId w:val="34"/>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What is your last project and how did you use Hadoop?</w:t>
      </w:r>
    </w:p>
    <w:p w:rsidR="0081039E" w:rsidRPr="00901439" w:rsidRDefault="0081039E" w:rsidP="0081039E">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Have a well constructed answer for this question since most likely this will be your very first question in an interview.</w:t>
      </w:r>
    </w:p>
    <w:p w:rsidR="0081039E" w:rsidRPr="00901439" w:rsidRDefault="0081039E" w:rsidP="00566CFA">
      <w:pPr>
        <w:pStyle w:val="ListParagraph"/>
        <w:widowControl w:val="0"/>
        <w:numPr>
          <w:ilvl w:val="0"/>
          <w:numId w:val="35"/>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Mention about the company in 2 sentences.</w:t>
      </w:r>
    </w:p>
    <w:p w:rsidR="0081039E" w:rsidRPr="00901439" w:rsidRDefault="0081039E" w:rsidP="00566CFA">
      <w:pPr>
        <w:pStyle w:val="ListParagraph"/>
        <w:widowControl w:val="0"/>
        <w:numPr>
          <w:ilvl w:val="0"/>
          <w:numId w:val="35"/>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lastRenderedPageBreak/>
        <w:t>Explain the use case of the project.</w:t>
      </w:r>
    </w:p>
    <w:p w:rsidR="0081039E" w:rsidRPr="00901439" w:rsidRDefault="0081039E" w:rsidP="00566CFA">
      <w:pPr>
        <w:pStyle w:val="ListParagraph"/>
        <w:widowControl w:val="0"/>
        <w:numPr>
          <w:ilvl w:val="0"/>
          <w:numId w:val="35"/>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What are the input data points for Hadoop cluster – Database, flat files from other applications etc.</w:t>
      </w:r>
    </w:p>
    <w:p w:rsidR="0081039E" w:rsidRPr="00901439" w:rsidRDefault="0081039E" w:rsidP="00566CFA">
      <w:pPr>
        <w:pStyle w:val="ListParagraph"/>
        <w:widowControl w:val="0"/>
        <w:numPr>
          <w:ilvl w:val="0"/>
          <w:numId w:val="35"/>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Hadoop ecosystem tools you are using for specific tasks. For e.g. Sqoop for data ingestion, Pig for transformation, Hive for analysis etc.</w:t>
      </w:r>
    </w:p>
    <w:p w:rsidR="0081039E" w:rsidRPr="00901439" w:rsidRDefault="0081039E" w:rsidP="0081039E">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Let’s assume you are working for a big online retail shopping company (Retail Inc.). The answer to the question could be something like below –</w:t>
      </w:r>
    </w:p>
    <w:p w:rsidR="0081039E" w:rsidRPr="00901439" w:rsidRDefault="0081039E" w:rsidP="0081039E">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Retail Inc. is a fast growing online retail website specializing in Men’s and Women’s high fashion apparel. One of the key challenges we face at Retail Inc. is maintaining customer loyalty and to provide them with a customized online shopping experience.</w:t>
      </w:r>
    </w:p>
    <w:p w:rsidR="0081039E" w:rsidRPr="00901439" w:rsidRDefault="0081039E" w:rsidP="0081039E">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Retail Inc. collects and analyzes large amounts of data from our customers 24×7 from several data points – websites, mobile apps, credit card, social media and coupons redemption. Data from these data points could be structured and unstructured in few cases.</w:t>
      </w:r>
    </w:p>
    <w:p w:rsidR="0081039E" w:rsidRPr="00901439" w:rsidRDefault="0081039E" w:rsidP="0081039E">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All this data is collected, aggregated and analyzed in the Hadoop cluster to find customer’s shopping patterns and to provide them with a unique personalized shopping experience. The analysis that is done in our Hadoop cluster help our strategic teams make cross sell, up sell decisions and devise targeted marketing strategies for our customers.</w:t>
      </w:r>
    </w:p>
    <w:p w:rsidR="002C17A3" w:rsidRPr="00901439" w:rsidRDefault="002C17A3" w:rsidP="0081039E">
      <w:pPr>
        <w:widowControl w:val="0"/>
        <w:autoSpaceDE w:val="0"/>
        <w:autoSpaceDN w:val="0"/>
        <w:adjustRightInd w:val="0"/>
        <w:spacing w:line="240" w:lineRule="auto"/>
        <w:rPr>
          <w:rFonts w:asciiTheme="minorHAnsi" w:hAnsiTheme="minorHAnsi" w:cs="Calibri"/>
          <w:sz w:val="22"/>
          <w:szCs w:val="22"/>
        </w:rPr>
      </w:pPr>
    </w:p>
    <w:p w:rsidR="006B0699" w:rsidRPr="00901439" w:rsidRDefault="006B0699" w:rsidP="002D3FD8">
      <w:pPr>
        <w:widowControl w:val="0"/>
        <w:autoSpaceDE w:val="0"/>
        <w:autoSpaceDN w:val="0"/>
        <w:adjustRightInd w:val="0"/>
        <w:spacing w:line="240" w:lineRule="auto"/>
        <w:ind w:firstLine="360"/>
        <w:rPr>
          <w:rFonts w:asciiTheme="minorHAnsi" w:hAnsiTheme="minorHAnsi" w:cs="Calibri"/>
          <w:sz w:val="22"/>
          <w:szCs w:val="22"/>
        </w:rPr>
      </w:pPr>
      <w:r w:rsidRPr="00901439">
        <w:rPr>
          <w:rFonts w:asciiTheme="minorHAnsi" w:hAnsiTheme="minorHAnsi" w:cs="Calibri"/>
          <w:sz w:val="22"/>
          <w:szCs w:val="22"/>
        </w:rPr>
        <w:t xml:space="preserve">2. What are your day to day responsibilities? </w:t>
      </w:r>
    </w:p>
    <w:p w:rsidR="006B0699" w:rsidRPr="00901439" w:rsidRDefault="006B0699"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Explain the key business areas you support. </w:t>
      </w:r>
    </w:p>
    <w:p w:rsidR="006B0699" w:rsidRPr="00901439" w:rsidRDefault="006B0699"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What you support and how – data ingestion, data transformation, administration, optimization etc. </w:t>
      </w:r>
    </w:p>
    <w:p w:rsidR="006B0699" w:rsidRPr="00901439" w:rsidRDefault="006B0699"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Tools you work with – Pig, Hive, Sqoop etc.</w:t>
      </w:r>
    </w:p>
    <w:p w:rsidR="006B0699" w:rsidRPr="00901439" w:rsidRDefault="006B0699" w:rsidP="006B0699">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6B0699" w:rsidRPr="00901439" w:rsidRDefault="006B0699" w:rsidP="006B0699">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 am responsible for the data transformation tasks which are written using PIG scripts and the scripts run every night. I also work with the business to gather business requirements and write, optimize Hive queries for data analysis. I also work with the business to gather new requirements to write transformation tasks using Pig for which I design the data ingestion process using Sqoop.</w:t>
      </w:r>
    </w:p>
    <w:p w:rsidR="002C17A3" w:rsidRPr="00901439" w:rsidRDefault="002C17A3" w:rsidP="002D3FD8">
      <w:pPr>
        <w:widowControl w:val="0"/>
        <w:autoSpaceDE w:val="0"/>
        <w:autoSpaceDN w:val="0"/>
        <w:adjustRightInd w:val="0"/>
        <w:spacing w:line="240" w:lineRule="auto"/>
        <w:rPr>
          <w:rFonts w:asciiTheme="minorHAnsi" w:hAnsiTheme="minorHAnsi" w:cs="Calibri"/>
          <w:sz w:val="22"/>
          <w:szCs w:val="22"/>
        </w:rPr>
      </w:pPr>
    </w:p>
    <w:p w:rsidR="002D3FD8" w:rsidRPr="00901439" w:rsidRDefault="002D3FD8" w:rsidP="002D3FD8">
      <w:pPr>
        <w:widowControl w:val="0"/>
        <w:autoSpaceDE w:val="0"/>
        <w:autoSpaceDN w:val="0"/>
        <w:adjustRightInd w:val="0"/>
        <w:spacing w:line="240" w:lineRule="auto"/>
        <w:ind w:firstLine="360"/>
        <w:rPr>
          <w:rFonts w:asciiTheme="minorHAnsi" w:hAnsiTheme="minorHAnsi" w:cs="Calibri"/>
          <w:sz w:val="22"/>
          <w:szCs w:val="22"/>
        </w:rPr>
      </w:pPr>
      <w:r w:rsidRPr="00901439">
        <w:rPr>
          <w:rFonts w:asciiTheme="minorHAnsi" w:hAnsiTheme="minorHAnsi" w:cs="Calibri"/>
          <w:sz w:val="22"/>
          <w:szCs w:val="22"/>
        </w:rPr>
        <w:t>3. Tell us about your Hadoop cluster?</w:t>
      </w:r>
    </w:p>
    <w:p w:rsidR="002D3FD8" w:rsidRPr="00901439" w:rsidRDefault="002D3FD8" w:rsidP="002D3FD8">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Here are few items to keep in mind when you construct an answer.</w:t>
      </w:r>
    </w:p>
    <w:p w:rsidR="002D3FD8" w:rsidRPr="00901439" w:rsidRDefault="002D3FD8"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Distribution and version used – For e.g. CDH4 or HDP2</w:t>
      </w:r>
    </w:p>
    <w:p w:rsidR="002D3FD8" w:rsidRPr="00901439" w:rsidRDefault="002D3FD8"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No of nodes – For e.g. 60 node cluster</w:t>
      </w:r>
    </w:p>
    <w:p w:rsidR="002D3FD8" w:rsidRPr="00901439" w:rsidRDefault="002D3FD8"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Data volume of the cluster – For e.g. 60 TB cluster (180 TB with replication factor of 3)</w:t>
      </w:r>
    </w:p>
    <w:p w:rsidR="002D3FD8" w:rsidRPr="00901439" w:rsidRDefault="002D3FD8"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Mention whether you are running Hadoop 1 or Hadoop 2 – For e.g. YARN or JobTracker setup</w:t>
      </w:r>
    </w:p>
    <w:p w:rsidR="002D3FD8" w:rsidRPr="00901439" w:rsidRDefault="002D3FD8" w:rsidP="00566CFA">
      <w:pPr>
        <w:pStyle w:val="ListParagraph"/>
        <w:widowControl w:val="0"/>
        <w:numPr>
          <w:ilvl w:val="0"/>
          <w:numId w:val="36"/>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Special setup (if any) – HA, Federation etc.</w:t>
      </w:r>
    </w:p>
    <w:p w:rsidR="002D3FD8" w:rsidRPr="00901439" w:rsidRDefault="002D3FD8" w:rsidP="002D3FD8">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2D3FD8" w:rsidRPr="00901439" w:rsidRDefault="002D3FD8" w:rsidP="002D3FD8">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We are running a CDH4 cluster with 120 Nodes. Our total data volume is 200 TB with a replication factor of 3. Our NameNode setup is configured in an Active-Standby High Availability setup. Our </w:t>
      </w:r>
      <w:r w:rsidRPr="00901439">
        <w:rPr>
          <w:rFonts w:asciiTheme="minorHAnsi" w:hAnsiTheme="minorHAnsi" w:cs="Calibri"/>
          <w:sz w:val="22"/>
          <w:szCs w:val="22"/>
        </w:rPr>
        <w:lastRenderedPageBreak/>
        <w:t>applications run on YARN.</w:t>
      </w:r>
    </w:p>
    <w:p w:rsidR="002C17A3" w:rsidRPr="00901439" w:rsidRDefault="002C17A3" w:rsidP="00436F1D">
      <w:pPr>
        <w:widowControl w:val="0"/>
        <w:autoSpaceDE w:val="0"/>
        <w:autoSpaceDN w:val="0"/>
        <w:adjustRightInd w:val="0"/>
        <w:spacing w:line="240" w:lineRule="auto"/>
        <w:rPr>
          <w:rFonts w:asciiTheme="minorHAnsi" w:hAnsiTheme="minorHAnsi" w:cs="Calibri"/>
          <w:sz w:val="22"/>
          <w:szCs w:val="22"/>
        </w:rPr>
      </w:pPr>
    </w:p>
    <w:p w:rsidR="00C35E72" w:rsidRPr="00901439" w:rsidRDefault="00C35E72" w:rsidP="00C35E72">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4. How do you deploy MapReduce job or Pig or Hive scripts into your cluster?</w:t>
      </w:r>
    </w:p>
    <w:p w:rsidR="00C35E72" w:rsidRPr="00901439" w:rsidRDefault="00C35E72" w:rsidP="00C35E72">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Each company is different in how code or scripts are deployed in to production. A sample response can look something like below if you use Oozie to coordinate your jobs.</w:t>
      </w:r>
    </w:p>
    <w:p w:rsidR="00C35E72" w:rsidRPr="00901439" w:rsidRDefault="00C35E72" w:rsidP="00C35E72">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C35E72" w:rsidRPr="00901439" w:rsidRDefault="00C35E72" w:rsidP="00C35E72">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All our production jobs are coordinated using Oozie. Once the development process is complete we bundle the MapReduce job, Pig or Hive scripts into an Oozie job along with coordinator, workflow xml and properties files needed to run the job. The bundle is placed on one of our Edge nodes (look for the question on Edge node below) outside the cluster along with instructions to your admin or deployment team on how to start the Oozie job.</w:t>
      </w:r>
    </w:p>
    <w:p w:rsidR="00C35E72" w:rsidRPr="00901439" w:rsidRDefault="00C35E72" w:rsidP="00C35E72">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During deployment, the administrator will follow our instructions to pick up the files and deploy them to HDFS and start the job.</w:t>
      </w:r>
    </w:p>
    <w:p w:rsidR="002C17A3" w:rsidRPr="00901439" w:rsidRDefault="002C17A3" w:rsidP="00C35E72">
      <w:pPr>
        <w:widowControl w:val="0"/>
        <w:autoSpaceDE w:val="0"/>
        <w:autoSpaceDN w:val="0"/>
        <w:adjustRightInd w:val="0"/>
        <w:spacing w:line="240" w:lineRule="auto"/>
        <w:rPr>
          <w:rFonts w:asciiTheme="minorHAnsi" w:hAnsiTheme="minorHAnsi" w:cs="Calibri"/>
          <w:sz w:val="22"/>
          <w:szCs w:val="22"/>
        </w:rPr>
      </w:pPr>
    </w:p>
    <w:p w:rsidR="00450CCF" w:rsidRPr="00901439" w:rsidRDefault="00450CCF" w:rsidP="00450CCF">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5. How did you decide on the number of nodes when you designed your cluster?</w:t>
      </w: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This question is aimed at someone who also involved in the initial design of the cluster. There is no straight forward answer to this question. Here are some of the practices or approaches that would go in when designing a cluster.</w:t>
      </w: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The primary reason for building a Hadoop cluster is to distribute the execution of your jobs to reduce the amount of execution time. The most practical way to do decide on the number of nodes is to start with a few node cluster in a development environment. Use the Benchmarking tools that come out of the box like TestDFSIO and MRBench to benchmark the current cluster. This will give you a very high level idea of whether your initial memory and CPU requirements in your initial test cluster will meet your needs.</w:t>
      </w: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Next step is to run an optimized MapReduce job or Pig/Hive script which you would except to run on a production environment. Make sure the job runs on the same amount of data as it would run in prod.</w:t>
      </w: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Now adjust the memory settings for your Map or Reduce and any other performance optimizations needed to make the job execute in the agreed SLA time. With this baseline at hand, think about the maximum number of scheduled jobs and adhoc requests your cluster will be expected to handle at peak usage time. Extrapolate your baseline in terms of memory, CPU and number of nodes to meet the SLA for your peak usage time. Always leave 20% room for unexpected spikes in usage.</w:t>
      </w: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Also remember the key benefit of Hadoop cluster is horizontal scalability so you add nodes to your cluster anytime.</w:t>
      </w:r>
    </w:p>
    <w:p w:rsidR="000F2400" w:rsidRPr="00901439" w:rsidRDefault="00450CCF" w:rsidP="00450CC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By Kumar </w:t>
      </w:r>
    </w:p>
    <w:p w:rsidR="00450CCF" w:rsidRPr="00901439" w:rsidRDefault="00450CCF" w:rsidP="00450CCF">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DFSIO is part of the Hadoop distribution and can be found in "hadoop-mapreduce-client-jobclient-*-tests.jar" for MR2. There are two types of DFSIO tools, but this article discusses TestDFSIO only. TestDFSIO is Distributed I/O Benchmark tool</w:t>
      </w:r>
    </w:p>
    <w:p w:rsidR="002C17A3" w:rsidRPr="00901439" w:rsidRDefault="002C17A3" w:rsidP="00450CCF">
      <w:pPr>
        <w:widowControl w:val="0"/>
        <w:autoSpaceDE w:val="0"/>
        <w:autoSpaceDN w:val="0"/>
        <w:adjustRightInd w:val="0"/>
        <w:spacing w:line="240" w:lineRule="auto"/>
        <w:rPr>
          <w:rFonts w:asciiTheme="minorHAnsi" w:hAnsiTheme="minorHAnsi" w:cs="Calibri"/>
          <w:sz w:val="22"/>
          <w:szCs w:val="22"/>
        </w:rPr>
      </w:pPr>
    </w:p>
    <w:p w:rsidR="00A652C4" w:rsidRPr="00901439" w:rsidRDefault="00A652C4" w:rsidP="00A652C4">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lastRenderedPageBreak/>
        <w:t>6. How do you monitor jobs (MapReduce, Pig or Hive) in production?</w:t>
      </w:r>
    </w:p>
    <w:p w:rsidR="00A652C4" w:rsidRPr="00901439" w:rsidRDefault="00A652C4" w:rsidP="00A652C4">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Each company is different in how the jobs are monitored in production. A sample response can look like below. The answer is structured to match with our answer to the deployment question.</w:t>
      </w:r>
    </w:p>
    <w:p w:rsidR="00A652C4" w:rsidRPr="00901439" w:rsidRDefault="00A652C4" w:rsidP="00A652C4">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A652C4" w:rsidRPr="00901439" w:rsidRDefault="00A652C4" w:rsidP="00A652C4">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All our jobs are coordinated and executed using Oozie. Our support team uses the Oozie web interface to look up the status of the jobs. All jobs are configured to send out emails to the support team in case of failure and success. Upon receiving a failure email, the support team will try to investigate the problem and call the appropriate individuals as necessary.</w:t>
      </w:r>
    </w:p>
    <w:p w:rsidR="00A652C4" w:rsidRPr="00901439" w:rsidRDefault="00A652C4" w:rsidP="00A652C4">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Note: Administration tools like Cloudera Manager (for e.g.) also provide ways to monitor jobs in your cluster.</w:t>
      </w:r>
    </w:p>
    <w:p w:rsidR="002C17A3" w:rsidRPr="00901439" w:rsidRDefault="002C17A3" w:rsidP="00E63E42">
      <w:pPr>
        <w:widowControl w:val="0"/>
        <w:autoSpaceDE w:val="0"/>
        <w:autoSpaceDN w:val="0"/>
        <w:adjustRightInd w:val="0"/>
        <w:spacing w:line="240" w:lineRule="auto"/>
        <w:rPr>
          <w:rFonts w:asciiTheme="minorHAnsi" w:hAnsiTheme="minorHAnsi" w:cs="Calibri"/>
          <w:sz w:val="22"/>
          <w:szCs w:val="22"/>
        </w:rPr>
      </w:pPr>
    </w:p>
    <w:p w:rsidR="00963B9F" w:rsidRPr="00901439" w:rsidRDefault="00963B9F" w:rsidP="00963B9F">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 xml:space="preserve">7. How do you debug a failed job in production? </w:t>
      </w:r>
    </w:p>
    <w:p w:rsidR="00BE77E7" w:rsidRPr="00901439" w:rsidRDefault="00963B9F" w:rsidP="00963B9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A job could fail for several reasons in a distributed environment like Hadoop. The key to fix a failed job is to answer the below 3 questions in the same order as listed. </w:t>
      </w:r>
      <w:r w:rsidRPr="00901439">
        <w:rPr>
          <w:rFonts w:asciiTheme="minorHAnsi" w:hAnsiTheme="minorHAnsi" w:cs="Calibri"/>
          <w:sz w:val="22"/>
          <w:szCs w:val="22"/>
        </w:rPr>
        <w:t xml:space="preserve"> </w:t>
      </w:r>
    </w:p>
    <w:p w:rsidR="00BE77E7" w:rsidRPr="00901439" w:rsidRDefault="00963B9F" w:rsidP="00566CFA">
      <w:pPr>
        <w:pStyle w:val="ListParagraph"/>
        <w:widowControl w:val="0"/>
        <w:numPr>
          <w:ilvl w:val="0"/>
          <w:numId w:val="37"/>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What failed? </w:t>
      </w:r>
    </w:p>
    <w:p w:rsidR="00BE77E7" w:rsidRPr="00901439" w:rsidRDefault="00963B9F" w:rsidP="00566CFA">
      <w:pPr>
        <w:pStyle w:val="ListParagraph"/>
        <w:widowControl w:val="0"/>
        <w:numPr>
          <w:ilvl w:val="0"/>
          <w:numId w:val="37"/>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Where it failed? </w:t>
      </w:r>
    </w:p>
    <w:p w:rsidR="00BE77E7" w:rsidRPr="00901439" w:rsidRDefault="00963B9F" w:rsidP="00566CFA">
      <w:pPr>
        <w:pStyle w:val="ListParagraph"/>
        <w:widowControl w:val="0"/>
        <w:numPr>
          <w:ilvl w:val="0"/>
          <w:numId w:val="37"/>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Why it failed? </w:t>
      </w:r>
    </w:p>
    <w:p w:rsidR="00BE77E7" w:rsidRPr="00901439" w:rsidRDefault="00BE77E7" w:rsidP="00BE77E7">
      <w:pPr>
        <w:pStyle w:val="ListParagraph"/>
        <w:widowControl w:val="0"/>
        <w:autoSpaceDE w:val="0"/>
        <w:autoSpaceDN w:val="0"/>
        <w:adjustRightInd w:val="0"/>
        <w:spacing w:line="240" w:lineRule="auto"/>
        <w:rPr>
          <w:rFonts w:asciiTheme="minorHAnsi" w:hAnsiTheme="minorHAnsi" w:cs="Calibri"/>
          <w:sz w:val="22"/>
          <w:szCs w:val="22"/>
        </w:rPr>
      </w:pPr>
    </w:p>
    <w:p w:rsidR="00963B9F" w:rsidRPr="00901439" w:rsidRDefault="00963B9F" w:rsidP="00BE77E7">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There could you several reasons for failure. Some of the most common failure reasons are below. </w:t>
      </w:r>
      <w:r w:rsidRPr="00901439">
        <w:rPr>
          <w:rFonts w:asciiTheme="minorHAnsi" w:hAnsiTheme="minorHAnsi" w:cs="Calibri"/>
          <w:sz w:val="22"/>
          <w:szCs w:val="22"/>
        </w:rPr>
        <w:t xml:space="preserve"> Data related runtime exceptions </w:t>
      </w:r>
      <w:r w:rsidRPr="00901439">
        <w:rPr>
          <w:rFonts w:asciiTheme="minorHAnsi" w:hAnsiTheme="minorHAnsi" w:cs="Calibri"/>
          <w:sz w:val="22"/>
          <w:szCs w:val="22"/>
        </w:rPr>
        <w:t xml:space="preserve"> Resource related (for e.g. Out Of Memory) </w:t>
      </w:r>
      <w:r w:rsidRPr="00901439">
        <w:rPr>
          <w:rFonts w:asciiTheme="minorHAnsi" w:hAnsiTheme="minorHAnsi" w:cs="Calibri"/>
          <w:sz w:val="22"/>
          <w:szCs w:val="22"/>
        </w:rPr>
        <w:t> Application or programming errors</w:t>
      </w:r>
    </w:p>
    <w:p w:rsidR="00963B9F" w:rsidRPr="00901439" w:rsidRDefault="00963B9F" w:rsidP="00963B9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963B9F" w:rsidRPr="00901439" w:rsidRDefault="00963B9F" w:rsidP="00963B9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 will get the application id of the failed job and will go to the Application Master’s URL to look up the failed application. I will look for the overall progress made by the job. That is, I will look for how many mappers or reducers failed over all to get an idea about the extent of the failure. (This will answer what failed)</w:t>
      </w:r>
    </w:p>
    <w:p w:rsidR="00963B9F" w:rsidRPr="00901439" w:rsidRDefault="00963B9F" w:rsidP="00963B9F">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the failure is with one or two mappers, I will drill down to the failed task note down the node it ran on and will inspect the logs from the Application Master UI itself (which will show only few lines from the error) to see the reason for the failure. (This will answer where it failed)</w:t>
      </w:r>
    </w:p>
    <w:p w:rsidR="002C17A3" w:rsidRPr="00901439" w:rsidRDefault="00963B9F" w:rsidP="00963B9F">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you want to see the entire log you will ask the admin (if you don’t have necessary permissions) to get the entire log from the node or Cloudera Manager for the failed. Once the reason for failure is identified I will take appropriate action to fix the job. (This will answer why it failed)</w:t>
      </w:r>
    </w:p>
    <w:p w:rsidR="002C17A3" w:rsidRPr="00901439" w:rsidRDefault="002C17A3" w:rsidP="002C17A3">
      <w:pPr>
        <w:widowControl w:val="0"/>
        <w:autoSpaceDE w:val="0"/>
        <w:autoSpaceDN w:val="0"/>
        <w:adjustRightInd w:val="0"/>
        <w:spacing w:line="240" w:lineRule="auto"/>
        <w:ind w:firstLine="709"/>
        <w:rPr>
          <w:rFonts w:asciiTheme="minorHAnsi" w:hAnsiTheme="minorHAnsi" w:cs="Calibri"/>
          <w:sz w:val="22"/>
          <w:szCs w:val="22"/>
        </w:rPr>
      </w:pPr>
    </w:p>
    <w:p w:rsidR="002C17A3" w:rsidRPr="00901439" w:rsidRDefault="002C17A3" w:rsidP="00573A74">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 xml:space="preserve">8. How do you debug a performance issue or a long running job? </w:t>
      </w:r>
    </w:p>
    <w:p w:rsidR="002C17A3" w:rsidRPr="00901439" w:rsidRDefault="002C17A3" w:rsidP="002C17A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This is an open ended question and the interviewer is trying to see the level of hands-on experience you have in solving production issues. Use your day to day work experience to answer this question. Here are some of the scenarios and responses to help you construct your answer. On a very high level you will follow the below steps.</w:t>
      </w:r>
    </w:p>
    <w:p w:rsidR="002C17A3" w:rsidRPr="00901439" w:rsidRDefault="002C17A3" w:rsidP="0013452E">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Understand the symptom </w:t>
      </w:r>
      <w:r w:rsidR="0013452E" w:rsidRPr="00901439">
        <w:rPr>
          <w:rFonts w:asciiTheme="minorHAnsi" w:hAnsiTheme="minorHAnsi" w:cs="Calibri"/>
          <w:sz w:val="22"/>
          <w:szCs w:val="22"/>
        </w:rPr>
        <w:sym w:font="Wingdings" w:char="F0E0"/>
      </w:r>
      <w:r w:rsidRPr="00901439">
        <w:rPr>
          <w:rFonts w:asciiTheme="minorHAnsi" w:hAnsiTheme="minorHAnsi" w:cs="Calibri"/>
          <w:sz w:val="22"/>
          <w:szCs w:val="22"/>
        </w:rPr>
        <w:t xml:space="preserve">Analyze the situation </w:t>
      </w:r>
      <w:r w:rsidR="0013452E" w:rsidRPr="00901439">
        <w:rPr>
          <w:rFonts w:asciiTheme="minorHAnsi" w:hAnsiTheme="minorHAnsi" w:cs="Calibri"/>
          <w:sz w:val="22"/>
          <w:szCs w:val="22"/>
        </w:rPr>
        <w:sym w:font="Wingdings" w:char="F0E0"/>
      </w:r>
      <w:r w:rsidRPr="00901439">
        <w:rPr>
          <w:rFonts w:asciiTheme="minorHAnsi" w:hAnsiTheme="minorHAnsi" w:cs="Calibri"/>
          <w:sz w:val="22"/>
          <w:szCs w:val="22"/>
        </w:rPr>
        <w:t xml:space="preserve">Identify the problem areas </w:t>
      </w:r>
      <w:r w:rsidR="0013452E" w:rsidRPr="00901439">
        <w:rPr>
          <w:rFonts w:asciiTheme="minorHAnsi" w:hAnsiTheme="minorHAnsi" w:cs="Calibri"/>
          <w:sz w:val="22"/>
          <w:szCs w:val="22"/>
        </w:rPr>
        <w:sym w:font="Wingdings" w:char="F0E0"/>
      </w:r>
      <w:r w:rsidRPr="00901439">
        <w:rPr>
          <w:rFonts w:asciiTheme="minorHAnsi" w:hAnsiTheme="minorHAnsi" w:cs="Calibri"/>
          <w:sz w:val="22"/>
          <w:szCs w:val="22"/>
        </w:rPr>
        <w:t xml:space="preserve"> Propose solution</w:t>
      </w:r>
    </w:p>
    <w:p w:rsidR="002C17A3" w:rsidRPr="00901439" w:rsidRDefault="002C17A3" w:rsidP="002C17A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lastRenderedPageBreak/>
        <w:t>Scenario 1 - Job with 100 mappers and 1 reducer takes a long time for the reducer to start after all the mappers are complete. One of the reasons could be that reduce is spending a lot of time copying the map outputs. So in this case we can try couple of things.</w:t>
      </w:r>
    </w:p>
    <w:p w:rsidR="000703C8" w:rsidRPr="00901439" w:rsidRDefault="002C17A3" w:rsidP="00566CFA">
      <w:pPr>
        <w:pStyle w:val="ListParagraph"/>
        <w:widowControl w:val="0"/>
        <w:numPr>
          <w:ilvl w:val="0"/>
          <w:numId w:val="38"/>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possible add a combiner to reduce the amount of output from the m</w:t>
      </w:r>
      <w:r w:rsidR="000703C8" w:rsidRPr="00901439">
        <w:rPr>
          <w:rFonts w:asciiTheme="minorHAnsi" w:hAnsiTheme="minorHAnsi" w:cs="Calibri"/>
          <w:sz w:val="22"/>
          <w:szCs w:val="22"/>
        </w:rPr>
        <w:t>apper to be sent to the reducer.</w:t>
      </w:r>
    </w:p>
    <w:p w:rsidR="00664C83" w:rsidRPr="00901439" w:rsidRDefault="00664C83" w:rsidP="00664C83">
      <w:pPr>
        <w:pStyle w:val="ListParagraph"/>
        <w:widowControl w:val="0"/>
        <w:autoSpaceDE w:val="0"/>
        <w:autoSpaceDN w:val="0"/>
        <w:adjustRightInd w:val="0"/>
        <w:spacing w:line="240" w:lineRule="auto"/>
        <w:ind w:left="1429"/>
        <w:rPr>
          <w:rFonts w:asciiTheme="minorHAnsi" w:hAnsiTheme="minorHAnsi" w:cs="Calibri"/>
          <w:sz w:val="22"/>
          <w:szCs w:val="22"/>
        </w:rPr>
      </w:pPr>
    </w:p>
    <w:p w:rsidR="002C17A3" w:rsidRPr="00901439" w:rsidRDefault="002C17A3" w:rsidP="00566CFA">
      <w:pPr>
        <w:pStyle w:val="ListParagraph"/>
        <w:widowControl w:val="0"/>
        <w:numPr>
          <w:ilvl w:val="0"/>
          <w:numId w:val="38"/>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Enable map output compression - this will further reduce the size of the outputs to be transferred to the reducer.</w:t>
      </w:r>
    </w:p>
    <w:p w:rsidR="000703C8" w:rsidRPr="00901439" w:rsidRDefault="000703C8" w:rsidP="00664C83">
      <w:pPr>
        <w:pStyle w:val="ListParagraph"/>
        <w:widowControl w:val="0"/>
        <w:autoSpaceDE w:val="0"/>
        <w:autoSpaceDN w:val="0"/>
        <w:adjustRightInd w:val="0"/>
        <w:spacing w:line="240" w:lineRule="auto"/>
        <w:ind w:left="1429"/>
        <w:rPr>
          <w:rFonts w:asciiTheme="minorHAnsi" w:hAnsiTheme="minorHAnsi" w:cs="Calibri"/>
          <w:sz w:val="22"/>
          <w:szCs w:val="22"/>
        </w:rPr>
      </w:pPr>
    </w:p>
    <w:p w:rsidR="002C17A3" w:rsidRPr="00901439" w:rsidRDefault="002C17A3" w:rsidP="002C17A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Scenario 2 - A particular task is using a lot of memory which is causing the slowness or failure, I will look for ways to reduce the memory usage.</w:t>
      </w:r>
    </w:p>
    <w:p w:rsidR="00664C83" w:rsidRPr="00901439" w:rsidRDefault="002C17A3" w:rsidP="00566CFA">
      <w:pPr>
        <w:pStyle w:val="ListParagraph"/>
        <w:widowControl w:val="0"/>
        <w:numPr>
          <w:ilvl w:val="0"/>
          <w:numId w:val="39"/>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Make sure the joins are made in an optimal way with memory usage in mind. For e.g. in Pig joins, the LEFT hand side tables are sent to the reducer first and held in memory and the RIGHT most table is streamed to the reducer. So make sure the RIGHT most table is largest of the datasets in the join.</w:t>
      </w:r>
    </w:p>
    <w:p w:rsidR="00664C83" w:rsidRPr="00901439" w:rsidRDefault="00664C83" w:rsidP="00664C83">
      <w:pPr>
        <w:pStyle w:val="ListParagraph"/>
        <w:widowControl w:val="0"/>
        <w:autoSpaceDE w:val="0"/>
        <w:autoSpaceDN w:val="0"/>
        <w:adjustRightInd w:val="0"/>
        <w:spacing w:line="240" w:lineRule="auto"/>
        <w:ind w:left="1429"/>
        <w:rPr>
          <w:rFonts w:asciiTheme="minorHAnsi" w:hAnsiTheme="minorHAnsi" w:cs="Calibri"/>
          <w:sz w:val="22"/>
          <w:szCs w:val="22"/>
        </w:rPr>
      </w:pPr>
    </w:p>
    <w:p w:rsidR="002C17A3" w:rsidRPr="00901439" w:rsidRDefault="002C17A3" w:rsidP="00566CFA">
      <w:pPr>
        <w:pStyle w:val="ListParagraph"/>
        <w:widowControl w:val="0"/>
        <w:numPr>
          <w:ilvl w:val="0"/>
          <w:numId w:val="39"/>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We can also increase the memory requirements needed by the map and reduce tasks by setting - mapreduce.map.memory.mb and mapreduce.reduce.memory.mb</w:t>
      </w:r>
    </w:p>
    <w:p w:rsidR="002C17A3" w:rsidRPr="00901439" w:rsidRDefault="002C17A3" w:rsidP="002C17A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Scenario 3 - Understanding the data helps a lot in optimizing the way we use the datasets in PIG and HIVE scripts.</w:t>
      </w:r>
    </w:p>
    <w:p w:rsidR="00664C83" w:rsidRPr="00901439" w:rsidRDefault="002C17A3" w:rsidP="00566CFA">
      <w:pPr>
        <w:pStyle w:val="ListParagraph"/>
        <w:widowControl w:val="0"/>
        <w:numPr>
          <w:ilvl w:val="0"/>
          <w:numId w:val="40"/>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you have smaller tables in join, they can be sent to distributed cache and loaded in memory on the Map side and the entire join can be done on the Map side thereby avoiding the shuffle and reduce phase altogether. This will tremendously improve performance. Look up USING REPLICATED in Pig and MAPJOIN or hive.auto.convert.join in Hive</w:t>
      </w:r>
    </w:p>
    <w:p w:rsidR="00653B57" w:rsidRPr="00901439" w:rsidRDefault="00653B57" w:rsidP="00653B57">
      <w:pPr>
        <w:pStyle w:val="ListParagraph"/>
        <w:widowControl w:val="0"/>
        <w:autoSpaceDE w:val="0"/>
        <w:autoSpaceDN w:val="0"/>
        <w:adjustRightInd w:val="0"/>
        <w:spacing w:line="240" w:lineRule="auto"/>
        <w:ind w:left="1470"/>
        <w:rPr>
          <w:rFonts w:asciiTheme="minorHAnsi" w:hAnsiTheme="minorHAnsi" w:cs="Calibri"/>
          <w:sz w:val="22"/>
          <w:szCs w:val="22"/>
        </w:rPr>
      </w:pPr>
    </w:p>
    <w:p w:rsidR="00653B57" w:rsidRPr="00901439" w:rsidRDefault="002C17A3" w:rsidP="00566CFA">
      <w:pPr>
        <w:pStyle w:val="ListParagraph"/>
        <w:widowControl w:val="0"/>
        <w:numPr>
          <w:ilvl w:val="0"/>
          <w:numId w:val="40"/>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If the data is already sorted you can use USING MERGE which will do a Map Only join </w:t>
      </w:r>
    </w:p>
    <w:p w:rsidR="00653B57" w:rsidRPr="00901439" w:rsidRDefault="00653B57" w:rsidP="00653B57">
      <w:pPr>
        <w:pStyle w:val="ListParagraph"/>
        <w:widowControl w:val="0"/>
        <w:autoSpaceDE w:val="0"/>
        <w:autoSpaceDN w:val="0"/>
        <w:adjustRightInd w:val="0"/>
        <w:spacing w:line="240" w:lineRule="auto"/>
        <w:ind w:left="1470"/>
        <w:rPr>
          <w:rFonts w:asciiTheme="minorHAnsi" w:hAnsiTheme="minorHAnsi" w:cs="Calibri"/>
          <w:sz w:val="22"/>
          <w:szCs w:val="22"/>
        </w:rPr>
      </w:pPr>
    </w:p>
    <w:p w:rsidR="002C17A3" w:rsidRPr="00901439" w:rsidRDefault="002C17A3" w:rsidP="00566CFA">
      <w:pPr>
        <w:pStyle w:val="ListParagraph"/>
        <w:widowControl w:val="0"/>
        <w:numPr>
          <w:ilvl w:val="0"/>
          <w:numId w:val="40"/>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If the data is bucketted in hive, you may use hive.optimize.bucketmapjoin or hive.optimize.bucketmapjoin.sortedmerge depending on the characteristics of the data</w:t>
      </w:r>
    </w:p>
    <w:p w:rsidR="002C17A3" w:rsidRPr="00901439" w:rsidRDefault="002C17A3" w:rsidP="002C17A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Scenario 4 - The Shuffle process is the heart of a MapReduce program and it can be tweaked for performance improvement.</w:t>
      </w:r>
    </w:p>
    <w:p w:rsidR="00F3150C" w:rsidRPr="00901439" w:rsidRDefault="002C17A3" w:rsidP="00566CFA">
      <w:pPr>
        <w:pStyle w:val="ListParagraph"/>
        <w:widowControl w:val="0"/>
        <w:numPr>
          <w:ilvl w:val="0"/>
          <w:numId w:val="41"/>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you see lots of records are being spilled to the disk (check for Spilled Records in the counters in your MapReduce output) you can increase the memory available for Map to perform the Shuffle by increasing the value in io.sort.mb. This will reduce the amount of Map Outputs written to the disk so the sorting of the keys can be performed in memory.</w:t>
      </w:r>
    </w:p>
    <w:p w:rsidR="00F3150C" w:rsidRPr="00901439" w:rsidRDefault="00F3150C" w:rsidP="00F3150C">
      <w:pPr>
        <w:pStyle w:val="ListParagraph"/>
        <w:widowControl w:val="0"/>
        <w:autoSpaceDE w:val="0"/>
        <w:autoSpaceDN w:val="0"/>
        <w:adjustRightInd w:val="0"/>
        <w:spacing w:line="240" w:lineRule="auto"/>
        <w:ind w:left="1429"/>
        <w:rPr>
          <w:rFonts w:asciiTheme="minorHAnsi" w:hAnsiTheme="minorHAnsi" w:cs="Calibri"/>
          <w:sz w:val="22"/>
          <w:szCs w:val="22"/>
        </w:rPr>
      </w:pPr>
    </w:p>
    <w:p w:rsidR="002C17A3" w:rsidRPr="00901439" w:rsidRDefault="002C17A3" w:rsidP="00566CFA">
      <w:pPr>
        <w:pStyle w:val="ListParagraph"/>
        <w:widowControl w:val="0"/>
        <w:numPr>
          <w:ilvl w:val="0"/>
          <w:numId w:val="41"/>
        </w:numPr>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On the reduce side the merge operation (merging the output from several mappers) can be done in disk by setting the mapred.inmem.merge.threshold to 0</w:t>
      </w:r>
    </w:p>
    <w:p w:rsidR="00B63A05" w:rsidRPr="00901439" w:rsidRDefault="00B63A05" w:rsidP="00B63A05">
      <w:pPr>
        <w:widowControl w:val="0"/>
        <w:pBdr>
          <w:bottom w:val="single" w:sz="6" w:space="1" w:color="auto"/>
        </w:pBdr>
        <w:autoSpaceDE w:val="0"/>
        <w:autoSpaceDN w:val="0"/>
        <w:adjustRightInd w:val="0"/>
        <w:spacing w:line="240" w:lineRule="auto"/>
        <w:rPr>
          <w:rFonts w:asciiTheme="minorHAnsi" w:hAnsiTheme="minorHAnsi" w:cs="Calibri"/>
          <w:sz w:val="22"/>
          <w:szCs w:val="22"/>
        </w:rPr>
      </w:pPr>
    </w:p>
    <w:p w:rsidR="00876BF3" w:rsidRPr="00901439" w:rsidRDefault="00876BF3" w:rsidP="00876BF3">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 xml:space="preserve">9. How do you install, configure a Hadoop cluster? </w:t>
      </w:r>
    </w:p>
    <w:p w:rsidR="00876BF3" w:rsidRPr="00901439" w:rsidRDefault="00876BF3" w:rsidP="00876BF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lastRenderedPageBreak/>
        <w:t xml:space="preserve">There are several ways to install and configure a Hadoop cluster. Here are some of Hadoop management tools like </w:t>
      </w:r>
    </w:p>
    <w:p w:rsidR="00876BF3" w:rsidRPr="00901439" w:rsidRDefault="00876BF3" w:rsidP="00566CFA">
      <w:pPr>
        <w:pStyle w:val="ListParagraph"/>
        <w:widowControl w:val="0"/>
        <w:numPr>
          <w:ilvl w:val="0"/>
          <w:numId w:val="42"/>
        </w:numPr>
        <w:autoSpaceDE w:val="0"/>
        <w:autoSpaceDN w:val="0"/>
        <w:adjustRightInd w:val="0"/>
        <w:spacing w:before="0" w:after="0" w:line="240" w:lineRule="auto"/>
        <w:rPr>
          <w:rFonts w:asciiTheme="minorHAnsi" w:hAnsiTheme="minorHAnsi" w:cs="Calibri"/>
          <w:sz w:val="22"/>
          <w:szCs w:val="22"/>
        </w:rPr>
      </w:pPr>
      <w:r w:rsidRPr="00901439">
        <w:rPr>
          <w:rFonts w:asciiTheme="minorHAnsi" w:hAnsiTheme="minorHAnsi" w:cs="Calibri"/>
          <w:sz w:val="22"/>
          <w:szCs w:val="22"/>
        </w:rPr>
        <w:t xml:space="preserve">Cloudera Manager, </w:t>
      </w:r>
    </w:p>
    <w:p w:rsidR="00876BF3" w:rsidRPr="00901439" w:rsidRDefault="00876BF3" w:rsidP="00566CFA">
      <w:pPr>
        <w:pStyle w:val="ListParagraph"/>
        <w:widowControl w:val="0"/>
        <w:numPr>
          <w:ilvl w:val="0"/>
          <w:numId w:val="42"/>
        </w:numPr>
        <w:autoSpaceDE w:val="0"/>
        <w:autoSpaceDN w:val="0"/>
        <w:adjustRightInd w:val="0"/>
        <w:spacing w:before="0" w:after="0" w:line="240" w:lineRule="auto"/>
        <w:rPr>
          <w:rFonts w:asciiTheme="minorHAnsi" w:hAnsiTheme="minorHAnsi" w:cs="Calibri"/>
          <w:sz w:val="22"/>
          <w:szCs w:val="22"/>
        </w:rPr>
      </w:pPr>
      <w:r w:rsidRPr="00901439">
        <w:rPr>
          <w:rFonts w:asciiTheme="minorHAnsi" w:hAnsiTheme="minorHAnsi" w:cs="Calibri"/>
          <w:sz w:val="22"/>
          <w:szCs w:val="22"/>
        </w:rPr>
        <w:t>Apache Ambari,</w:t>
      </w:r>
    </w:p>
    <w:p w:rsidR="00876BF3" w:rsidRPr="00901439" w:rsidRDefault="00876BF3" w:rsidP="00566CFA">
      <w:pPr>
        <w:pStyle w:val="ListParagraph"/>
        <w:widowControl w:val="0"/>
        <w:numPr>
          <w:ilvl w:val="0"/>
          <w:numId w:val="42"/>
        </w:numPr>
        <w:autoSpaceDE w:val="0"/>
        <w:autoSpaceDN w:val="0"/>
        <w:adjustRightInd w:val="0"/>
        <w:spacing w:before="0" w:after="0" w:line="240" w:lineRule="auto"/>
        <w:rPr>
          <w:rFonts w:asciiTheme="minorHAnsi" w:hAnsiTheme="minorHAnsi" w:cs="Calibri"/>
          <w:sz w:val="22"/>
          <w:szCs w:val="22"/>
        </w:rPr>
      </w:pPr>
      <w:r w:rsidRPr="00901439">
        <w:rPr>
          <w:rFonts w:asciiTheme="minorHAnsi" w:hAnsiTheme="minorHAnsi" w:cs="Calibri"/>
          <w:sz w:val="22"/>
          <w:szCs w:val="22"/>
        </w:rPr>
        <w:t>Tools like Puppet,</w:t>
      </w:r>
    </w:p>
    <w:p w:rsidR="00876BF3" w:rsidRPr="00901439" w:rsidRDefault="00876BF3" w:rsidP="00566CFA">
      <w:pPr>
        <w:pStyle w:val="ListParagraph"/>
        <w:widowControl w:val="0"/>
        <w:numPr>
          <w:ilvl w:val="0"/>
          <w:numId w:val="42"/>
        </w:numPr>
        <w:autoSpaceDE w:val="0"/>
        <w:autoSpaceDN w:val="0"/>
        <w:adjustRightInd w:val="0"/>
        <w:spacing w:before="0" w:after="0" w:line="240" w:lineRule="auto"/>
        <w:rPr>
          <w:rFonts w:asciiTheme="minorHAnsi" w:hAnsiTheme="minorHAnsi" w:cs="Calibri"/>
          <w:sz w:val="22"/>
          <w:szCs w:val="22"/>
        </w:rPr>
      </w:pPr>
      <w:r w:rsidRPr="00901439">
        <w:rPr>
          <w:rFonts w:asciiTheme="minorHAnsi" w:hAnsiTheme="minorHAnsi" w:cs="Calibri"/>
          <w:sz w:val="22"/>
          <w:szCs w:val="22"/>
        </w:rPr>
        <w:t xml:space="preserve">Apache Whirr </w:t>
      </w:r>
    </w:p>
    <w:p w:rsidR="00876BF3" w:rsidRPr="00901439" w:rsidRDefault="00876BF3" w:rsidP="00566CFA">
      <w:pPr>
        <w:pStyle w:val="ListParagraph"/>
        <w:widowControl w:val="0"/>
        <w:numPr>
          <w:ilvl w:val="0"/>
          <w:numId w:val="42"/>
        </w:numPr>
        <w:autoSpaceDE w:val="0"/>
        <w:autoSpaceDN w:val="0"/>
        <w:adjustRightInd w:val="0"/>
        <w:spacing w:before="0" w:after="0" w:line="240" w:lineRule="auto"/>
        <w:rPr>
          <w:rFonts w:asciiTheme="minorHAnsi" w:hAnsiTheme="minorHAnsi" w:cs="Calibri"/>
          <w:sz w:val="22"/>
          <w:szCs w:val="22"/>
        </w:rPr>
      </w:pPr>
      <w:r w:rsidRPr="00901439">
        <w:rPr>
          <w:rFonts w:asciiTheme="minorHAnsi" w:hAnsiTheme="minorHAnsi" w:cs="Calibri"/>
          <w:sz w:val="22"/>
          <w:szCs w:val="22"/>
        </w:rPr>
        <w:t>Manual setup with shell scripts (or other relevant scripting languages)</w:t>
      </w:r>
    </w:p>
    <w:p w:rsidR="00876BF3" w:rsidRPr="00901439" w:rsidRDefault="00876BF3" w:rsidP="00876BF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876BF3" w:rsidRPr="00901439" w:rsidRDefault="00876BF3" w:rsidP="00876BF3">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In my client location, Cloudera Manager is used to configure, install, monitor, add or remove services, add or remove hosts to our Hadoop cluster</w:t>
      </w:r>
    </w:p>
    <w:p w:rsidR="00161F8B" w:rsidRPr="00901439" w:rsidRDefault="00876BF3" w:rsidP="00161F8B">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Note: In most companies developers will not have access to Cloudera Manager for the production environment. Only Administrators will have access to the tool.</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p>
    <w:p w:rsidR="00161F8B" w:rsidRPr="00901439" w:rsidRDefault="00161F8B" w:rsidP="00161F8B">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 xml:space="preserve">10. How do you monitor your Hadoop cluster? </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Hadoop related services can be monitored by tools like Cloudera Manager or Apache Ambari. These tools will provide a unified view of the cluster and will be primarily used by Hadoop Administrators. In many companies OS level monitoring will be handled by sophisticated tools like Ganglia, ITRS and will be handled by separate infrastructure teams.</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Sample response</w:t>
      </w:r>
    </w:p>
    <w:p w:rsidR="00161F8B" w:rsidRPr="00901439" w:rsidRDefault="00161F8B" w:rsidP="00161F8B">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In our company we use Cloudera Manager to monitor Hadoop related services or get a unified status of the cluster. Our infrastructure team use Ganglia to monitor the nodes at the OS level.</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p>
    <w:p w:rsidR="00161F8B" w:rsidRPr="00901439" w:rsidRDefault="00161F8B" w:rsidP="00161F8B">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11. How is security handled in your cluster?</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We have seen Hadoop clusters where security is not configured at all but in places where security is configured below configuration is usually the norm.</w:t>
      </w:r>
    </w:p>
    <w:p w:rsidR="00161F8B" w:rsidRPr="00901439" w:rsidRDefault="00161F8B" w:rsidP="00161F8B">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Kerberos for authentication Apache Sentry for authorization</w:t>
      </w: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p>
    <w:p w:rsidR="000833F9" w:rsidRPr="00901439" w:rsidRDefault="000833F9" w:rsidP="000833F9">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12. Where is your cluster hosted - in house or cloud?</w:t>
      </w:r>
    </w:p>
    <w:p w:rsidR="000833F9" w:rsidRPr="00901439" w:rsidRDefault="000833F9" w:rsidP="00FF4B49">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A Hadoop cluster can be hosted in house, that is managed and maintained in one of the company’s datacenter and it can be hosted on the cloud like Amazon Web Services (AWS) or Google cloud etc. The answer to the question depends on your setup.</w:t>
      </w:r>
    </w:p>
    <w:p w:rsidR="00FF4B49" w:rsidRPr="00901439" w:rsidRDefault="00FF4B49" w:rsidP="00FF4B49">
      <w:pPr>
        <w:widowControl w:val="0"/>
        <w:autoSpaceDE w:val="0"/>
        <w:autoSpaceDN w:val="0"/>
        <w:adjustRightInd w:val="0"/>
        <w:spacing w:line="240" w:lineRule="auto"/>
        <w:rPr>
          <w:rFonts w:asciiTheme="minorHAnsi" w:hAnsiTheme="minorHAnsi" w:cs="Calibri"/>
          <w:sz w:val="22"/>
          <w:szCs w:val="22"/>
        </w:rPr>
      </w:pPr>
    </w:p>
    <w:p w:rsidR="00FF4B49" w:rsidRPr="00901439" w:rsidRDefault="00FF4B49" w:rsidP="00FF4B49">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t>13. Have you used Amazon AWS?</w:t>
      </w:r>
    </w:p>
    <w:p w:rsidR="00FF4B49" w:rsidRPr="00901439" w:rsidRDefault="00FF4B49" w:rsidP="00FF4B49">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This question is an important question to an interviewer especially if their cluster is hosted on AWS. Even if your cluster is hosted in house and even if you are not using AWS make sure you know the services offered by AWS and have a basic understanding of how to use them and how they work. Check out </w:t>
      </w:r>
      <w:hyperlink r:id="rId81" w:history="1">
        <w:r w:rsidRPr="00901439">
          <w:rPr>
            <w:rFonts w:asciiTheme="minorHAnsi" w:hAnsiTheme="minorHAnsi" w:cs="Calibri"/>
            <w:sz w:val="22"/>
            <w:szCs w:val="22"/>
          </w:rPr>
          <w:t>http://aws.amazon.com/</w:t>
        </w:r>
      </w:hyperlink>
      <w:r w:rsidRPr="00901439">
        <w:rPr>
          <w:rFonts w:asciiTheme="minorHAnsi" w:hAnsiTheme="minorHAnsi" w:cs="Calibri"/>
          <w:sz w:val="22"/>
          <w:szCs w:val="22"/>
        </w:rPr>
        <w:t xml:space="preserve"> for offers on new AWS accounts</w:t>
      </w:r>
    </w:p>
    <w:p w:rsidR="005D7416" w:rsidRPr="00901439" w:rsidRDefault="005D7416" w:rsidP="005D7416">
      <w:pPr>
        <w:widowControl w:val="0"/>
        <w:autoSpaceDE w:val="0"/>
        <w:autoSpaceDN w:val="0"/>
        <w:adjustRightInd w:val="0"/>
        <w:spacing w:line="240" w:lineRule="auto"/>
        <w:ind w:firstLine="709"/>
        <w:rPr>
          <w:rFonts w:asciiTheme="minorHAnsi" w:hAnsiTheme="minorHAnsi" w:cs="Calibri"/>
          <w:sz w:val="22"/>
          <w:szCs w:val="22"/>
        </w:rPr>
      </w:pPr>
      <w:r w:rsidRPr="00901439">
        <w:rPr>
          <w:rFonts w:asciiTheme="minorHAnsi" w:hAnsiTheme="minorHAnsi" w:cs="Calibri"/>
          <w:sz w:val="22"/>
          <w:szCs w:val="22"/>
        </w:rPr>
        <w:lastRenderedPageBreak/>
        <w:t>14. What are the services you have used in AWS?</w:t>
      </w:r>
    </w:p>
    <w:p w:rsidR="005D7416" w:rsidRPr="00901439" w:rsidRDefault="005D7416" w:rsidP="005D7416">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you are not familiar with AWS make sure you get yourself familiarized at least with the following services. Sometimes no experience with AWS could be a deal breaker for some interviewers so make sure you at least have a basic understanding of different services offered by AWS.</w:t>
      </w:r>
    </w:p>
    <w:p w:rsidR="005D7416" w:rsidRPr="00901439" w:rsidRDefault="005D7416" w:rsidP="00566CFA">
      <w:pPr>
        <w:pStyle w:val="ListParagraph"/>
        <w:widowControl w:val="0"/>
        <w:numPr>
          <w:ilvl w:val="0"/>
          <w:numId w:val="43"/>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Elastic Cloud Compute (EC2) </w:t>
      </w:r>
    </w:p>
    <w:p w:rsidR="005D7416" w:rsidRPr="00901439" w:rsidRDefault="005D7416" w:rsidP="00566CFA">
      <w:pPr>
        <w:pStyle w:val="ListParagraph"/>
        <w:widowControl w:val="0"/>
        <w:numPr>
          <w:ilvl w:val="0"/>
          <w:numId w:val="43"/>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Elastic Map Reduce (EMR) </w:t>
      </w:r>
    </w:p>
    <w:p w:rsidR="005D7416" w:rsidRPr="00901439" w:rsidRDefault="005D7416" w:rsidP="00566CFA">
      <w:pPr>
        <w:pStyle w:val="ListParagraph"/>
        <w:widowControl w:val="0"/>
        <w:numPr>
          <w:ilvl w:val="0"/>
          <w:numId w:val="43"/>
        </w:numP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Simple Storage Service (S3) </w:t>
      </w:r>
    </w:p>
    <w:p w:rsidR="005D7416" w:rsidRPr="00901439" w:rsidRDefault="005D7416" w:rsidP="00566CFA">
      <w:pPr>
        <w:pStyle w:val="ListParagraph"/>
        <w:widowControl w:val="0"/>
        <w:numPr>
          <w:ilvl w:val="0"/>
          <w:numId w:val="43"/>
        </w:numPr>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Identity and Access Management (IAM)</w:t>
      </w:r>
    </w:p>
    <w:p w:rsidR="00924CE1" w:rsidRPr="00901439" w:rsidRDefault="00924CE1" w:rsidP="00924CE1">
      <w:pPr>
        <w:widowControl w:val="0"/>
        <w:autoSpaceDE w:val="0"/>
        <w:autoSpaceDN w:val="0"/>
        <w:adjustRightInd w:val="0"/>
        <w:spacing w:line="240" w:lineRule="auto"/>
        <w:rPr>
          <w:rFonts w:asciiTheme="minorHAnsi" w:hAnsiTheme="minorHAnsi" w:cs="Calibri"/>
          <w:sz w:val="22"/>
          <w:szCs w:val="22"/>
        </w:rPr>
      </w:pPr>
    </w:p>
    <w:p w:rsidR="00924CE1" w:rsidRPr="00901439" w:rsidRDefault="00924CE1" w:rsidP="00924CE1">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fs.default.name</w:t>
      </w:r>
    </w:p>
    <w:p w:rsidR="00924CE1" w:rsidRPr="00901439" w:rsidRDefault="00924CE1" w:rsidP="00924CE1">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This is used to specify the default file system and defaults to your local file system that's why it needs be set to a HDFS address. This is important for client configuration as well so your local configuration file should include this element.</w:t>
      </w:r>
    </w:p>
    <w:p w:rsidR="00CC7DAD" w:rsidRPr="00901439" w:rsidRDefault="00CC7DAD" w:rsidP="00924CE1">
      <w:pPr>
        <w:widowControl w:val="0"/>
        <w:pBdr>
          <w:bottom w:val="single" w:sz="6" w:space="1" w:color="auto"/>
        </w:pBdr>
        <w:autoSpaceDE w:val="0"/>
        <w:autoSpaceDN w:val="0"/>
        <w:adjustRightInd w:val="0"/>
        <w:spacing w:line="240" w:lineRule="auto"/>
        <w:rPr>
          <w:rFonts w:asciiTheme="minorHAnsi" w:hAnsiTheme="minorHAnsi" w:cs="Calibri"/>
          <w:sz w:val="22"/>
          <w:szCs w:val="22"/>
        </w:rPr>
      </w:pPr>
    </w:p>
    <w:p w:rsidR="005D7B9D" w:rsidRPr="00901439" w:rsidRDefault="005D7B9D" w:rsidP="00CC7DAD">
      <w:pPr>
        <w:widowControl w:val="0"/>
        <w:autoSpaceDE w:val="0"/>
        <w:autoSpaceDN w:val="0"/>
        <w:adjustRightInd w:val="0"/>
        <w:spacing w:line="240" w:lineRule="auto"/>
        <w:rPr>
          <w:rFonts w:asciiTheme="minorHAnsi" w:hAnsiTheme="minorHAnsi" w:cs="Calibri"/>
          <w:sz w:val="22"/>
          <w:szCs w:val="22"/>
        </w:rPr>
      </w:pPr>
    </w:p>
    <w:p w:rsidR="00CC7DAD" w:rsidRPr="00901439" w:rsidRDefault="00CC7DAD" w:rsidP="00CC7DAD">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16. If the block size of the cluster is 64 MB and you have a file with 100 KB in size, how much space does the file really occupy when it is stored on disk?</w:t>
      </w:r>
    </w:p>
    <w:p w:rsidR="00CC7DAD" w:rsidRPr="00901439" w:rsidRDefault="00CC7DAD" w:rsidP="00CC7DAD">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File size on disk is determined by the cluster size (or block size) of the underlying local file system. If the cluster size of the local file system is 4 KB then the file of size 100 KB will need 25 clusters (25 * 4 KB) to store the file on disk. So the answer is, the file size on disk would be 100 KB and not 64 MB</w:t>
      </w:r>
    </w:p>
    <w:p w:rsidR="00CC7DAD" w:rsidRPr="00901439" w:rsidRDefault="00CC7DAD" w:rsidP="00CC7DAD">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If the file size is 5 KB then 2 clusters are needed to store the file and the file size on disk would be 8 KB. HDFS does not use any more disk space than it is required by the local file system to store the file on disk.</w:t>
      </w:r>
    </w:p>
    <w:p w:rsidR="005D7B9D" w:rsidRPr="00901439" w:rsidRDefault="005D7B9D" w:rsidP="00CC7DAD">
      <w:pPr>
        <w:widowControl w:val="0"/>
        <w:autoSpaceDE w:val="0"/>
        <w:autoSpaceDN w:val="0"/>
        <w:adjustRightInd w:val="0"/>
        <w:spacing w:line="240" w:lineRule="auto"/>
        <w:rPr>
          <w:rFonts w:asciiTheme="minorHAnsi" w:hAnsiTheme="minorHAnsi" w:cs="Calibri"/>
          <w:sz w:val="22"/>
          <w:szCs w:val="22"/>
        </w:rPr>
      </w:pP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17. Why Hadoop uses huge block size of 128 MB or 256 MB while storing files in HDFS?</w:t>
      </w: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Hadoop is designed to handle big files. If the block size is smaller, the NameNode will have to manage a lot of blocks and this would put an enormous stress on the NameNode and will create performance issues during HDFS reads and writes</w:t>
      </w:r>
    </w:p>
    <w:p w:rsidR="00F601F5" w:rsidRPr="00901439" w:rsidRDefault="00F601F5" w:rsidP="00F601F5">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The other important reason is to minimize disk seeks. A single HDFS block of 128MB will be written to disk sequentially. Therefore there is a fair chance that the data will be written into contiguous space on disk (consisting of multiple blocks next to each other). Since there is a good chance that the data will be stored in contiguous space the reads will be much faster since it avoids random seeks.</w:t>
      </w: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18. How corruption is handled by HDFS?</w:t>
      </w: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There are several reasons for data corruption - faults in a storage device, network faults, or buggy software.</w:t>
      </w:r>
    </w:p>
    <w:p w:rsidR="00F601F5" w:rsidRPr="00901439" w:rsidRDefault="00F601F5" w:rsidP="00F601F5">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When a client creates an HDFS file, it computes a checksum of each block of the file and stores </w:t>
      </w:r>
      <w:r w:rsidRPr="00901439">
        <w:rPr>
          <w:rFonts w:asciiTheme="minorHAnsi" w:hAnsiTheme="minorHAnsi" w:cs="Calibri"/>
          <w:sz w:val="22"/>
          <w:szCs w:val="22"/>
        </w:rPr>
        <w:lastRenderedPageBreak/>
        <w:t xml:space="preserve">these checksums in a separate hidden file in the same HDFS namespace. </w:t>
      </w:r>
    </w:p>
    <w:p w:rsidR="00F601F5" w:rsidRPr="00901439" w:rsidRDefault="00F601F5" w:rsidP="00F601F5">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xml:space="preserve"> When a client retrieves file contents it verifies that the data it received from each DataNode matches the checksum stored in the associated checksum file. </w:t>
      </w:r>
    </w:p>
    <w:p w:rsidR="00F601F5" w:rsidRPr="00901439" w:rsidRDefault="00F601F5" w:rsidP="00F601F5">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If the checksum did not match the client will retrieve that block from another DataNode that has a replica of that block.</w:t>
      </w:r>
    </w:p>
    <w:p w:rsidR="00F601F5" w:rsidRPr="00901439" w:rsidRDefault="00F601F5" w:rsidP="00F601F5">
      <w:pPr>
        <w:widowControl w:val="0"/>
        <w:pBdr>
          <w:bottom w:val="single" w:sz="6" w:space="1" w:color="auto"/>
        </w:pBdr>
        <w:autoSpaceDE w:val="0"/>
        <w:autoSpaceDN w:val="0"/>
        <w:adjustRightInd w:val="0"/>
        <w:spacing w:line="240" w:lineRule="auto"/>
        <w:rPr>
          <w:rFonts w:asciiTheme="minorHAnsi" w:hAnsiTheme="minorHAnsi" w:cs="Calibri"/>
          <w:sz w:val="22"/>
          <w:szCs w:val="22"/>
        </w:rPr>
      </w:pPr>
      <w:r w:rsidRPr="00901439">
        <w:rPr>
          <w:rFonts w:asciiTheme="minorHAnsi" w:hAnsiTheme="minorHAnsi" w:cs="Calibri"/>
          <w:sz w:val="22"/>
          <w:szCs w:val="22"/>
        </w:rPr>
        <w:t> NameNode will be notified of the corrupted block and it will arrange for replicating the block to maintain the replication factor in the cluster.</w:t>
      </w:r>
    </w:p>
    <w:p w:rsidR="00F601F5" w:rsidRPr="00901439" w:rsidRDefault="00F601F5" w:rsidP="00F601F5">
      <w:pPr>
        <w:widowControl w:val="0"/>
        <w:autoSpaceDE w:val="0"/>
        <w:autoSpaceDN w:val="0"/>
        <w:adjustRightInd w:val="0"/>
        <w:spacing w:line="240" w:lineRule="auto"/>
        <w:rPr>
          <w:rFonts w:cs="Calibri"/>
          <w:sz w:val="18"/>
          <w:szCs w:val="18"/>
        </w:rPr>
      </w:pPr>
    </w:p>
    <w:p w:rsidR="00F601F5" w:rsidRPr="00901439" w:rsidRDefault="00F601F5" w:rsidP="00F601F5">
      <w:pPr>
        <w:widowControl w:val="0"/>
        <w:autoSpaceDE w:val="0"/>
        <w:autoSpaceDN w:val="0"/>
        <w:adjustRightInd w:val="0"/>
        <w:spacing w:line="240" w:lineRule="auto"/>
        <w:rPr>
          <w:rFonts w:asciiTheme="minorHAnsi" w:hAnsiTheme="minorHAnsi" w:cs="Calibri"/>
          <w:sz w:val="22"/>
          <w:szCs w:val="22"/>
        </w:rPr>
      </w:pPr>
    </w:p>
    <w:p w:rsidR="00F601F5" w:rsidRPr="00901439" w:rsidRDefault="00F601F5" w:rsidP="00CC7DAD">
      <w:pPr>
        <w:widowControl w:val="0"/>
        <w:autoSpaceDE w:val="0"/>
        <w:autoSpaceDN w:val="0"/>
        <w:adjustRightInd w:val="0"/>
        <w:spacing w:line="240" w:lineRule="auto"/>
        <w:rPr>
          <w:rFonts w:asciiTheme="minorHAnsi" w:hAnsiTheme="minorHAnsi" w:cs="Calibri"/>
          <w:sz w:val="22"/>
          <w:szCs w:val="22"/>
        </w:rPr>
      </w:pPr>
    </w:p>
    <w:p w:rsidR="00CC7DAD" w:rsidRPr="00901439" w:rsidRDefault="00CC7DAD" w:rsidP="00924CE1">
      <w:pPr>
        <w:widowControl w:val="0"/>
        <w:autoSpaceDE w:val="0"/>
        <w:autoSpaceDN w:val="0"/>
        <w:adjustRightInd w:val="0"/>
        <w:spacing w:line="240" w:lineRule="auto"/>
        <w:rPr>
          <w:rFonts w:asciiTheme="minorHAnsi" w:hAnsiTheme="minorHAnsi" w:cs="Calibri"/>
          <w:sz w:val="22"/>
          <w:szCs w:val="22"/>
        </w:rPr>
      </w:pPr>
    </w:p>
    <w:p w:rsidR="005D7416" w:rsidRPr="00901439" w:rsidRDefault="005D7416" w:rsidP="00FF4B49">
      <w:pPr>
        <w:widowControl w:val="0"/>
        <w:autoSpaceDE w:val="0"/>
        <w:autoSpaceDN w:val="0"/>
        <w:adjustRightInd w:val="0"/>
        <w:spacing w:line="240" w:lineRule="auto"/>
        <w:rPr>
          <w:rFonts w:asciiTheme="minorHAnsi" w:hAnsiTheme="minorHAnsi" w:cs="Calibri"/>
          <w:sz w:val="22"/>
          <w:szCs w:val="22"/>
        </w:rPr>
      </w:pPr>
    </w:p>
    <w:p w:rsidR="00FF4B49" w:rsidRPr="00901439" w:rsidRDefault="00FF4B49" w:rsidP="00FF4B49">
      <w:pPr>
        <w:widowControl w:val="0"/>
        <w:autoSpaceDE w:val="0"/>
        <w:autoSpaceDN w:val="0"/>
        <w:adjustRightInd w:val="0"/>
        <w:spacing w:line="240" w:lineRule="auto"/>
        <w:rPr>
          <w:rFonts w:asciiTheme="minorHAnsi" w:hAnsiTheme="minorHAnsi" w:cs="Calibri"/>
          <w:sz w:val="22"/>
          <w:szCs w:val="22"/>
        </w:rPr>
      </w:pPr>
    </w:p>
    <w:p w:rsidR="000833F9" w:rsidRPr="00901439" w:rsidRDefault="000833F9" w:rsidP="00161F8B">
      <w:pPr>
        <w:widowControl w:val="0"/>
        <w:autoSpaceDE w:val="0"/>
        <w:autoSpaceDN w:val="0"/>
        <w:adjustRightInd w:val="0"/>
        <w:spacing w:line="240" w:lineRule="auto"/>
        <w:rPr>
          <w:rFonts w:asciiTheme="minorHAnsi" w:hAnsiTheme="minorHAnsi" w:cs="Calibri"/>
          <w:sz w:val="22"/>
          <w:szCs w:val="22"/>
        </w:rPr>
      </w:pPr>
    </w:p>
    <w:p w:rsidR="00161F8B" w:rsidRPr="00901439" w:rsidRDefault="00161F8B" w:rsidP="00161F8B">
      <w:pPr>
        <w:widowControl w:val="0"/>
        <w:autoSpaceDE w:val="0"/>
        <w:autoSpaceDN w:val="0"/>
        <w:adjustRightInd w:val="0"/>
        <w:spacing w:line="240" w:lineRule="auto"/>
        <w:rPr>
          <w:rFonts w:asciiTheme="minorHAnsi" w:hAnsiTheme="minorHAnsi" w:cs="Calibri"/>
          <w:sz w:val="22"/>
          <w:szCs w:val="22"/>
        </w:rPr>
      </w:pPr>
    </w:p>
    <w:p w:rsidR="00161F8B" w:rsidRPr="00901439" w:rsidRDefault="00161F8B" w:rsidP="00876BF3">
      <w:pPr>
        <w:widowControl w:val="0"/>
        <w:autoSpaceDE w:val="0"/>
        <w:autoSpaceDN w:val="0"/>
        <w:adjustRightInd w:val="0"/>
        <w:spacing w:line="240" w:lineRule="auto"/>
        <w:rPr>
          <w:rFonts w:asciiTheme="minorHAnsi" w:hAnsiTheme="minorHAnsi" w:cs="Calibri"/>
          <w:sz w:val="22"/>
          <w:szCs w:val="22"/>
        </w:rPr>
      </w:pPr>
    </w:p>
    <w:p w:rsidR="00876BF3" w:rsidRPr="00901439" w:rsidRDefault="00876BF3" w:rsidP="00F3150C">
      <w:pPr>
        <w:widowControl w:val="0"/>
        <w:autoSpaceDE w:val="0"/>
        <w:autoSpaceDN w:val="0"/>
        <w:adjustRightInd w:val="0"/>
        <w:spacing w:line="240" w:lineRule="auto"/>
        <w:rPr>
          <w:rFonts w:asciiTheme="minorHAnsi" w:hAnsiTheme="minorHAnsi" w:cs="Calibri"/>
          <w:sz w:val="22"/>
          <w:szCs w:val="22"/>
        </w:rPr>
      </w:pPr>
    </w:p>
    <w:p w:rsidR="002C17A3" w:rsidRPr="00901439" w:rsidRDefault="002C17A3" w:rsidP="00BE77E7">
      <w:pPr>
        <w:widowControl w:val="0"/>
        <w:autoSpaceDE w:val="0"/>
        <w:autoSpaceDN w:val="0"/>
        <w:adjustRightInd w:val="0"/>
        <w:spacing w:line="240" w:lineRule="auto"/>
        <w:rPr>
          <w:rFonts w:asciiTheme="minorHAnsi" w:hAnsiTheme="minorHAnsi" w:cs="Calibri"/>
          <w:sz w:val="22"/>
          <w:szCs w:val="22"/>
        </w:rPr>
      </w:pPr>
    </w:p>
    <w:p w:rsidR="00BE77E7" w:rsidRPr="00901439" w:rsidRDefault="00BE77E7" w:rsidP="00963B9F">
      <w:pPr>
        <w:widowControl w:val="0"/>
        <w:autoSpaceDE w:val="0"/>
        <w:autoSpaceDN w:val="0"/>
        <w:adjustRightInd w:val="0"/>
        <w:spacing w:line="240" w:lineRule="auto"/>
        <w:rPr>
          <w:rFonts w:asciiTheme="minorHAnsi" w:hAnsiTheme="minorHAnsi" w:cs="Calibri"/>
          <w:sz w:val="22"/>
          <w:szCs w:val="22"/>
        </w:rPr>
      </w:pPr>
    </w:p>
    <w:p w:rsidR="00E63E42" w:rsidRPr="00901439" w:rsidRDefault="00E63E42" w:rsidP="00A652C4">
      <w:pPr>
        <w:widowControl w:val="0"/>
        <w:autoSpaceDE w:val="0"/>
        <w:autoSpaceDN w:val="0"/>
        <w:adjustRightInd w:val="0"/>
        <w:spacing w:line="240" w:lineRule="auto"/>
        <w:rPr>
          <w:rFonts w:asciiTheme="minorHAnsi" w:hAnsiTheme="minorHAnsi" w:cs="Calibri"/>
          <w:sz w:val="22"/>
          <w:szCs w:val="22"/>
        </w:rPr>
      </w:pP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p>
    <w:p w:rsidR="00450CCF" w:rsidRPr="00901439" w:rsidRDefault="00450CCF" w:rsidP="00450CCF">
      <w:pPr>
        <w:widowControl w:val="0"/>
        <w:autoSpaceDE w:val="0"/>
        <w:autoSpaceDN w:val="0"/>
        <w:adjustRightInd w:val="0"/>
        <w:spacing w:line="240" w:lineRule="auto"/>
        <w:rPr>
          <w:rFonts w:asciiTheme="minorHAnsi" w:hAnsiTheme="minorHAnsi" w:cs="Calibri"/>
          <w:sz w:val="22"/>
          <w:szCs w:val="22"/>
        </w:rPr>
      </w:pPr>
    </w:p>
    <w:p w:rsidR="00C35E72" w:rsidRPr="00901439" w:rsidRDefault="00C35E72" w:rsidP="00C35E72">
      <w:pPr>
        <w:widowControl w:val="0"/>
        <w:autoSpaceDE w:val="0"/>
        <w:autoSpaceDN w:val="0"/>
        <w:adjustRightInd w:val="0"/>
        <w:spacing w:line="240" w:lineRule="auto"/>
        <w:rPr>
          <w:rFonts w:asciiTheme="minorHAnsi" w:hAnsiTheme="minorHAnsi" w:cs="Calibri"/>
          <w:sz w:val="22"/>
          <w:szCs w:val="22"/>
        </w:rPr>
      </w:pPr>
    </w:p>
    <w:p w:rsidR="00436F1D" w:rsidRPr="00901439" w:rsidRDefault="00436F1D" w:rsidP="002D3FD8">
      <w:pPr>
        <w:widowControl w:val="0"/>
        <w:autoSpaceDE w:val="0"/>
        <w:autoSpaceDN w:val="0"/>
        <w:adjustRightInd w:val="0"/>
        <w:spacing w:line="240" w:lineRule="auto"/>
        <w:rPr>
          <w:rFonts w:asciiTheme="minorHAnsi" w:hAnsiTheme="minorHAnsi" w:cs="Calibri"/>
          <w:sz w:val="22"/>
          <w:szCs w:val="22"/>
        </w:rPr>
      </w:pPr>
    </w:p>
    <w:p w:rsidR="002D3FD8" w:rsidRPr="00901439" w:rsidRDefault="002D3FD8" w:rsidP="006B0699">
      <w:pPr>
        <w:widowControl w:val="0"/>
        <w:autoSpaceDE w:val="0"/>
        <w:autoSpaceDN w:val="0"/>
        <w:adjustRightInd w:val="0"/>
        <w:spacing w:line="240" w:lineRule="auto"/>
        <w:rPr>
          <w:rFonts w:asciiTheme="minorHAnsi" w:hAnsiTheme="minorHAnsi" w:cs="Calibri"/>
          <w:sz w:val="22"/>
          <w:szCs w:val="22"/>
        </w:rPr>
      </w:pPr>
    </w:p>
    <w:p w:rsidR="00E50BB0" w:rsidRPr="00901439" w:rsidRDefault="00E50BB0" w:rsidP="002731E1"/>
    <w:p w:rsidR="00E50BB0" w:rsidRPr="00901439" w:rsidRDefault="00E50BB0" w:rsidP="002731E1"/>
    <w:p w:rsidR="00AC05A0" w:rsidRPr="00901439" w:rsidRDefault="00AC05A0" w:rsidP="002731E1">
      <w:r w:rsidRPr="00901439">
        <w:t>Use ful for quiz</w:t>
      </w:r>
    </w:p>
    <w:p w:rsidR="00FD4244" w:rsidRPr="00901439" w:rsidRDefault="00FD4244" w:rsidP="002731E1">
      <w:r w:rsidRPr="00901439">
        <w:t>http://hadoopiq.blogspot.in/</w:t>
      </w:r>
    </w:p>
    <w:p w:rsidR="00AE4E2D" w:rsidRPr="00901439" w:rsidRDefault="00AE4E2D" w:rsidP="002731E1">
      <w:r w:rsidRPr="00901439">
        <w:t>http://hadooptutorial.info/forums/topic/250-hadoop-interview-questions-for-experienced-hadoop-developers/</w:t>
      </w:r>
    </w:p>
    <w:p w:rsidR="00C203F0" w:rsidRPr="00901439" w:rsidRDefault="00C203F0" w:rsidP="002731E1">
      <w:r w:rsidRPr="00901439">
        <w:lastRenderedPageBreak/>
        <w:t>http://www.bigdataanalyst.in/hadoop-mapreduce-interview-questions/</w:t>
      </w:r>
    </w:p>
    <w:p w:rsidR="00AC08A8" w:rsidRPr="00901439" w:rsidRDefault="00AC08A8" w:rsidP="002731E1">
      <w:r w:rsidRPr="00901439">
        <w:t>https://intellipaat.com/interview-question/big-data-hadoop-interview-questions/</w:t>
      </w:r>
    </w:p>
    <w:p w:rsidR="008360BE" w:rsidRPr="00901439" w:rsidRDefault="008360BE" w:rsidP="002731E1">
      <w:r w:rsidRPr="00901439">
        <w:t>Complete Tutorial/:</w:t>
      </w:r>
    </w:p>
    <w:p w:rsidR="00262048" w:rsidRPr="00901439" w:rsidRDefault="00262048" w:rsidP="002731E1">
      <w:r w:rsidRPr="00901439">
        <w:t>http://www.tutorialspoint.com/hadoop/hadoop_mock_test.htm</w:t>
      </w:r>
    </w:p>
    <w:p w:rsidR="009A0A5F" w:rsidRPr="00901439" w:rsidRDefault="009A0A5F" w:rsidP="002731E1">
      <w:r w:rsidRPr="00901439">
        <w:t>http://hadoopiq.blogspot.in/2014/08/100-top-hadoop-interview-questions-and.html</w:t>
      </w:r>
    </w:p>
    <w:p w:rsidR="009F691E" w:rsidRPr="00901439" w:rsidRDefault="009F691E" w:rsidP="002731E1">
      <w:r w:rsidRPr="00901439">
        <w:t>Java:</w:t>
      </w:r>
    </w:p>
    <w:p w:rsidR="009F691E" w:rsidRPr="00901439" w:rsidRDefault="009F691E" w:rsidP="002731E1">
      <w:r w:rsidRPr="00901439">
        <w:t>http://www.javatpoint.com/hadoop-interview-questions</w:t>
      </w:r>
    </w:p>
    <w:p w:rsidR="009F691E" w:rsidRPr="00901439" w:rsidRDefault="009F691E" w:rsidP="002731E1"/>
    <w:p w:rsidR="00F56E5F" w:rsidRPr="00901439" w:rsidRDefault="00F56E5F" w:rsidP="00F56E5F">
      <w:pPr>
        <w:pStyle w:val="Heading2"/>
        <w:shd w:val="clear" w:color="auto" w:fill="FFFFFF"/>
        <w:spacing w:before="0" w:line="360" w:lineRule="atLeast"/>
        <w:textAlignment w:val="baseline"/>
        <w:rPr>
          <w:rFonts w:ascii="Arial" w:hAnsi="Arial" w:cs="Arial"/>
          <w:color w:val="222222"/>
          <w:sz w:val="42"/>
          <w:szCs w:val="42"/>
        </w:rPr>
      </w:pPr>
      <w:bookmarkStart w:id="246" w:name="_Toc481554863"/>
      <w:r w:rsidRPr="00901439">
        <w:rPr>
          <w:rStyle w:val="Strong"/>
          <w:rFonts w:ascii="inherit" w:hAnsi="inherit" w:cs="Arial"/>
          <w:bCs/>
          <w:color w:val="222222"/>
          <w:sz w:val="42"/>
          <w:szCs w:val="42"/>
          <w:bdr w:val="none" w:sz="0" w:space="0" w:color="auto" w:frame="1"/>
        </w:rPr>
        <w:t>Hadoop Admin Interview Questions</w:t>
      </w:r>
      <w:bookmarkEnd w:id="246"/>
    </w:p>
    <w:p w:rsidR="009E2D54" w:rsidRPr="00901439" w:rsidRDefault="00F56E5F" w:rsidP="00817FC8">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 xml:space="preserve">7) </w:t>
      </w:r>
    </w:p>
    <w:p w:rsidR="00F56E5F" w:rsidRPr="00901439" w:rsidRDefault="00F56E5F" w:rsidP="009E2D54">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Style w:val="Strong"/>
          <w:rFonts w:ascii="inherit" w:hAnsi="inherit" w:cs="Arial"/>
          <w:bCs/>
          <w:color w:val="222222"/>
          <w:sz w:val="29"/>
          <w:szCs w:val="29"/>
          <w:bdr w:val="none" w:sz="0" w:space="0" w:color="auto" w:frame="1"/>
        </w:rPr>
        <w:t>Hadoop MapReduce Interview Questions</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23) What is a NameNode and what is a DataNode?</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24) What is Shuffling in MapReduce?</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25) Why would a Hadoop developer develop a Map Reduce by disabling the reduce step?</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26) What is the functionality of Task Tracker and Job Tracker in Hadoop? How many instances of a Task Tracker and Job Tracker can be run on a single Hadoop Cluster?</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27) How does NameNode tackle DataNode failures?</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28) What is InputFormat in Hadoop?</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29) What is the purpose of RecordReader in Hadoop?</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30) What is InputSplit in MapReduce?</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lastRenderedPageBreak/>
        <w:t>31)In Hadoop, if custom partitioner is not defined then, how is data partitioned before it is sent to the reducer?</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32) What is replication factor in Hadoop and what is default replication factor level Hadoop comes with?</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33) What is SequenceFile in Hadoop and Explain its importance?</w:t>
      </w:r>
    </w:p>
    <w:p w:rsidR="00F56E5F" w:rsidRPr="00901439" w:rsidRDefault="00F56E5F" w:rsidP="00F56E5F">
      <w:pPr>
        <w:pStyle w:val="NormalWeb"/>
        <w:shd w:val="clear" w:color="auto" w:fill="FFFFFF"/>
        <w:spacing w:before="0" w:beforeAutospacing="0" w:after="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34) If you are the user of a </w:t>
      </w:r>
      <w:r w:rsidRPr="00901439">
        <w:rPr>
          <w:rStyle w:val="apple-converted-space"/>
          <w:rFonts w:ascii="Arial" w:hAnsi="Arial" w:cs="Arial"/>
          <w:color w:val="727272"/>
          <w:sz w:val="22"/>
          <w:szCs w:val="22"/>
        </w:rPr>
        <w:t> </w:t>
      </w:r>
      <w:hyperlink r:id="rId82" w:tgtFrame="_blank" w:tooltip="Hadoop vs Spark " w:history="1">
        <w:r w:rsidRPr="00901439">
          <w:rPr>
            <w:rStyle w:val="Hyperlink"/>
            <w:rFonts w:ascii="inherit" w:hAnsi="inherit" w:cs="Arial"/>
            <w:color w:val="6793C5"/>
            <w:sz w:val="22"/>
            <w:szCs w:val="22"/>
            <w:bdr w:val="none" w:sz="0" w:space="0" w:color="auto" w:frame="1"/>
          </w:rPr>
          <w:t>MapReduce framework</w:t>
        </w:r>
      </w:hyperlink>
      <w:r w:rsidRPr="00901439">
        <w:rPr>
          <w:rFonts w:ascii="Arial" w:hAnsi="Arial" w:cs="Arial"/>
          <w:color w:val="727272"/>
          <w:sz w:val="22"/>
          <w:szCs w:val="22"/>
        </w:rPr>
        <w:t>, then what are the configuration parameters you need to specify?</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35) Explain about the different parameters of the mapper and reducer functions.</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36) How can you set random number of mappers and reducers for a Hadoop job?</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37) How many Daemon processes run on a Hadoop System?</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38) What happens if the number of reducers is 0?</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39) What is meant by Map-side and Reduce-side join in Hadoop?</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40) How can the NameNode be restarted?</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41) Hadoop attains parallelism by isolating the tasks across various nodes; it is possible for some of the slow nodes to rate-limit the rest of the program and slows down the program. What method Hadoop provides to combat this?</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42) What is the significance of conf.setMapper class?</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43) What are combiners and when are these used in a MapReduce job?</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44) How does a DataNode know the location of the NameNode in Hadoop cluster?</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45) How can you check whether the NameNode is working or not?</w:t>
      </w:r>
    </w:p>
    <w:p w:rsidR="00F56E5F" w:rsidRPr="00901439" w:rsidRDefault="00F56E5F" w:rsidP="00F56E5F">
      <w:pPr>
        <w:pStyle w:val="Heading3"/>
        <w:shd w:val="clear" w:color="auto" w:fill="FFFFFF"/>
        <w:spacing w:before="0" w:line="360" w:lineRule="atLeast"/>
        <w:textAlignment w:val="baseline"/>
        <w:rPr>
          <w:rFonts w:ascii="Arial" w:hAnsi="Arial" w:cs="Arial"/>
          <w:color w:val="222222"/>
          <w:sz w:val="29"/>
          <w:szCs w:val="29"/>
        </w:rPr>
      </w:pPr>
      <w:bookmarkStart w:id="247" w:name="_Toc481554864"/>
      <w:r w:rsidRPr="00901439">
        <w:rPr>
          <w:rStyle w:val="Strong"/>
          <w:rFonts w:ascii="inherit" w:hAnsi="inherit" w:cs="Arial"/>
          <w:bCs/>
          <w:color w:val="222222"/>
          <w:sz w:val="29"/>
          <w:szCs w:val="29"/>
          <w:bdr w:val="none" w:sz="0" w:space="0" w:color="auto" w:frame="1"/>
        </w:rPr>
        <w:lastRenderedPageBreak/>
        <w:t>Pig Interview Questions</w:t>
      </w:r>
      <w:bookmarkEnd w:id="247"/>
      <w:r w:rsidRPr="00901439">
        <w:rPr>
          <w:rStyle w:val="Strong"/>
          <w:rFonts w:ascii="inherit" w:hAnsi="inherit" w:cs="Arial"/>
          <w:bCs/>
          <w:color w:val="222222"/>
          <w:sz w:val="29"/>
          <w:szCs w:val="29"/>
          <w:bdr w:val="none" w:sz="0" w:space="0" w:color="auto" w:frame="1"/>
        </w:rPr>
        <w:t> </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46) When doing a join in Hadoop, you notice that one reducer is running for a very long time. How will address this problem in Pig?</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47) Are there any problems which can only be solved by MapReduce and cannot be solved by PIG? In which kind of scenarios MR jobs will be more useful than PIG?</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48) Give an example scenario on the usage of counters.</w:t>
      </w:r>
    </w:p>
    <w:p w:rsidR="00F56E5F" w:rsidRPr="00901439" w:rsidRDefault="00F56E5F" w:rsidP="00F56E5F">
      <w:pPr>
        <w:pStyle w:val="Heading3"/>
        <w:shd w:val="clear" w:color="auto" w:fill="FFFFFF"/>
        <w:spacing w:before="0" w:line="360" w:lineRule="atLeast"/>
        <w:textAlignment w:val="baseline"/>
        <w:rPr>
          <w:rFonts w:ascii="Arial" w:hAnsi="Arial" w:cs="Arial"/>
          <w:color w:val="222222"/>
          <w:sz w:val="29"/>
          <w:szCs w:val="29"/>
        </w:rPr>
      </w:pPr>
      <w:bookmarkStart w:id="248" w:name="_Toc481554865"/>
      <w:r w:rsidRPr="00901439">
        <w:rPr>
          <w:rStyle w:val="Strong"/>
          <w:rFonts w:ascii="inherit" w:hAnsi="inherit" w:cs="Arial"/>
          <w:bCs/>
          <w:color w:val="222222"/>
          <w:sz w:val="29"/>
          <w:szCs w:val="29"/>
          <w:bdr w:val="none" w:sz="0" w:space="0" w:color="auto" w:frame="1"/>
        </w:rPr>
        <w:t>Hive Interview Questions</w:t>
      </w:r>
      <w:bookmarkEnd w:id="248"/>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49) Explain the difference between ORDER BY and SORT BY in Hive?</w:t>
      </w:r>
    </w:p>
    <w:p w:rsidR="00F56E5F" w:rsidRPr="00901439" w:rsidRDefault="00F56E5F" w:rsidP="00F56E5F">
      <w:pPr>
        <w:pStyle w:val="NormalWeb"/>
        <w:shd w:val="clear" w:color="auto" w:fill="FFFFFF"/>
        <w:spacing w:before="0" w:beforeAutospacing="0" w:after="48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50)  Differentiate between HiveQL and SQL.</w:t>
      </w:r>
    </w:p>
    <w:p w:rsidR="00F56E5F" w:rsidRPr="00901439" w:rsidRDefault="00F56E5F" w:rsidP="00F56E5F">
      <w:pPr>
        <w:pStyle w:val="NormalWeb"/>
        <w:shd w:val="clear" w:color="auto" w:fill="FFFFFF"/>
        <w:spacing w:before="0" w:beforeAutospacing="0" w:after="0" w:afterAutospacing="0" w:line="363" w:lineRule="atLeast"/>
        <w:textAlignment w:val="baseline"/>
        <w:rPr>
          <w:rFonts w:ascii="Arial" w:hAnsi="Arial" w:cs="Arial"/>
          <w:color w:val="727272"/>
          <w:sz w:val="22"/>
          <w:szCs w:val="22"/>
        </w:rPr>
      </w:pPr>
      <w:r w:rsidRPr="00901439">
        <w:rPr>
          <w:rFonts w:ascii="Arial" w:hAnsi="Arial" w:cs="Arial"/>
          <w:color w:val="727272"/>
          <w:sz w:val="22"/>
          <w:szCs w:val="22"/>
        </w:rPr>
        <w:t>We would like to know about your experience in </w:t>
      </w:r>
      <w:r w:rsidRPr="00901439">
        <w:rPr>
          <w:rStyle w:val="apple-converted-space"/>
          <w:rFonts w:ascii="Arial" w:hAnsi="Arial" w:cs="Arial"/>
          <w:color w:val="727272"/>
          <w:sz w:val="22"/>
          <w:szCs w:val="22"/>
        </w:rPr>
        <w:t> </w:t>
      </w:r>
      <w:hyperlink r:id="rId83" w:tgtFrame="_blank" w:tooltip="Online Hadoop Training" w:history="1">
        <w:r w:rsidRPr="00901439">
          <w:rPr>
            <w:rStyle w:val="Hyperlink"/>
            <w:rFonts w:ascii="inherit" w:hAnsi="inherit" w:cs="Arial"/>
            <w:color w:val="6793C5"/>
            <w:sz w:val="22"/>
            <w:szCs w:val="22"/>
            <w:bdr w:val="none" w:sz="0" w:space="0" w:color="auto" w:frame="1"/>
          </w:rPr>
          <w:t>Hadoop </w:t>
        </w:r>
      </w:hyperlink>
      <w:r w:rsidRPr="00901439">
        <w:rPr>
          <w:rFonts w:ascii="Arial" w:hAnsi="Arial" w:cs="Arial"/>
          <w:color w:val="727272"/>
          <w:sz w:val="22"/>
          <w:szCs w:val="22"/>
        </w:rPr>
        <w:t>interviews. Please comment below to let us know if we missed any important question that is regularly asked in these interviews. </w:t>
      </w:r>
    </w:p>
    <w:p w:rsidR="00F56E5F" w:rsidRPr="00901439" w:rsidRDefault="00F56E5F" w:rsidP="006C2987"/>
    <w:p w:rsidR="00BE374A" w:rsidRPr="00901439" w:rsidRDefault="00BE374A" w:rsidP="00BE374A">
      <w:pPr>
        <w:pStyle w:val="NormalWeb"/>
        <w:spacing w:before="0" w:beforeAutospacing="0" w:after="225" w:afterAutospacing="0" w:line="315" w:lineRule="atLeast"/>
        <w:rPr>
          <w:rFonts w:ascii="Arial" w:hAnsi="Arial" w:cs="Arial"/>
          <w:color w:val="3F4549"/>
          <w:sz w:val="23"/>
          <w:szCs w:val="23"/>
        </w:rPr>
      </w:pPr>
      <w:r w:rsidRPr="00901439">
        <w:rPr>
          <w:rFonts w:ascii="Arial" w:hAnsi="Arial" w:cs="Arial"/>
          <w:color w:val="3F4549"/>
          <w:sz w:val="23"/>
          <w:szCs w:val="23"/>
        </w:rPr>
        <w:t>1. Why can't we use Java primitive data types in Map Reduce?</w:t>
      </w:r>
      <w:r w:rsidRPr="00901439">
        <w:rPr>
          <w:rFonts w:ascii="Arial" w:hAnsi="Arial" w:cs="Arial"/>
          <w:color w:val="3F4549"/>
          <w:sz w:val="23"/>
          <w:szCs w:val="23"/>
        </w:rPr>
        <w:br/>
        <w:t>2. Explain how do you decide between Managed &amp; External tables in hive</w:t>
      </w:r>
      <w:r w:rsidRPr="00901439">
        <w:rPr>
          <w:rFonts w:ascii="Arial" w:hAnsi="Arial" w:cs="Arial"/>
          <w:color w:val="3F4549"/>
          <w:sz w:val="23"/>
          <w:szCs w:val="23"/>
        </w:rPr>
        <w:br/>
        <w:t>3. Can we change the default location of Managed tables</w:t>
      </w:r>
      <w:r w:rsidRPr="00901439">
        <w:rPr>
          <w:rFonts w:ascii="Arial" w:hAnsi="Arial" w:cs="Arial"/>
          <w:color w:val="3F4549"/>
          <w:sz w:val="23"/>
          <w:szCs w:val="23"/>
        </w:rPr>
        <w:br/>
        <w:t>4. What are the factors that we consider while creating a hive table</w:t>
      </w:r>
      <w:r w:rsidRPr="00901439">
        <w:rPr>
          <w:rFonts w:ascii="Arial" w:hAnsi="Arial" w:cs="Arial"/>
          <w:color w:val="3F4549"/>
          <w:sz w:val="23"/>
          <w:szCs w:val="23"/>
        </w:rPr>
        <w:br/>
        <w:t>5. What are the compression techniques and how do you decide which one to use</w:t>
      </w:r>
      <w:r w:rsidRPr="00901439">
        <w:rPr>
          <w:rFonts w:ascii="Arial" w:hAnsi="Arial" w:cs="Arial"/>
          <w:color w:val="3F4549"/>
          <w:sz w:val="23"/>
          <w:szCs w:val="23"/>
        </w:rPr>
        <w:br/>
        <w:t>6. Co group in Pig</w:t>
      </w:r>
      <w:r w:rsidRPr="00901439">
        <w:rPr>
          <w:rFonts w:ascii="Arial" w:hAnsi="Arial" w:cs="Arial"/>
          <w:color w:val="3F4549"/>
          <w:sz w:val="23"/>
          <w:szCs w:val="23"/>
        </w:rPr>
        <w:br/>
        <w:t>7. How to include partitioned column in data - Hive</w:t>
      </w:r>
      <w:r w:rsidRPr="00901439">
        <w:rPr>
          <w:rFonts w:ascii="Arial" w:hAnsi="Arial" w:cs="Arial"/>
          <w:color w:val="3F4549"/>
          <w:sz w:val="23"/>
          <w:szCs w:val="23"/>
        </w:rPr>
        <w:br/>
        <w:t>9. What hadoop -put command do exactly</w:t>
      </w:r>
      <w:r w:rsidRPr="00901439">
        <w:rPr>
          <w:rFonts w:ascii="Arial" w:hAnsi="Arial" w:cs="Arial"/>
          <w:color w:val="3F4549"/>
          <w:sz w:val="23"/>
          <w:szCs w:val="23"/>
        </w:rPr>
        <w:br/>
        <w:t>10. What is the limit on Distributed cache size?</w:t>
      </w:r>
      <w:r w:rsidRPr="00901439">
        <w:rPr>
          <w:rFonts w:ascii="Arial" w:hAnsi="Arial" w:cs="Arial"/>
          <w:color w:val="3F4549"/>
          <w:sz w:val="23"/>
          <w:szCs w:val="23"/>
        </w:rPr>
        <w:br/>
        <w:t>11. Handling skewed data</w:t>
      </w:r>
      <w:r w:rsidRPr="00901439">
        <w:rPr>
          <w:rFonts w:ascii="Arial" w:hAnsi="Arial" w:cs="Arial"/>
          <w:color w:val="3F4549"/>
          <w:sz w:val="23"/>
          <w:szCs w:val="23"/>
        </w:rPr>
        <w:br/>
        <w:t>12. What are the Different joins in hive?</w:t>
      </w:r>
      <w:r w:rsidRPr="00901439">
        <w:rPr>
          <w:rFonts w:ascii="Arial" w:hAnsi="Arial" w:cs="Arial"/>
          <w:color w:val="3F4549"/>
          <w:sz w:val="23"/>
          <w:szCs w:val="23"/>
        </w:rPr>
        <w:br/>
        <w:t>13. Explain about SMB join in Hive</w:t>
      </w:r>
    </w:p>
    <w:p w:rsidR="00BE374A" w:rsidRPr="00901439" w:rsidRDefault="00BE374A" w:rsidP="006C2987"/>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 What is Hadoop Map Reduce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For processing large data sets in parallel across a hadoop cluster, Hadoop MapReduce framework is used.  Data analysis uses a two-step map and reduce process.</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 How Hadoop MapReduce works?</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lastRenderedPageBreak/>
        <w:t>In MapReduce, during the map phase it counts the words in each document, while in the reduce phase it aggregates the data as per the document spanning the entire collection. During the map phase the input data is divided into splits for analysis by map tasks running in parallel across Hadoop framework.</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3) Explain what is shuffling in MapReduce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process by which the system performs the sort and transfers the map outputs to the reducer as inputs is known as the shuffle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4) Explain what is distributed Cache in MapReduce Framework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Distributed Cache is an important feature provided by map reduce framework. When you want to share some files across all nodes in Hadoop Cluster, DistributedCache  is used.  The files could be an executable jar files or simple properties file.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5) Explain what is NameNode in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NameNode in Hadoop is the node, where Hadoop stores all the file location information in HDFS (Hadoop Distributed File System).  In other words, NameNode is the centrepiece of an HDFS file system.  It keeps the record of all the files in the file system, and tracks the file data across the cluster or multiple machines</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Fonts w:ascii="inherit" w:hAnsi="inherit" w:cs="Helvetica"/>
          <w:noProof/>
          <w:color w:val="F05A1A"/>
          <w:sz w:val="23"/>
          <w:szCs w:val="23"/>
          <w:bdr w:val="none" w:sz="0" w:space="0" w:color="auto" w:frame="1"/>
          <w:lang w:bidi="ar-SA"/>
        </w:rPr>
        <w:drawing>
          <wp:inline distT="0" distB="0" distL="0" distR="0">
            <wp:extent cx="3324225" cy="3152775"/>
            <wp:effectExtent l="19050" t="0" r="9525" b="0"/>
            <wp:docPr id="2" name="Picture 1" descr="7">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a:hlinkClick r:id="rId84"/>
                    </pic:cNvPr>
                    <pic:cNvPicPr>
                      <a:picLocks noChangeAspect="1" noChangeArrowheads="1"/>
                    </pic:cNvPicPr>
                  </pic:nvPicPr>
                  <pic:blipFill>
                    <a:blip r:embed="rId85"/>
                    <a:srcRect/>
                    <a:stretch>
                      <a:fillRect/>
                    </a:stretch>
                  </pic:blipFill>
                  <pic:spPr bwMode="auto">
                    <a:xfrm>
                      <a:off x="0" y="0"/>
                      <a:ext cx="3324225" cy="3152775"/>
                    </a:xfrm>
                    <a:prstGeom prst="rect">
                      <a:avLst/>
                    </a:prstGeom>
                    <a:noFill/>
                    <a:ln w="9525">
                      <a:noFill/>
                      <a:miter lim="800000"/>
                      <a:headEnd/>
                      <a:tailEnd/>
                    </a:ln>
                  </pic:spPr>
                </pic:pic>
              </a:graphicData>
            </a:graphic>
          </wp:inline>
        </w:drawing>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6) Explain what is JobTracker in Hadoop? What are the actions followed by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In Hadoop for submitting and tracking MapReduce jobs,  JobTracker is used. Job tracker run on its own JVM process</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lastRenderedPageBreak/>
        <w:t>Hadoop performs following actions in Hadoop</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Client application submit jobs to the job tracker</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JobTracker communicates to the Namemode to determine data location</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Near the data or with available slots JobTracker locates TaskTracker nodes</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On chosen TaskTracker Nodes, it submits the work</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When a task fails, Job tracker notify and decides what to do then.</w:t>
      </w:r>
    </w:p>
    <w:p w:rsidR="0017345C" w:rsidRPr="00901439" w:rsidRDefault="0017345C" w:rsidP="00566CFA">
      <w:pPr>
        <w:numPr>
          <w:ilvl w:val="0"/>
          <w:numId w:val="12"/>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The TaskTracker nodes are monitored by JobTracker</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7) Explain what is heartbeat in HDFS?</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Heartbeat is referred to a signal used between a data node and Name node, and between task tracker and job tracker, if the Name node or job tracker does not respond to the signal, then it is considered there is some issues with data node or task tracker</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8) Explain what combiners is and when you should use a combiner in a MapReduce Job?</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To increase the efficiency of MapReduce Program, Combiners are used.  The amount of data can be reduced with the help of combiner’s that need to be transferred across to the reducers. If the operation performed is commutative and associative you can use your reducer code as a combiner.  The execution of combiner is not guaranteed in Hadoop</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9) What happens when a datanode fails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When a datanode fails</w:t>
      </w:r>
    </w:p>
    <w:p w:rsidR="0017345C" w:rsidRPr="00901439" w:rsidRDefault="0017345C" w:rsidP="00566CFA">
      <w:pPr>
        <w:numPr>
          <w:ilvl w:val="0"/>
          <w:numId w:val="13"/>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Jobtracker and namenode detect the failure</w:t>
      </w:r>
    </w:p>
    <w:p w:rsidR="0017345C" w:rsidRPr="00901439" w:rsidRDefault="0017345C" w:rsidP="00566CFA">
      <w:pPr>
        <w:numPr>
          <w:ilvl w:val="0"/>
          <w:numId w:val="13"/>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On the failed node all tasks are re-scheduled</w:t>
      </w:r>
    </w:p>
    <w:p w:rsidR="0017345C" w:rsidRPr="00901439" w:rsidRDefault="0017345C" w:rsidP="00566CFA">
      <w:pPr>
        <w:numPr>
          <w:ilvl w:val="0"/>
          <w:numId w:val="13"/>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Namenode replicates the users data to another node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10) Explain what is Speculative Execution?</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In Hadoop during Speculative Execution a certain number of duplicate tasks are launched.  On different slave node, multiple copies of same map or reduce task can be executed using Speculative Execution. In simple words, if a particular drive is taking long time to complete a task, Hadoop will create a duplicate task on another disk.  Disk that finish the task first are retained and disks that do not finish first are killed.</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11) Explain what are the basic parameters of a Mapper?</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basic parameters of a Mapper are</w:t>
      </w:r>
    </w:p>
    <w:p w:rsidR="0017345C" w:rsidRPr="00901439" w:rsidRDefault="0017345C" w:rsidP="00566CFA">
      <w:pPr>
        <w:numPr>
          <w:ilvl w:val="0"/>
          <w:numId w:val="14"/>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LongWritable and Text</w:t>
      </w:r>
    </w:p>
    <w:p w:rsidR="0017345C" w:rsidRPr="00901439" w:rsidRDefault="0017345C" w:rsidP="00566CFA">
      <w:pPr>
        <w:numPr>
          <w:ilvl w:val="0"/>
          <w:numId w:val="14"/>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lastRenderedPageBreak/>
        <w:t>Text and IntWritable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12) Explain what is the function of MapReducer partitioner?</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function of MapReducer partitioner is to make sure that all the value of a single key goes to the same reducer, eventually which helps evenly distribution of the map output over the reducers</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13) Explain what is difference between an Input Split and HDFS Block?</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Logical division of data is known as Split while physical division of data is known as HDFS Block</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14) Explain what happens in textinformat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In textinputformat, each line in the text file is a record.  Value is the content of the line while Key is the byte offset of the line. For instance, Key: longWritable, Value: text</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15) Mention what are the main configuration parameters that user need to specify to run Mapreduce Job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user of Mapreduce framework needs to specify</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Job’s input locations in the distributed file system</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Job’s output location in the distributed file system</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Input format</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Output format</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Class containing the map function</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Class containing the reduce function</w:t>
      </w:r>
    </w:p>
    <w:p w:rsidR="0017345C" w:rsidRPr="00901439" w:rsidRDefault="0017345C" w:rsidP="00566CFA">
      <w:pPr>
        <w:numPr>
          <w:ilvl w:val="0"/>
          <w:numId w:val="15"/>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JAR file containing the mapper, reducer and driver classes</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16) Explain what is WebDAV in Hadoop?</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To support editing and updating files WebDAV is a set of extensions to HTTP.  On most</w:t>
      </w:r>
      <w:r w:rsidRPr="00901439">
        <w:rPr>
          <w:rStyle w:val="apple-converted-space"/>
          <w:rFonts w:ascii="Helvetica" w:hAnsi="Helvetica" w:cs="Helvetica"/>
          <w:color w:val="666666"/>
          <w:sz w:val="23"/>
          <w:szCs w:val="23"/>
        </w:rPr>
        <w:t> </w:t>
      </w:r>
      <w:hyperlink r:id="rId86" w:tooltip="operating system" w:history="1">
        <w:r w:rsidRPr="00901439">
          <w:rPr>
            <w:rStyle w:val="Hyperlink"/>
            <w:rFonts w:ascii="inherit" w:hAnsi="inherit" w:cs="Helvetica"/>
            <w:color w:val="F05A1A"/>
            <w:sz w:val="23"/>
            <w:szCs w:val="23"/>
            <w:bdr w:val="none" w:sz="0" w:space="0" w:color="auto" w:frame="1"/>
          </w:rPr>
          <w:t>operating system</w:t>
        </w:r>
      </w:hyperlink>
      <w:r w:rsidRPr="00901439">
        <w:rPr>
          <w:rStyle w:val="apple-converted-space"/>
          <w:rFonts w:ascii="Helvetica" w:hAnsi="Helvetica" w:cs="Helvetica"/>
          <w:color w:val="666666"/>
          <w:sz w:val="23"/>
          <w:szCs w:val="23"/>
        </w:rPr>
        <w:t> </w:t>
      </w:r>
      <w:r w:rsidRPr="00901439">
        <w:rPr>
          <w:rFonts w:ascii="Helvetica" w:hAnsi="Helvetica" w:cs="Helvetica"/>
          <w:color w:val="666666"/>
          <w:sz w:val="23"/>
          <w:szCs w:val="23"/>
        </w:rPr>
        <w:t>WebDAV shares can be mounted as filesystems , so it is possible to access HDFS as a standard filesystem by exposing HDFS over WebDAV.</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17)  Explain what is sqoop in Hadoop ?</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To transfer the data between Relational</w:t>
      </w:r>
      <w:r w:rsidRPr="00901439">
        <w:rPr>
          <w:rStyle w:val="apple-converted-space"/>
          <w:rFonts w:ascii="Helvetica" w:hAnsi="Helvetica" w:cs="Helvetica"/>
          <w:color w:val="666666"/>
          <w:sz w:val="23"/>
          <w:szCs w:val="23"/>
        </w:rPr>
        <w:t> </w:t>
      </w:r>
      <w:hyperlink r:id="rId87" w:tooltip="database" w:history="1">
        <w:r w:rsidRPr="00901439">
          <w:rPr>
            <w:rStyle w:val="Hyperlink"/>
            <w:rFonts w:ascii="inherit" w:hAnsi="inherit" w:cs="Helvetica"/>
            <w:color w:val="F05A1A"/>
            <w:sz w:val="23"/>
            <w:szCs w:val="23"/>
            <w:bdr w:val="none" w:sz="0" w:space="0" w:color="auto" w:frame="1"/>
          </w:rPr>
          <w:t>database</w:t>
        </w:r>
      </w:hyperlink>
      <w:r w:rsidRPr="00901439">
        <w:rPr>
          <w:rStyle w:val="apple-converted-space"/>
          <w:rFonts w:ascii="Helvetica" w:hAnsi="Helvetica" w:cs="Helvetica"/>
          <w:color w:val="666666"/>
          <w:sz w:val="23"/>
          <w:szCs w:val="23"/>
        </w:rPr>
        <w:t> </w:t>
      </w:r>
      <w:r w:rsidRPr="00901439">
        <w:rPr>
          <w:rFonts w:ascii="Helvetica" w:hAnsi="Helvetica" w:cs="Helvetica"/>
          <w:color w:val="666666"/>
          <w:sz w:val="23"/>
          <w:szCs w:val="23"/>
        </w:rPr>
        <w:t>management (RDBMS) and Hadoop HDFS a tool is used known as Sqoop. Using Sqoop data can be transferred from RDMS like MySQL or Oracle into HDFS as well as exporting data from HDFS file to RDBMS</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18) Explain how JobTracker schedules a task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 xml:space="preserve">The task tracker send out heartbeat messages to Jobtracker usually every few minutes to make sure that JobTracker is active and functioning.  The message also informs </w:t>
      </w:r>
      <w:r w:rsidRPr="00901439">
        <w:rPr>
          <w:rFonts w:ascii="Helvetica" w:hAnsi="Helvetica" w:cs="Helvetica"/>
          <w:color w:val="666666"/>
          <w:sz w:val="23"/>
          <w:szCs w:val="23"/>
        </w:rPr>
        <w:lastRenderedPageBreak/>
        <w:t>JobTracker about the number of available slots, so the JobTracker can stay upto date with where in the cluster work can be delegated</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19) Explain what is Sequencefileinputformat?</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Sequencefileinputformat is used for reading files in sequence. It is a specific compressed binary file format which is optimized for passing data between the output of one MapReduce job to the input of some other MapReduce job.</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20) Explain what does the conf.setMapper Class do ?</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Conf.setMapperclass  sets the mapper class and all the stuff related to map job such as reading data and generating a key-value pair out of the mapper</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21) Explain what is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It is an open-source software framework for storing data and running applications on clusters of commodity hardware.  It provides enormous processing power and massive storage for any type of data.</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22) Mention what is the difference between an RDBMS and Hadoop?</w:t>
      </w:r>
    </w:p>
    <w:tbl>
      <w:tblPr>
        <w:tblW w:w="12495" w:type="dxa"/>
        <w:shd w:val="clear" w:color="auto" w:fill="F8F8F8"/>
        <w:tblCellMar>
          <w:left w:w="0" w:type="dxa"/>
          <w:right w:w="0" w:type="dxa"/>
        </w:tblCellMar>
        <w:tblLook w:val="04A0"/>
      </w:tblPr>
      <w:tblGrid>
        <w:gridCol w:w="5756"/>
        <w:gridCol w:w="6739"/>
      </w:tblGrid>
      <w:tr w:rsidR="0017345C" w:rsidRPr="00901439" w:rsidTr="0017345C">
        <w:tc>
          <w:tcPr>
            <w:tcW w:w="3690" w:type="dxa"/>
            <w:tcBorders>
              <w:top w:val="single" w:sz="6"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Style w:val="Strong"/>
                <w:rFonts w:ascii="inherit" w:hAnsi="inherit" w:cs="Helvetica"/>
                <w:color w:val="000000"/>
                <w:bdr w:val="none" w:sz="0" w:space="0" w:color="auto" w:frame="1"/>
              </w:rPr>
              <w:t>RDBMS</w:t>
            </w:r>
          </w:p>
        </w:tc>
        <w:tc>
          <w:tcPr>
            <w:tcW w:w="4320" w:type="dxa"/>
            <w:tcBorders>
              <w:top w:val="single" w:sz="6" w:space="0" w:color="E1E1E1"/>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Style w:val="Strong"/>
                <w:rFonts w:ascii="inherit" w:hAnsi="inherit" w:cs="Helvetica"/>
                <w:color w:val="000000"/>
                <w:bdr w:val="none" w:sz="0" w:space="0" w:color="auto" w:frame="1"/>
              </w:rPr>
              <w:t>Hadoop</w:t>
            </w:r>
          </w:p>
        </w:tc>
      </w:tr>
      <w:tr w:rsidR="0017345C" w:rsidRPr="00901439" w:rsidTr="0017345C">
        <w:tc>
          <w:tcPr>
            <w:tcW w:w="3690"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919191"/>
              </w:rPr>
            </w:pPr>
            <w:r w:rsidRPr="00901439">
              <w:rPr>
                <w:rFonts w:ascii="inherit" w:hAnsi="inherit" w:cs="Helvetica"/>
                <w:color w:val="919191"/>
              </w:rPr>
              <w:t>RDBMS is relational database management system</w:t>
            </w:r>
          </w:p>
        </w:tc>
        <w:tc>
          <w:tcPr>
            <w:tcW w:w="4320"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919191"/>
              </w:rPr>
            </w:pPr>
            <w:r w:rsidRPr="00901439">
              <w:rPr>
                <w:rFonts w:ascii="inherit" w:hAnsi="inherit" w:cs="Helvetica"/>
                <w:color w:val="919191"/>
              </w:rPr>
              <w:t>Hadoop is node based flat structure</w:t>
            </w:r>
          </w:p>
        </w:tc>
      </w:tr>
      <w:tr w:rsidR="0017345C" w:rsidRPr="00901439" w:rsidTr="0017345C">
        <w:tc>
          <w:tcPr>
            <w:tcW w:w="3690" w:type="dxa"/>
            <w:tcBorders>
              <w:top w:val="nil"/>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Fonts w:ascii="inherit" w:hAnsi="inherit" w:cs="Helvetica"/>
                <w:color w:val="666666"/>
              </w:rPr>
              <w:t>It used for OLTP processing whereas Hadoop</w:t>
            </w:r>
          </w:p>
        </w:tc>
        <w:tc>
          <w:tcPr>
            <w:tcW w:w="4320" w:type="dxa"/>
            <w:tcBorders>
              <w:top w:val="nil"/>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Fonts w:ascii="inherit" w:hAnsi="inherit" w:cs="Helvetica"/>
                <w:color w:val="666666"/>
              </w:rPr>
              <w:t>It is currently used for analytical and for BIG DATA processing</w:t>
            </w:r>
          </w:p>
        </w:tc>
      </w:tr>
      <w:tr w:rsidR="0017345C" w:rsidRPr="00901439" w:rsidTr="0017345C">
        <w:tc>
          <w:tcPr>
            <w:tcW w:w="3690"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919191"/>
              </w:rPr>
            </w:pPr>
            <w:r w:rsidRPr="00901439">
              <w:rPr>
                <w:rFonts w:ascii="inherit" w:hAnsi="inherit" w:cs="Helvetica"/>
                <w:color w:val="919191"/>
              </w:rPr>
              <w:t>In RDBMS, the database cluster uses the same data files stored in shared storage</w:t>
            </w:r>
          </w:p>
        </w:tc>
        <w:tc>
          <w:tcPr>
            <w:tcW w:w="4320"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919191"/>
              </w:rPr>
            </w:pPr>
            <w:r w:rsidRPr="00901439">
              <w:rPr>
                <w:rFonts w:ascii="inherit" w:hAnsi="inherit" w:cs="Helvetica"/>
                <w:color w:val="919191"/>
              </w:rPr>
              <w:t>In Hadoop, the storage data can be stored independently in each processing node.</w:t>
            </w:r>
          </w:p>
        </w:tc>
      </w:tr>
      <w:tr w:rsidR="0017345C" w:rsidRPr="00901439" w:rsidTr="0017345C">
        <w:tc>
          <w:tcPr>
            <w:tcW w:w="3690" w:type="dxa"/>
            <w:tcBorders>
              <w:top w:val="nil"/>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Fonts w:ascii="inherit" w:hAnsi="inherit" w:cs="Helvetica"/>
                <w:color w:val="666666"/>
              </w:rPr>
              <w:t>You need to preprocess data before storing it</w:t>
            </w:r>
          </w:p>
        </w:tc>
        <w:tc>
          <w:tcPr>
            <w:tcW w:w="4320" w:type="dxa"/>
            <w:tcBorders>
              <w:top w:val="nil"/>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7345C" w:rsidRPr="00901439" w:rsidRDefault="0017345C">
            <w:pPr>
              <w:spacing w:line="371" w:lineRule="atLeast"/>
              <w:rPr>
                <w:rFonts w:ascii="inherit" w:hAnsi="inherit" w:cs="Helvetica"/>
                <w:color w:val="666666"/>
              </w:rPr>
            </w:pPr>
            <w:r w:rsidRPr="00901439">
              <w:rPr>
                <w:rFonts w:ascii="inherit" w:hAnsi="inherit" w:cs="Helvetica"/>
                <w:color w:val="666666"/>
              </w:rPr>
              <w:t>you don’t need to preprocess data before storing it</w:t>
            </w:r>
          </w:p>
        </w:tc>
      </w:tr>
    </w:tbl>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23) Mention Hadoop core components?</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Hadoop core components include,</w:t>
      </w:r>
    </w:p>
    <w:p w:rsidR="0017345C" w:rsidRPr="00901439" w:rsidRDefault="0017345C" w:rsidP="00566CFA">
      <w:pPr>
        <w:numPr>
          <w:ilvl w:val="0"/>
          <w:numId w:val="16"/>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HDFS</w:t>
      </w:r>
    </w:p>
    <w:p w:rsidR="0017345C" w:rsidRPr="00901439" w:rsidRDefault="0017345C" w:rsidP="00566CFA">
      <w:pPr>
        <w:numPr>
          <w:ilvl w:val="0"/>
          <w:numId w:val="16"/>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lastRenderedPageBreak/>
        <w:t>MapReduce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24) What is NameNode in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NameNode in Hadoop is where Hadoop stores all the file location information in HDFS. It is the master node on which job tracker runs and consists of metadata.</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25) Mention what are the data components used by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Data components used by Hadoop are</w:t>
      </w:r>
    </w:p>
    <w:p w:rsidR="0017345C" w:rsidRPr="00901439" w:rsidRDefault="0017345C" w:rsidP="00566CFA">
      <w:pPr>
        <w:numPr>
          <w:ilvl w:val="0"/>
          <w:numId w:val="17"/>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Pig</w:t>
      </w:r>
    </w:p>
    <w:p w:rsidR="0017345C" w:rsidRPr="00901439" w:rsidRDefault="0017345C" w:rsidP="00566CFA">
      <w:pPr>
        <w:numPr>
          <w:ilvl w:val="0"/>
          <w:numId w:val="17"/>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Hive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26) Mention what is the data storage component used by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data storage component used by Hadoop is HBase.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27) Mention what are the most common input formats defined in Hadoop?</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The most common input formats defined in Hadoop are;</w:t>
      </w:r>
    </w:p>
    <w:p w:rsidR="0017345C" w:rsidRPr="00901439" w:rsidRDefault="0017345C" w:rsidP="00566CFA">
      <w:pPr>
        <w:numPr>
          <w:ilvl w:val="0"/>
          <w:numId w:val="18"/>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TextInputFormat</w:t>
      </w:r>
    </w:p>
    <w:p w:rsidR="0017345C" w:rsidRPr="00901439" w:rsidRDefault="0017345C" w:rsidP="00566CFA">
      <w:pPr>
        <w:numPr>
          <w:ilvl w:val="0"/>
          <w:numId w:val="18"/>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KeyValueInputFormat</w:t>
      </w:r>
    </w:p>
    <w:p w:rsidR="0017345C" w:rsidRPr="00901439" w:rsidRDefault="0017345C" w:rsidP="00566CFA">
      <w:pPr>
        <w:numPr>
          <w:ilvl w:val="0"/>
          <w:numId w:val="18"/>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SequenceFileInputFormat</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28) In Hadoop what is InputSplit?</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It splits input files into chunks and assign each split to a mapper for processing.</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29) For a Hadoop job, how will you write a custom partitioner?</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You write a custom partitioner for a Hadoop job, you follow the following path</w:t>
      </w:r>
    </w:p>
    <w:p w:rsidR="0017345C" w:rsidRPr="00901439" w:rsidRDefault="0017345C" w:rsidP="00566CFA">
      <w:pPr>
        <w:numPr>
          <w:ilvl w:val="0"/>
          <w:numId w:val="19"/>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Create a new class that extends Partitioner Class</w:t>
      </w:r>
    </w:p>
    <w:p w:rsidR="0017345C" w:rsidRPr="00901439" w:rsidRDefault="0017345C" w:rsidP="00566CFA">
      <w:pPr>
        <w:numPr>
          <w:ilvl w:val="0"/>
          <w:numId w:val="19"/>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Override method getPartition</w:t>
      </w:r>
    </w:p>
    <w:p w:rsidR="0017345C" w:rsidRPr="00901439" w:rsidRDefault="0017345C" w:rsidP="00566CFA">
      <w:pPr>
        <w:numPr>
          <w:ilvl w:val="0"/>
          <w:numId w:val="19"/>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In the wrapper that runs the MapReduce</w:t>
      </w:r>
    </w:p>
    <w:p w:rsidR="0017345C" w:rsidRPr="00901439" w:rsidRDefault="0017345C" w:rsidP="00566CFA">
      <w:pPr>
        <w:numPr>
          <w:ilvl w:val="0"/>
          <w:numId w:val="19"/>
        </w:numPr>
        <w:shd w:val="clear" w:color="auto" w:fill="FFFFFF"/>
        <w:spacing w:before="0" w:after="0" w:line="371" w:lineRule="atLeast"/>
        <w:ind w:left="345" w:firstLine="0"/>
        <w:textAlignment w:val="baseline"/>
        <w:rPr>
          <w:rFonts w:ascii="inherit" w:hAnsi="inherit" w:cs="Helvetica"/>
          <w:color w:val="666666"/>
          <w:sz w:val="23"/>
          <w:szCs w:val="23"/>
        </w:rPr>
      </w:pPr>
      <w:r w:rsidRPr="00901439">
        <w:rPr>
          <w:rFonts w:ascii="inherit" w:hAnsi="inherit" w:cs="Helvetica"/>
          <w:color w:val="666666"/>
          <w:sz w:val="23"/>
          <w:szCs w:val="23"/>
        </w:rPr>
        <w:t>Add the custom partitioner to the job by using method set Partitioner Class or – add the custom partitioner to the job as a config file</w:t>
      </w:r>
    </w:p>
    <w:p w:rsidR="0017345C" w:rsidRPr="00901439" w:rsidRDefault="0017345C" w:rsidP="0017345C">
      <w:pPr>
        <w:pStyle w:val="NormalWeb"/>
        <w:shd w:val="clear" w:color="auto" w:fill="FFFFFF"/>
        <w:spacing w:before="0" w:beforeAutospacing="0" w:after="0" w:afterAutospacing="0" w:line="371" w:lineRule="atLeast"/>
        <w:textAlignment w:val="baseline"/>
        <w:rPr>
          <w:rFonts w:ascii="Helvetica" w:hAnsi="Helvetica" w:cs="Helvetica"/>
          <w:color w:val="666666"/>
          <w:sz w:val="23"/>
          <w:szCs w:val="23"/>
        </w:rPr>
      </w:pPr>
      <w:r w:rsidRPr="00901439">
        <w:rPr>
          <w:rStyle w:val="Strong"/>
          <w:rFonts w:ascii="inherit" w:hAnsi="inherit" w:cs="Helvetica"/>
          <w:color w:val="000000"/>
          <w:sz w:val="23"/>
          <w:szCs w:val="23"/>
          <w:bdr w:val="none" w:sz="0" w:space="0" w:color="auto" w:frame="1"/>
        </w:rPr>
        <w:t>30) For a job in Hadoop, is it possible to change the number of mappers to be created?</w:t>
      </w:r>
    </w:p>
    <w:p w:rsidR="0017345C" w:rsidRPr="00901439" w:rsidRDefault="0017345C" w:rsidP="0017345C">
      <w:pPr>
        <w:pStyle w:val="NormalWeb"/>
        <w:shd w:val="clear" w:color="auto" w:fill="FFFFFF"/>
        <w:spacing w:before="204" w:beforeAutospacing="0" w:after="204" w:afterAutospacing="0" w:line="371" w:lineRule="atLeast"/>
        <w:textAlignment w:val="baseline"/>
        <w:rPr>
          <w:rFonts w:ascii="Helvetica" w:hAnsi="Helvetica" w:cs="Helvetica"/>
          <w:color w:val="666666"/>
          <w:sz w:val="23"/>
          <w:szCs w:val="23"/>
        </w:rPr>
      </w:pPr>
      <w:r w:rsidRPr="00901439">
        <w:rPr>
          <w:rFonts w:ascii="Helvetica" w:hAnsi="Helvetica" w:cs="Helvetica"/>
          <w:color w:val="666666"/>
          <w:sz w:val="23"/>
          <w:szCs w:val="23"/>
        </w:rPr>
        <w:t>No, it is not possible to change the number of mappers to be created. The number of mappers is determined by the number of input splits.</w:t>
      </w:r>
    </w:p>
    <w:p w:rsidR="0017345C" w:rsidRPr="00901439" w:rsidRDefault="0017345C" w:rsidP="0017345C">
      <w:pPr>
        <w:rPr>
          <w:ins w:id="249" w:author="Unknown"/>
          <w:rFonts w:ascii="Times New Roman" w:hAnsi="Times New Roman"/>
          <w:sz w:val="24"/>
          <w:szCs w:val="24"/>
        </w:rPr>
      </w:pPr>
      <w:ins w:id="250" w:author="Unknown">
        <w:r w:rsidRPr="00901439">
          <w:rPr>
            <w:rFonts w:ascii="Helvetica" w:hAnsi="Helvetica" w:cs="Helvetica"/>
            <w:color w:val="666666"/>
            <w:sz w:val="23"/>
            <w:szCs w:val="23"/>
          </w:rPr>
          <w:br w:type="textWrapping" w:clear="all"/>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51" w:author="Unknown"/>
          <w:rFonts w:ascii="Helvetica" w:hAnsi="Helvetica" w:cs="Helvetica"/>
          <w:color w:val="666666"/>
          <w:sz w:val="23"/>
          <w:szCs w:val="23"/>
        </w:rPr>
      </w:pPr>
      <w:ins w:id="252" w:author="Unknown">
        <w:r w:rsidRPr="00901439">
          <w:rPr>
            <w:rStyle w:val="Strong"/>
            <w:rFonts w:ascii="inherit" w:hAnsi="inherit" w:cs="Helvetica"/>
            <w:color w:val="000000"/>
            <w:sz w:val="23"/>
            <w:szCs w:val="23"/>
            <w:bdr w:val="none" w:sz="0" w:space="0" w:color="auto" w:frame="1"/>
          </w:rPr>
          <w:lastRenderedPageBreak/>
          <w:t>31) Explain what is a sequence file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53" w:author="Unknown"/>
          <w:rFonts w:ascii="Helvetica" w:hAnsi="Helvetica" w:cs="Helvetica"/>
          <w:color w:val="666666"/>
          <w:sz w:val="23"/>
          <w:szCs w:val="23"/>
        </w:rPr>
      </w:pPr>
      <w:ins w:id="254" w:author="Unknown">
        <w:r w:rsidRPr="00901439">
          <w:rPr>
            <w:rFonts w:ascii="Helvetica" w:hAnsi="Helvetica" w:cs="Helvetica"/>
            <w:color w:val="666666"/>
            <w:sz w:val="23"/>
            <w:szCs w:val="23"/>
          </w:rPr>
          <w:t>To store binary key/value pairs, sequence file is used. Unlike regular compressed file, sequence file support splitting even when the data inside the file is compressed.</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55" w:author="Unknown"/>
          <w:rFonts w:ascii="Helvetica" w:hAnsi="Helvetica" w:cs="Helvetica"/>
          <w:color w:val="666666"/>
          <w:sz w:val="23"/>
          <w:szCs w:val="23"/>
        </w:rPr>
      </w:pPr>
      <w:ins w:id="256" w:author="Unknown">
        <w:r w:rsidRPr="00901439">
          <w:rPr>
            <w:rStyle w:val="Strong"/>
            <w:rFonts w:ascii="inherit" w:hAnsi="inherit" w:cs="Helvetica"/>
            <w:color w:val="000000"/>
            <w:sz w:val="23"/>
            <w:szCs w:val="23"/>
            <w:bdr w:val="none" w:sz="0" w:space="0" w:color="auto" w:frame="1"/>
          </w:rPr>
          <w:t>32) When Namenode is down what happens to job tracker?</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57" w:author="Unknown"/>
          <w:rFonts w:ascii="Helvetica" w:hAnsi="Helvetica" w:cs="Helvetica"/>
          <w:color w:val="666666"/>
          <w:sz w:val="23"/>
          <w:szCs w:val="23"/>
        </w:rPr>
      </w:pPr>
      <w:ins w:id="258" w:author="Unknown">
        <w:r w:rsidRPr="00901439">
          <w:rPr>
            <w:rFonts w:ascii="Helvetica" w:hAnsi="Helvetica" w:cs="Helvetica"/>
            <w:color w:val="666666"/>
            <w:sz w:val="23"/>
            <w:szCs w:val="23"/>
          </w:rPr>
          <w:t>Namenode is the single point of failure in HDFS so when Namenode is down your cluster will set off.</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59" w:author="Unknown"/>
          <w:rFonts w:ascii="Helvetica" w:hAnsi="Helvetica" w:cs="Helvetica"/>
          <w:color w:val="666666"/>
          <w:sz w:val="23"/>
          <w:szCs w:val="23"/>
        </w:rPr>
      </w:pPr>
      <w:ins w:id="260" w:author="Unknown">
        <w:r w:rsidRPr="00901439">
          <w:rPr>
            <w:rStyle w:val="Strong"/>
            <w:rFonts w:ascii="inherit" w:hAnsi="inherit" w:cs="Helvetica"/>
            <w:color w:val="000000"/>
            <w:sz w:val="23"/>
            <w:szCs w:val="23"/>
            <w:bdr w:val="none" w:sz="0" w:space="0" w:color="auto" w:frame="1"/>
          </w:rPr>
          <w:t>33) Explain how indexing in HDFS is done?</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61" w:author="Unknown"/>
          <w:rFonts w:ascii="Helvetica" w:hAnsi="Helvetica" w:cs="Helvetica"/>
          <w:color w:val="666666"/>
          <w:sz w:val="23"/>
          <w:szCs w:val="23"/>
        </w:rPr>
      </w:pPr>
      <w:ins w:id="262" w:author="Unknown">
        <w:r w:rsidRPr="00901439">
          <w:rPr>
            <w:rFonts w:ascii="Helvetica" w:hAnsi="Helvetica" w:cs="Helvetica"/>
            <w:color w:val="666666"/>
            <w:sz w:val="23"/>
            <w:szCs w:val="23"/>
          </w:rPr>
          <w:t>Hadoop has a unique way of indexing. Once the data is stored as per the block size, the HDFS will keep on storing the last part of the data which say where the next part of the data will be.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63" w:author="Unknown"/>
          <w:rFonts w:ascii="Helvetica" w:hAnsi="Helvetica" w:cs="Helvetica"/>
          <w:color w:val="666666"/>
          <w:sz w:val="23"/>
          <w:szCs w:val="23"/>
        </w:rPr>
      </w:pPr>
      <w:ins w:id="264" w:author="Unknown">
        <w:r w:rsidRPr="00901439">
          <w:rPr>
            <w:rStyle w:val="Strong"/>
            <w:rFonts w:ascii="inherit" w:hAnsi="inherit" w:cs="Helvetica"/>
            <w:color w:val="000000"/>
            <w:sz w:val="23"/>
            <w:szCs w:val="23"/>
            <w:bdr w:val="none" w:sz="0" w:space="0" w:color="auto" w:frame="1"/>
          </w:rPr>
          <w:t>34) Explain is it possible to search for files using wildcards?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65" w:author="Unknown"/>
          <w:rFonts w:ascii="Helvetica" w:hAnsi="Helvetica" w:cs="Helvetica"/>
          <w:color w:val="666666"/>
          <w:sz w:val="23"/>
          <w:szCs w:val="23"/>
        </w:rPr>
      </w:pPr>
      <w:ins w:id="266" w:author="Unknown">
        <w:r w:rsidRPr="00901439">
          <w:rPr>
            <w:rFonts w:ascii="Helvetica" w:hAnsi="Helvetica" w:cs="Helvetica"/>
            <w:color w:val="666666"/>
            <w:sz w:val="23"/>
            <w:szCs w:val="23"/>
          </w:rPr>
          <w:t>Yes, it is possible to search for files using wildcards.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67" w:author="Unknown"/>
          <w:rFonts w:ascii="Helvetica" w:hAnsi="Helvetica" w:cs="Helvetica"/>
          <w:color w:val="666666"/>
          <w:sz w:val="23"/>
          <w:szCs w:val="23"/>
        </w:rPr>
      </w:pPr>
      <w:ins w:id="268" w:author="Unknown">
        <w:r w:rsidRPr="00901439">
          <w:rPr>
            <w:rStyle w:val="Strong"/>
            <w:rFonts w:ascii="inherit" w:hAnsi="inherit" w:cs="Helvetica"/>
            <w:color w:val="000000"/>
            <w:sz w:val="23"/>
            <w:szCs w:val="23"/>
            <w:bdr w:val="none" w:sz="0" w:space="0" w:color="auto" w:frame="1"/>
          </w:rPr>
          <w:t>35) List out Hadoop’s three configuration files?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69" w:author="Unknown"/>
          <w:rFonts w:ascii="Helvetica" w:hAnsi="Helvetica" w:cs="Helvetica"/>
          <w:color w:val="666666"/>
          <w:sz w:val="23"/>
          <w:szCs w:val="23"/>
        </w:rPr>
      </w:pPr>
      <w:ins w:id="270" w:author="Unknown">
        <w:r w:rsidRPr="00901439">
          <w:rPr>
            <w:rFonts w:ascii="Helvetica" w:hAnsi="Helvetica" w:cs="Helvetica"/>
            <w:color w:val="666666"/>
            <w:sz w:val="23"/>
            <w:szCs w:val="23"/>
          </w:rPr>
          <w:t>The three configuration files are</w:t>
        </w:r>
      </w:ins>
    </w:p>
    <w:p w:rsidR="0017345C" w:rsidRPr="00901439" w:rsidRDefault="0017345C" w:rsidP="00566CFA">
      <w:pPr>
        <w:numPr>
          <w:ilvl w:val="0"/>
          <w:numId w:val="20"/>
        </w:numPr>
        <w:shd w:val="clear" w:color="auto" w:fill="FFFFFF"/>
        <w:spacing w:before="0" w:after="0" w:line="371" w:lineRule="atLeast"/>
        <w:ind w:left="345" w:firstLine="0"/>
        <w:textAlignment w:val="baseline"/>
        <w:rPr>
          <w:ins w:id="271" w:author="Unknown"/>
          <w:rFonts w:ascii="inherit" w:hAnsi="inherit" w:cs="Helvetica"/>
          <w:color w:val="666666"/>
          <w:sz w:val="23"/>
          <w:szCs w:val="23"/>
        </w:rPr>
      </w:pPr>
      <w:ins w:id="272" w:author="Unknown">
        <w:r w:rsidRPr="00901439">
          <w:rPr>
            <w:rFonts w:ascii="inherit" w:hAnsi="inherit" w:cs="Helvetica"/>
            <w:color w:val="666666"/>
            <w:sz w:val="23"/>
            <w:szCs w:val="23"/>
          </w:rPr>
          <w:t>core-site.xml</w:t>
        </w:r>
      </w:ins>
    </w:p>
    <w:p w:rsidR="0017345C" w:rsidRPr="00901439" w:rsidRDefault="0017345C" w:rsidP="00566CFA">
      <w:pPr>
        <w:numPr>
          <w:ilvl w:val="0"/>
          <w:numId w:val="20"/>
        </w:numPr>
        <w:shd w:val="clear" w:color="auto" w:fill="FFFFFF"/>
        <w:spacing w:before="0" w:after="0" w:line="371" w:lineRule="atLeast"/>
        <w:ind w:left="345" w:firstLine="0"/>
        <w:textAlignment w:val="baseline"/>
        <w:rPr>
          <w:ins w:id="273" w:author="Unknown"/>
          <w:rFonts w:ascii="inherit" w:hAnsi="inherit" w:cs="Helvetica"/>
          <w:color w:val="666666"/>
          <w:sz w:val="23"/>
          <w:szCs w:val="23"/>
        </w:rPr>
      </w:pPr>
      <w:ins w:id="274" w:author="Unknown">
        <w:r w:rsidRPr="00901439">
          <w:rPr>
            <w:rFonts w:ascii="inherit" w:hAnsi="inherit" w:cs="Helvetica"/>
            <w:color w:val="666666"/>
            <w:sz w:val="23"/>
            <w:szCs w:val="23"/>
          </w:rPr>
          <w:t>mapred-site.xml</w:t>
        </w:r>
      </w:ins>
    </w:p>
    <w:p w:rsidR="0017345C" w:rsidRPr="00901439" w:rsidRDefault="0017345C" w:rsidP="00566CFA">
      <w:pPr>
        <w:numPr>
          <w:ilvl w:val="0"/>
          <w:numId w:val="20"/>
        </w:numPr>
        <w:shd w:val="clear" w:color="auto" w:fill="FFFFFF"/>
        <w:spacing w:before="0" w:after="0" w:line="371" w:lineRule="atLeast"/>
        <w:ind w:left="345" w:firstLine="0"/>
        <w:textAlignment w:val="baseline"/>
        <w:rPr>
          <w:ins w:id="275" w:author="Unknown"/>
          <w:rFonts w:ascii="inherit" w:hAnsi="inherit" w:cs="Helvetica"/>
          <w:color w:val="666666"/>
          <w:sz w:val="23"/>
          <w:szCs w:val="23"/>
        </w:rPr>
      </w:pPr>
      <w:ins w:id="276" w:author="Unknown">
        <w:r w:rsidRPr="00901439">
          <w:rPr>
            <w:rFonts w:ascii="inherit" w:hAnsi="inherit" w:cs="Helvetica"/>
            <w:color w:val="666666"/>
            <w:sz w:val="23"/>
            <w:szCs w:val="23"/>
          </w:rPr>
          <w:t>hdfs-site.xml</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77" w:author="Unknown"/>
          <w:rFonts w:ascii="Helvetica" w:hAnsi="Helvetica" w:cs="Helvetica"/>
          <w:color w:val="666666"/>
          <w:sz w:val="23"/>
          <w:szCs w:val="23"/>
        </w:rPr>
      </w:pPr>
      <w:ins w:id="278" w:author="Unknown">
        <w:r w:rsidRPr="00901439">
          <w:rPr>
            <w:rStyle w:val="Strong"/>
            <w:rFonts w:ascii="inherit" w:hAnsi="inherit" w:cs="Helvetica"/>
            <w:color w:val="000000"/>
            <w:sz w:val="23"/>
            <w:szCs w:val="23"/>
            <w:bdr w:val="none" w:sz="0" w:space="0" w:color="auto" w:frame="1"/>
          </w:rPr>
          <w:t>36) Explain how can you check whether Namenode is working beside using the jps command?</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79" w:author="Unknown"/>
          <w:rFonts w:ascii="Helvetica" w:hAnsi="Helvetica" w:cs="Helvetica"/>
          <w:color w:val="666666"/>
          <w:sz w:val="23"/>
          <w:szCs w:val="23"/>
        </w:rPr>
      </w:pPr>
      <w:ins w:id="280" w:author="Unknown">
        <w:r w:rsidRPr="00901439">
          <w:rPr>
            <w:rFonts w:ascii="Helvetica" w:hAnsi="Helvetica" w:cs="Helvetica"/>
            <w:color w:val="666666"/>
            <w:sz w:val="23"/>
            <w:szCs w:val="23"/>
          </w:rPr>
          <w:t>Beside using the jps command, to check whether Namenode are working you can also use</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81" w:author="Unknown"/>
          <w:rFonts w:ascii="Helvetica" w:hAnsi="Helvetica" w:cs="Helvetica"/>
          <w:color w:val="666666"/>
          <w:sz w:val="23"/>
          <w:szCs w:val="23"/>
        </w:rPr>
      </w:pPr>
      <w:ins w:id="282" w:author="Unknown">
        <w:r w:rsidRPr="00901439">
          <w:rPr>
            <w:rFonts w:ascii="Helvetica" w:hAnsi="Helvetica" w:cs="Helvetica"/>
            <w:color w:val="666666"/>
            <w:sz w:val="23"/>
            <w:szCs w:val="23"/>
          </w:rPr>
          <w:t>/etc/init.d/hadoop-0.20-namenode status.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83" w:author="Unknown"/>
          <w:rFonts w:ascii="Helvetica" w:hAnsi="Helvetica" w:cs="Helvetica"/>
          <w:color w:val="666666"/>
          <w:sz w:val="23"/>
          <w:szCs w:val="23"/>
        </w:rPr>
      </w:pPr>
      <w:ins w:id="284" w:author="Unknown">
        <w:r w:rsidRPr="00901439">
          <w:rPr>
            <w:rStyle w:val="Strong"/>
            <w:rFonts w:ascii="inherit" w:hAnsi="inherit" w:cs="Helvetica"/>
            <w:color w:val="000000"/>
            <w:sz w:val="23"/>
            <w:szCs w:val="23"/>
            <w:bdr w:val="none" w:sz="0" w:space="0" w:color="auto" w:frame="1"/>
          </w:rPr>
          <w:t>37) Explain what is “map” and what is “reducer”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85" w:author="Unknown"/>
          <w:rFonts w:ascii="Helvetica" w:hAnsi="Helvetica" w:cs="Helvetica"/>
          <w:color w:val="666666"/>
          <w:sz w:val="23"/>
          <w:szCs w:val="23"/>
        </w:rPr>
      </w:pPr>
      <w:ins w:id="286" w:author="Unknown">
        <w:r w:rsidRPr="00901439">
          <w:rPr>
            <w:rFonts w:ascii="Helvetica" w:hAnsi="Helvetica" w:cs="Helvetica"/>
            <w:color w:val="666666"/>
            <w:sz w:val="23"/>
            <w:szCs w:val="23"/>
          </w:rPr>
          <w:t>In Hadoop, a map is a phase in HDFS query solving.  A map reads data from an input location, and outputs a key value pair according to the input type.</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87" w:author="Unknown"/>
          <w:rFonts w:ascii="Helvetica" w:hAnsi="Helvetica" w:cs="Helvetica"/>
          <w:color w:val="666666"/>
          <w:sz w:val="23"/>
          <w:szCs w:val="23"/>
        </w:rPr>
      </w:pPr>
      <w:ins w:id="288" w:author="Unknown">
        <w:r w:rsidRPr="00901439">
          <w:rPr>
            <w:rFonts w:ascii="Helvetica" w:hAnsi="Helvetica" w:cs="Helvetica"/>
            <w:color w:val="666666"/>
            <w:sz w:val="23"/>
            <w:szCs w:val="23"/>
          </w:rPr>
          <w:t>In Hadoop, a reducer collects the output generated by the mapper, processes it, and creates a final output of its own.</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89" w:author="Unknown"/>
          <w:rFonts w:ascii="Helvetica" w:hAnsi="Helvetica" w:cs="Helvetica"/>
          <w:color w:val="666666"/>
          <w:sz w:val="23"/>
          <w:szCs w:val="23"/>
        </w:rPr>
      </w:pPr>
      <w:ins w:id="290" w:author="Unknown">
        <w:r w:rsidRPr="00901439">
          <w:rPr>
            <w:rStyle w:val="Strong"/>
            <w:rFonts w:ascii="inherit" w:hAnsi="inherit" w:cs="Helvetica"/>
            <w:color w:val="000000"/>
            <w:sz w:val="23"/>
            <w:szCs w:val="23"/>
            <w:bdr w:val="none" w:sz="0" w:space="0" w:color="auto" w:frame="1"/>
          </w:rPr>
          <w:t>38) In Hadoop, which file controls reporting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91" w:author="Unknown"/>
          <w:rFonts w:ascii="Helvetica" w:hAnsi="Helvetica" w:cs="Helvetica"/>
          <w:color w:val="666666"/>
          <w:sz w:val="23"/>
          <w:szCs w:val="23"/>
        </w:rPr>
      </w:pPr>
      <w:ins w:id="292" w:author="Unknown">
        <w:r w:rsidRPr="00901439">
          <w:rPr>
            <w:rFonts w:ascii="Helvetica" w:hAnsi="Helvetica" w:cs="Helvetica"/>
            <w:color w:val="666666"/>
            <w:sz w:val="23"/>
            <w:szCs w:val="23"/>
          </w:rPr>
          <w:t>In Hadoop, the hadoop-metrics.properties file controls reporting.</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293" w:author="Unknown"/>
          <w:rFonts w:ascii="Helvetica" w:hAnsi="Helvetica" w:cs="Helvetica"/>
          <w:color w:val="666666"/>
          <w:sz w:val="23"/>
          <w:szCs w:val="23"/>
        </w:rPr>
      </w:pPr>
      <w:ins w:id="294" w:author="Unknown">
        <w:r w:rsidRPr="00901439">
          <w:rPr>
            <w:rStyle w:val="Strong"/>
            <w:rFonts w:ascii="inherit" w:hAnsi="inherit" w:cs="Helvetica"/>
            <w:color w:val="000000"/>
            <w:sz w:val="23"/>
            <w:szCs w:val="23"/>
            <w:bdr w:val="none" w:sz="0" w:space="0" w:color="auto" w:frame="1"/>
          </w:rPr>
          <w:lastRenderedPageBreak/>
          <w:t>39) For using Hadoop list the network requirements?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295" w:author="Unknown"/>
          <w:rFonts w:ascii="Helvetica" w:hAnsi="Helvetica" w:cs="Helvetica"/>
          <w:color w:val="666666"/>
          <w:sz w:val="23"/>
          <w:szCs w:val="23"/>
        </w:rPr>
      </w:pPr>
      <w:ins w:id="296" w:author="Unknown">
        <w:r w:rsidRPr="00901439">
          <w:rPr>
            <w:rFonts w:ascii="Helvetica" w:hAnsi="Helvetica" w:cs="Helvetica"/>
            <w:color w:val="666666"/>
            <w:sz w:val="23"/>
            <w:szCs w:val="23"/>
          </w:rPr>
          <w:t>For using Hadoop the list of network requirements are:</w:t>
        </w:r>
      </w:ins>
    </w:p>
    <w:p w:rsidR="0017345C" w:rsidRPr="00901439" w:rsidRDefault="0017345C" w:rsidP="00566CFA">
      <w:pPr>
        <w:numPr>
          <w:ilvl w:val="0"/>
          <w:numId w:val="21"/>
        </w:numPr>
        <w:shd w:val="clear" w:color="auto" w:fill="FFFFFF"/>
        <w:spacing w:before="0" w:after="0" w:line="371" w:lineRule="atLeast"/>
        <w:ind w:left="345" w:firstLine="0"/>
        <w:textAlignment w:val="baseline"/>
        <w:rPr>
          <w:ins w:id="297" w:author="Unknown"/>
          <w:rFonts w:ascii="inherit" w:hAnsi="inherit" w:cs="Helvetica"/>
          <w:color w:val="666666"/>
          <w:sz w:val="23"/>
          <w:szCs w:val="23"/>
        </w:rPr>
      </w:pPr>
      <w:ins w:id="298" w:author="Unknown">
        <w:r w:rsidRPr="00901439">
          <w:rPr>
            <w:rFonts w:ascii="inherit" w:hAnsi="inherit" w:cs="Helvetica"/>
            <w:color w:val="666666"/>
            <w:sz w:val="23"/>
            <w:szCs w:val="23"/>
          </w:rPr>
          <w:t>Password-less SSH connection</w:t>
        </w:r>
      </w:ins>
    </w:p>
    <w:p w:rsidR="0017345C" w:rsidRPr="00901439" w:rsidRDefault="0017345C" w:rsidP="00566CFA">
      <w:pPr>
        <w:numPr>
          <w:ilvl w:val="0"/>
          <w:numId w:val="21"/>
        </w:numPr>
        <w:shd w:val="clear" w:color="auto" w:fill="FFFFFF"/>
        <w:spacing w:before="0" w:after="0" w:line="371" w:lineRule="atLeast"/>
        <w:ind w:left="345" w:firstLine="0"/>
        <w:textAlignment w:val="baseline"/>
        <w:rPr>
          <w:ins w:id="299" w:author="Unknown"/>
          <w:rFonts w:ascii="inherit" w:hAnsi="inherit" w:cs="Helvetica"/>
          <w:color w:val="666666"/>
          <w:sz w:val="23"/>
          <w:szCs w:val="23"/>
        </w:rPr>
      </w:pPr>
      <w:ins w:id="300" w:author="Unknown">
        <w:r w:rsidRPr="00901439">
          <w:rPr>
            <w:rFonts w:ascii="inherit" w:hAnsi="inherit" w:cs="Helvetica"/>
            <w:color w:val="666666"/>
            <w:sz w:val="23"/>
            <w:szCs w:val="23"/>
          </w:rPr>
          <w:t>Secure Shell (SSH) for launching</w:t>
        </w:r>
        <w:r w:rsidRPr="00901439">
          <w:rPr>
            <w:rStyle w:val="apple-converted-space"/>
            <w:rFonts w:ascii="inherit" w:hAnsi="inherit" w:cs="Helvetica"/>
            <w:color w:val="666666"/>
            <w:sz w:val="23"/>
            <w:szCs w:val="23"/>
          </w:rPr>
          <w:t> </w:t>
        </w:r>
        <w:r w:rsidR="001D1401" w:rsidRPr="00901439">
          <w:rPr>
            <w:rFonts w:ascii="inherit" w:hAnsi="inherit" w:cs="Helvetica"/>
            <w:color w:val="666666"/>
            <w:sz w:val="23"/>
            <w:szCs w:val="23"/>
          </w:rPr>
          <w:fldChar w:fldCharType="begin"/>
        </w:r>
        <w:r w:rsidRPr="00901439">
          <w:rPr>
            <w:rFonts w:ascii="inherit" w:hAnsi="inherit" w:cs="Helvetica"/>
            <w:color w:val="666666"/>
            <w:sz w:val="23"/>
            <w:szCs w:val="23"/>
          </w:rPr>
          <w:instrText xml:space="preserve"> HYPERLINK "http://career.guru99.com/category/server/" \o "server" </w:instrText>
        </w:r>
        <w:r w:rsidR="001D1401" w:rsidRPr="00901439">
          <w:rPr>
            <w:rFonts w:ascii="inherit" w:hAnsi="inherit" w:cs="Helvetica"/>
            <w:color w:val="666666"/>
            <w:sz w:val="23"/>
            <w:szCs w:val="23"/>
          </w:rPr>
          <w:fldChar w:fldCharType="separate"/>
        </w:r>
        <w:r w:rsidRPr="00901439">
          <w:rPr>
            <w:rStyle w:val="Hyperlink"/>
            <w:rFonts w:ascii="inherit" w:hAnsi="inherit" w:cs="Helvetica"/>
            <w:color w:val="F05A1A"/>
            <w:sz w:val="23"/>
            <w:szCs w:val="23"/>
            <w:bdr w:val="none" w:sz="0" w:space="0" w:color="auto" w:frame="1"/>
          </w:rPr>
          <w:t>server</w:t>
        </w:r>
        <w:r w:rsidR="001D1401" w:rsidRPr="00901439">
          <w:rPr>
            <w:rFonts w:ascii="inherit" w:hAnsi="inherit" w:cs="Helvetica"/>
            <w:color w:val="666666"/>
            <w:sz w:val="23"/>
            <w:szCs w:val="23"/>
          </w:rPr>
          <w:fldChar w:fldCharType="end"/>
        </w:r>
        <w:r w:rsidRPr="00901439">
          <w:rPr>
            <w:rStyle w:val="apple-converted-space"/>
            <w:rFonts w:ascii="inherit" w:hAnsi="inherit" w:cs="Helvetica"/>
            <w:color w:val="666666"/>
            <w:sz w:val="23"/>
            <w:szCs w:val="23"/>
          </w:rPr>
          <w:t> </w:t>
        </w:r>
        <w:r w:rsidRPr="00901439">
          <w:rPr>
            <w:rFonts w:ascii="inherit" w:hAnsi="inherit" w:cs="Helvetica"/>
            <w:color w:val="666666"/>
            <w:sz w:val="23"/>
            <w:szCs w:val="23"/>
          </w:rPr>
          <w:t>processes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01" w:author="Unknown"/>
          <w:rFonts w:ascii="Helvetica" w:hAnsi="Helvetica" w:cs="Helvetica"/>
          <w:color w:val="666666"/>
          <w:sz w:val="23"/>
          <w:szCs w:val="23"/>
        </w:rPr>
      </w:pPr>
      <w:ins w:id="302" w:author="Unknown">
        <w:r w:rsidRPr="00901439">
          <w:rPr>
            <w:rStyle w:val="Strong"/>
            <w:rFonts w:ascii="inherit" w:hAnsi="inherit" w:cs="Helvetica"/>
            <w:color w:val="000000"/>
            <w:sz w:val="23"/>
            <w:szCs w:val="23"/>
            <w:bdr w:val="none" w:sz="0" w:space="0" w:color="auto" w:frame="1"/>
          </w:rPr>
          <w:t>40) Mention what is rack awareness?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03" w:author="Unknown"/>
          <w:rFonts w:ascii="Helvetica" w:hAnsi="Helvetica" w:cs="Helvetica"/>
          <w:color w:val="666666"/>
          <w:sz w:val="23"/>
          <w:szCs w:val="23"/>
        </w:rPr>
      </w:pPr>
      <w:ins w:id="304" w:author="Unknown">
        <w:r w:rsidRPr="00901439">
          <w:rPr>
            <w:rFonts w:ascii="Helvetica" w:hAnsi="Helvetica" w:cs="Helvetica"/>
            <w:color w:val="666666"/>
            <w:sz w:val="23"/>
            <w:szCs w:val="23"/>
          </w:rPr>
          <w:t>Rack awareness is the way in which the namenode determines on how to place blocks based on the rack definitions.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05" w:author="Unknown"/>
          <w:rFonts w:ascii="Helvetica" w:hAnsi="Helvetica" w:cs="Helvetica"/>
          <w:color w:val="666666"/>
          <w:sz w:val="23"/>
          <w:szCs w:val="23"/>
        </w:rPr>
      </w:pPr>
      <w:ins w:id="306" w:author="Unknown">
        <w:r w:rsidRPr="00901439">
          <w:rPr>
            <w:rStyle w:val="Strong"/>
            <w:rFonts w:ascii="inherit" w:hAnsi="inherit" w:cs="Helvetica"/>
            <w:color w:val="000000"/>
            <w:sz w:val="23"/>
            <w:szCs w:val="23"/>
            <w:bdr w:val="none" w:sz="0" w:space="0" w:color="auto" w:frame="1"/>
          </w:rPr>
          <w:t>41) Explain what is a Task Tracker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07" w:author="Unknown"/>
          <w:rFonts w:ascii="Helvetica" w:hAnsi="Helvetica" w:cs="Helvetica"/>
          <w:color w:val="666666"/>
          <w:sz w:val="23"/>
          <w:szCs w:val="23"/>
        </w:rPr>
      </w:pPr>
      <w:ins w:id="308" w:author="Unknown">
        <w:r w:rsidRPr="00901439">
          <w:rPr>
            <w:rFonts w:ascii="Helvetica" w:hAnsi="Helvetica" w:cs="Helvetica"/>
            <w:color w:val="666666"/>
            <w:sz w:val="23"/>
            <w:szCs w:val="23"/>
          </w:rPr>
          <w:t>A Task Tracker in Hadoop is a slave node daemon in the cluster that accepts tasks from a JobTracker. It also sends out the heartbeat messages to the JobTracker, every few minutes, to confirm that the JobTracker is still alive.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09" w:author="Unknown"/>
          <w:rFonts w:ascii="Helvetica" w:hAnsi="Helvetica" w:cs="Helvetica"/>
          <w:color w:val="666666"/>
          <w:sz w:val="23"/>
          <w:szCs w:val="23"/>
        </w:rPr>
      </w:pPr>
      <w:ins w:id="310" w:author="Unknown">
        <w:r w:rsidRPr="00901439">
          <w:rPr>
            <w:rStyle w:val="Strong"/>
            <w:rFonts w:ascii="inherit" w:hAnsi="inherit" w:cs="Helvetica"/>
            <w:color w:val="000000"/>
            <w:sz w:val="23"/>
            <w:szCs w:val="23"/>
            <w:bdr w:val="none" w:sz="0" w:space="0" w:color="auto" w:frame="1"/>
          </w:rPr>
          <w:t>42) Mention what daemons run on a master node and slave nodes?</w:t>
        </w:r>
      </w:ins>
    </w:p>
    <w:p w:rsidR="0017345C" w:rsidRPr="00901439" w:rsidRDefault="0017345C" w:rsidP="00566CFA">
      <w:pPr>
        <w:numPr>
          <w:ilvl w:val="0"/>
          <w:numId w:val="22"/>
        </w:numPr>
        <w:shd w:val="clear" w:color="auto" w:fill="FFFFFF"/>
        <w:spacing w:before="0" w:after="0" w:line="371" w:lineRule="atLeast"/>
        <w:ind w:left="345" w:firstLine="0"/>
        <w:textAlignment w:val="baseline"/>
        <w:rPr>
          <w:ins w:id="311" w:author="Unknown"/>
          <w:rFonts w:ascii="inherit" w:hAnsi="inherit" w:cs="Helvetica"/>
          <w:color w:val="666666"/>
          <w:sz w:val="23"/>
          <w:szCs w:val="23"/>
        </w:rPr>
      </w:pPr>
      <w:ins w:id="312" w:author="Unknown">
        <w:r w:rsidRPr="00901439">
          <w:rPr>
            <w:rFonts w:ascii="inherit" w:hAnsi="inherit" w:cs="Helvetica"/>
            <w:color w:val="666666"/>
            <w:sz w:val="23"/>
            <w:szCs w:val="23"/>
          </w:rPr>
          <w:t>Daemons run on Master node is “NameNode”</w:t>
        </w:r>
      </w:ins>
    </w:p>
    <w:p w:rsidR="0017345C" w:rsidRPr="00901439" w:rsidRDefault="0017345C" w:rsidP="00566CFA">
      <w:pPr>
        <w:numPr>
          <w:ilvl w:val="0"/>
          <w:numId w:val="22"/>
        </w:numPr>
        <w:shd w:val="clear" w:color="auto" w:fill="FFFFFF"/>
        <w:spacing w:before="0" w:after="0" w:line="371" w:lineRule="atLeast"/>
        <w:ind w:left="345" w:firstLine="0"/>
        <w:textAlignment w:val="baseline"/>
        <w:rPr>
          <w:ins w:id="313" w:author="Unknown"/>
          <w:rFonts w:ascii="inherit" w:hAnsi="inherit" w:cs="Helvetica"/>
          <w:color w:val="666666"/>
          <w:sz w:val="23"/>
          <w:szCs w:val="23"/>
        </w:rPr>
      </w:pPr>
      <w:ins w:id="314" w:author="Unknown">
        <w:r w:rsidRPr="00901439">
          <w:rPr>
            <w:rFonts w:ascii="inherit" w:hAnsi="inherit" w:cs="Helvetica"/>
            <w:color w:val="666666"/>
            <w:sz w:val="23"/>
            <w:szCs w:val="23"/>
          </w:rPr>
          <w:t>Daemons run on each Slave nodes are “Task Tracker” and “Data”</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15" w:author="Unknown"/>
          <w:rFonts w:ascii="Helvetica" w:hAnsi="Helvetica" w:cs="Helvetica"/>
          <w:color w:val="666666"/>
          <w:sz w:val="23"/>
          <w:szCs w:val="23"/>
        </w:rPr>
      </w:pPr>
      <w:ins w:id="316" w:author="Unknown">
        <w:r w:rsidRPr="00901439">
          <w:rPr>
            <w:rStyle w:val="Strong"/>
            <w:rFonts w:ascii="inherit" w:hAnsi="inherit" w:cs="Helvetica"/>
            <w:color w:val="000000"/>
            <w:sz w:val="23"/>
            <w:szCs w:val="23"/>
            <w:bdr w:val="none" w:sz="0" w:space="0" w:color="auto" w:frame="1"/>
          </w:rPr>
          <w:t>43) Explain how can you debug Hadoop code?</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17" w:author="Unknown"/>
          <w:rFonts w:ascii="Helvetica" w:hAnsi="Helvetica" w:cs="Helvetica"/>
          <w:color w:val="666666"/>
          <w:sz w:val="23"/>
          <w:szCs w:val="23"/>
        </w:rPr>
      </w:pPr>
      <w:ins w:id="318" w:author="Unknown">
        <w:r w:rsidRPr="00901439">
          <w:rPr>
            <w:rFonts w:ascii="Helvetica" w:hAnsi="Helvetica" w:cs="Helvetica"/>
            <w:color w:val="666666"/>
            <w:sz w:val="23"/>
            <w:szCs w:val="23"/>
          </w:rPr>
          <w:t>The popular methods for debugging Hadoop code are:</w:t>
        </w:r>
      </w:ins>
    </w:p>
    <w:p w:rsidR="0017345C" w:rsidRPr="00901439" w:rsidRDefault="0017345C" w:rsidP="00566CFA">
      <w:pPr>
        <w:numPr>
          <w:ilvl w:val="0"/>
          <w:numId w:val="23"/>
        </w:numPr>
        <w:shd w:val="clear" w:color="auto" w:fill="FFFFFF"/>
        <w:spacing w:before="0" w:after="0" w:line="371" w:lineRule="atLeast"/>
        <w:ind w:left="345" w:firstLine="0"/>
        <w:textAlignment w:val="baseline"/>
        <w:rPr>
          <w:ins w:id="319" w:author="Unknown"/>
          <w:rFonts w:ascii="inherit" w:hAnsi="inherit" w:cs="Helvetica"/>
          <w:color w:val="666666"/>
          <w:sz w:val="23"/>
          <w:szCs w:val="23"/>
        </w:rPr>
      </w:pPr>
      <w:ins w:id="320" w:author="Unknown">
        <w:r w:rsidRPr="00901439">
          <w:rPr>
            <w:rFonts w:ascii="inherit" w:hAnsi="inherit" w:cs="Helvetica"/>
            <w:color w:val="666666"/>
            <w:sz w:val="23"/>
            <w:szCs w:val="23"/>
          </w:rPr>
          <w:t>By using web interface provided by Hadoop framework</w:t>
        </w:r>
      </w:ins>
    </w:p>
    <w:p w:rsidR="0017345C" w:rsidRPr="00901439" w:rsidRDefault="0017345C" w:rsidP="00566CFA">
      <w:pPr>
        <w:numPr>
          <w:ilvl w:val="0"/>
          <w:numId w:val="23"/>
        </w:numPr>
        <w:shd w:val="clear" w:color="auto" w:fill="FFFFFF"/>
        <w:spacing w:before="0" w:after="0" w:line="371" w:lineRule="atLeast"/>
        <w:ind w:left="345" w:firstLine="0"/>
        <w:textAlignment w:val="baseline"/>
        <w:rPr>
          <w:ins w:id="321" w:author="Unknown"/>
          <w:rFonts w:ascii="inherit" w:hAnsi="inherit" w:cs="Helvetica"/>
          <w:color w:val="666666"/>
          <w:sz w:val="23"/>
          <w:szCs w:val="23"/>
        </w:rPr>
      </w:pPr>
      <w:ins w:id="322" w:author="Unknown">
        <w:r w:rsidRPr="00901439">
          <w:rPr>
            <w:rFonts w:ascii="inherit" w:hAnsi="inherit" w:cs="Helvetica"/>
            <w:color w:val="666666"/>
            <w:sz w:val="23"/>
            <w:szCs w:val="23"/>
          </w:rPr>
          <w:t>By using Counters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23" w:author="Unknown"/>
          <w:rFonts w:ascii="Helvetica" w:hAnsi="Helvetica" w:cs="Helvetica"/>
          <w:color w:val="666666"/>
          <w:sz w:val="23"/>
          <w:szCs w:val="23"/>
        </w:rPr>
      </w:pPr>
      <w:ins w:id="324" w:author="Unknown">
        <w:r w:rsidRPr="00901439">
          <w:rPr>
            <w:rStyle w:val="Strong"/>
            <w:rFonts w:ascii="inherit" w:hAnsi="inherit" w:cs="Helvetica"/>
            <w:color w:val="000000"/>
            <w:sz w:val="23"/>
            <w:szCs w:val="23"/>
            <w:bdr w:val="none" w:sz="0" w:space="0" w:color="auto" w:frame="1"/>
          </w:rPr>
          <w:t>44) Explain what is storage and compute nodes?</w:t>
        </w:r>
      </w:ins>
    </w:p>
    <w:p w:rsidR="0017345C" w:rsidRPr="00901439" w:rsidRDefault="0017345C" w:rsidP="00566CFA">
      <w:pPr>
        <w:numPr>
          <w:ilvl w:val="0"/>
          <w:numId w:val="24"/>
        </w:numPr>
        <w:shd w:val="clear" w:color="auto" w:fill="FFFFFF"/>
        <w:spacing w:before="0" w:after="0" w:line="371" w:lineRule="atLeast"/>
        <w:ind w:left="345" w:firstLine="0"/>
        <w:textAlignment w:val="baseline"/>
        <w:rPr>
          <w:ins w:id="325" w:author="Unknown"/>
          <w:rFonts w:ascii="inherit" w:hAnsi="inherit" w:cs="Helvetica"/>
          <w:color w:val="666666"/>
          <w:sz w:val="23"/>
          <w:szCs w:val="23"/>
        </w:rPr>
      </w:pPr>
      <w:ins w:id="326" w:author="Unknown">
        <w:r w:rsidRPr="00901439">
          <w:rPr>
            <w:rFonts w:ascii="inherit" w:hAnsi="inherit" w:cs="Helvetica"/>
            <w:color w:val="666666"/>
            <w:sz w:val="23"/>
            <w:szCs w:val="23"/>
          </w:rPr>
          <w:t>The storage node is the machine or computer where your file system resides to store the processing data</w:t>
        </w:r>
      </w:ins>
    </w:p>
    <w:p w:rsidR="0017345C" w:rsidRPr="00901439" w:rsidRDefault="0017345C" w:rsidP="00566CFA">
      <w:pPr>
        <w:numPr>
          <w:ilvl w:val="0"/>
          <w:numId w:val="24"/>
        </w:numPr>
        <w:shd w:val="clear" w:color="auto" w:fill="FFFFFF"/>
        <w:spacing w:before="0" w:after="0" w:line="371" w:lineRule="atLeast"/>
        <w:ind w:left="345" w:firstLine="0"/>
        <w:textAlignment w:val="baseline"/>
        <w:rPr>
          <w:ins w:id="327" w:author="Unknown"/>
          <w:rFonts w:ascii="inherit" w:hAnsi="inherit" w:cs="Helvetica"/>
          <w:color w:val="666666"/>
          <w:sz w:val="23"/>
          <w:szCs w:val="23"/>
        </w:rPr>
      </w:pPr>
      <w:ins w:id="328" w:author="Unknown">
        <w:r w:rsidRPr="00901439">
          <w:rPr>
            <w:rFonts w:ascii="inherit" w:hAnsi="inherit" w:cs="Helvetica"/>
            <w:color w:val="666666"/>
            <w:sz w:val="23"/>
            <w:szCs w:val="23"/>
          </w:rPr>
          <w:t>The compute node is the computer or machine where your actual business logic will be executed.</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29" w:author="Unknown"/>
          <w:rFonts w:ascii="Helvetica" w:hAnsi="Helvetica" w:cs="Helvetica"/>
          <w:color w:val="666666"/>
          <w:sz w:val="23"/>
          <w:szCs w:val="23"/>
        </w:rPr>
      </w:pPr>
      <w:ins w:id="330" w:author="Unknown">
        <w:r w:rsidRPr="00901439">
          <w:rPr>
            <w:rStyle w:val="Strong"/>
            <w:rFonts w:ascii="inherit" w:hAnsi="inherit" w:cs="Helvetica"/>
            <w:color w:val="000000"/>
            <w:sz w:val="23"/>
            <w:szCs w:val="23"/>
            <w:bdr w:val="none" w:sz="0" w:space="0" w:color="auto" w:frame="1"/>
          </w:rPr>
          <w:t>45) Mention what is the use of Context Object?</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31" w:author="Unknown"/>
          <w:rFonts w:ascii="Helvetica" w:hAnsi="Helvetica" w:cs="Helvetica"/>
          <w:color w:val="666666"/>
          <w:sz w:val="23"/>
          <w:szCs w:val="23"/>
        </w:rPr>
      </w:pPr>
      <w:ins w:id="332" w:author="Unknown">
        <w:r w:rsidRPr="00901439">
          <w:rPr>
            <w:rFonts w:ascii="Helvetica" w:hAnsi="Helvetica" w:cs="Helvetica"/>
            <w:color w:val="666666"/>
            <w:sz w:val="23"/>
            <w:szCs w:val="23"/>
          </w:rPr>
          <w:t>The Context Object enables the mapper to interact with the rest of the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33" w:author="Unknown"/>
          <w:rFonts w:ascii="Helvetica" w:hAnsi="Helvetica" w:cs="Helvetica"/>
          <w:color w:val="666666"/>
          <w:sz w:val="23"/>
          <w:szCs w:val="23"/>
        </w:rPr>
      </w:pPr>
      <w:ins w:id="334" w:author="Unknown">
        <w:r w:rsidRPr="00901439">
          <w:rPr>
            <w:rFonts w:ascii="Helvetica" w:hAnsi="Helvetica" w:cs="Helvetica"/>
            <w:color w:val="666666"/>
            <w:sz w:val="23"/>
            <w:szCs w:val="23"/>
          </w:rPr>
          <w:t>system. It includes configuration data for the job, as well as interfaces which allow it to emit output.</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35" w:author="Unknown"/>
          <w:rFonts w:ascii="Helvetica" w:hAnsi="Helvetica" w:cs="Helvetica"/>
          <w:color w:val="666666"/>
          <w:sz w:val="23"/>
          <w:szCs w:val="23"/>
        </w:rPr>
      </w:pPr>
      <w:ins w:id="336" w:author="Unknown">
        <w:r w:rsidRPr="00901439">
          <w:rPr>
            <w:rStyle w:val="Strong"/>
            <w:rFonts w:ascii="inherit" w:hAnsi="inherit" w:cs="Helvetica"/>
            <w:color w:val="000000"/>
            <w:sz w:val="23"/>
            <w:szCs w:val="23"/>
            <w:bdr w:val="none" w:sz="0" w:space="0" w:color="auto" w:frame="1"/>
          </w:rPr>
          <w:t>46) Mention what is the next step after Mapper or MapTask?</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37" w:author="Unknown"/>
          <w:rFonts w:ascii="Helvetica" w:hAnsi="Helvetica" w:cs="Helvetica"/>
          <w:color w:val="666666"/>
          <w:sz w:val="23"/>
          <w:szCs w:val="23"/>
        </w:rPr>
      </w:pPr>
      <w:ins w:id="338" w:author="Unknown">
        <w:r w:rsidRPr="00901439">
          <w:rPr>
            <w:rFonts w:ascii="Helvetica" w:hAnsi="Helvetica" w:cs="Helvetica"/>
            <w:color w:val="666666"/>
            <w:sz w:val="23"/>
            <w:szCs w:val="23"/>
          </w:rPr>
          <w:t>The next step after Mapper or MapTask is that the output of the Mapper are sorted, and partitions will be created for the output.</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39" w:author="Unknown"/>
          <w:rFonts w:ascii="Helvetica" w:hAnsi="Helvetica" w:cs="Helvetica"/>
          <w:color w:val="666666"/>
          <w:sz w:val="23"/>
          <w:szCs w:val="23"/>
        </w:rPr>
      </w:pPr>
      <w:ins w:id="340" w:author="Unknown">
        <w:r w:rsidRPr="00901439">
          <w:rPr>
            <w:rStyle w:val="Strong"/>
            <w:rFonts w:ascii="inherit" w:hAnsi="inherit" w:cs="Helvetica"/>
            <w:color w:val="000000"/>
            <w:sz w:val="23"/>
            <w:szCs w:val="23"/>
            <w:bdr w:val="none" w:sz="0" w:space="0" w:color="auto" w:frame="1"/>
          </w:rPr>
          <w:lastRenderedPageBreak/>
          <w:t>47) Mention what is the number of default partitioner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41" w:author="Unknown"/>
          <w:rFonts w:ascii="Helvetica" w:hAnsi="Helvetica" w:cs="Helvetica"/>
          <w:color w:val="666666"/>
          <w:sz w:val="23"/>
          <w:szCs w:val="23"/>
        </w:rPr>
      </w:pPr>
      <w:ins w:id="342" w:author="Unknown">
        <w:r w:rsidRPr="00901439">
          <w:rPr>
            <w:rFonts w:ascii="Helvetica" w:hAnsi="Helvetica" w:cs="Helvetica"/>
            <w:color w:val="666666"/>
            <w:sz w:val="23"/>
            <w:szCs w:val="23"/>
          </w:rPr>
          <w:t>In Hadoop, the default partitioner is a “Hash” Partitioner.</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43" w:author="Unknown"/>
          <w:rFonts w:ascii="Helvetica" w:hAnsi="Helvetica" w:cs="Helvetica"/>
          <w:color w:val="666666"/>
          <w:sz w:val="23"/>
          <w:szCs w:val="23"/>
        </w:rPr>
      </w:pPr>
      <w:ins w:id="344" w:author="Unknown">
        <w:r w:rsidRPr="00901439">
          <w:rPr>
            <w:rStyle w:val="Strong"/>
            <w:rFonts w:ascii="inherit" w:hAnsi="inherit" w:cs="Helvetica"/>
            <w:color w:val="000000"/>
            <w:sz w:val="23"/>
            <w:szCs w:val="23"/>
            <w:bdr w:val="none" w:sz="0" w:space="0" w:color="auto" w:frame="1"/>
          </w:rPr>
          <w:t>48) Explain what is the purpose of RecordReader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45" w:author="Unknown"/>
          <w:rFonts w:ascii="Helvetica" w:hAnsi="Helvetica" w:cs="Helvetica"/>
          <w:color w:val="666666"/>
          <w:sz w:val="23"/>
          <w:szCs w:val="23"/>
        </w:rPr>
      </w:pPr>
      <w:ins w:id="346" w:author="Unknown">
        <w:r w:rsidRPr="00901439">
          <w:rPr>
            <w:rFonts w:ascii="Helvetica" w:hAnsi="Helvetica" w:cs="Helvetica"/>
            <w:color w:val="666666"/>
            <w:sz w:val="23"/>
            <w:szCs w:val="23"/>
          </w:rPr>
          <w:t>In Hadoop, the RecordReader loads the data from its source and converts it into (key, value) pairs suitable for reading by the Mapper.</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47" w:author="Unknown"/>
          <w:rFonts w:ascii="Helvetica" w:hAnsi="Helvetica" w:cs="Helvetica"/>
          <w:color w:val="666666"/>
          <w:sz w:val="23"/>
          <w:szCs w:val="23"/>
        </w:rPr>
      </w:pPr>
      <w:ins w:id="348" w:author="Unknown">
        <w:r w:rsidRPr="00901439">
          <w:rPr>
            <w:rStyle w:val="Strong"/>
            <w:rFonts w:ascii="inherit" w:hAnsi="inherit" w:cs="Helvetica"/>
            <w:color w:val="000000"/>
            <w:sz w:val="23"/>
            <w:szCs w:val="23"/>
            <w:bdr w:val="none" w:sz="0" w:space="0" w:color="auto" w:frame="1"/>
          </w:rPr>
          <w:t>49) Explain how is data partitioned before it is sent to the reducer if no custom partitioner is defined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49" w:author="Unknown"/>
          <w:rFonts w:ascii="Helvetica" w:hAnsi="Helvetica" w:cs="Helvetica"/>
          <w:color w:val="666666"/>
          <w:sz w:val="23"/>
          <w:szCs w:val="23"/>
        </w:rPr>
      </w:pPr>
      <w:ins w:id="350" w:author="Unknown">
        <w:r w:rsidRPr="00901439">
          <w:rPr>
            <w:rFonts w:ascii="Helvetica" w:hAnsi="Helvetica" w:cs="Helvetica"/>
            <w:color w:val="666666"/>
            <w:sz w:val="23"/>
            <w:szCs w:val="23"/>
          </w:rPr>
          <w:t>If no custom partitioner is defined in Hadoop, then a default partitioner computes a hash value for the key and assigns the partition based on the result.</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51" w:author="Unknown"/>
          <w:rFonts w:ascii="Helvetica" w:hAnsi="Helvetica" w:cs="Helvetica"/>
          <w:color w:val="666666"/>
          <w:sz w:val="23"/>
          <w:szCs w:val="23"/>
        </w:rPr>
      </w:pPr>
      <w:ins w:id="352" w:author="Unknown">
        <w:r w:rsidRPr="00901439">
          <w:rPr>
            <w:rStyle w:val="Strong"/>
            <w:rFonts w:ascii="inherit" w:hAnsi="inherit" w:cs="Helvetica"/>
            <w:color w:val="000000"/>
            <w:sz w:val="23"/>
            <w:szCs w:val="23"/>
            <w:bdr w:val="none" w:sz="0" w:space="0" w:color="auto" w:frame="1"/>
          </w:rPr>
          <w:t>50) Explain what happens when Hadoop spawned 50 tasks for a job and one of the task failed?</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53" w:author="Unknown"/>
          <w:rFonts w:ascii="Helvetica" w:hAnsi="Helvetica" w:cs="Helvetica"/>
          <w:color w:val="666666"/>
          <w:sz w:val="23"/>
          <w:szCs w:val="23"/>
        </w:rPr>
      </w:pPr>
      <w:ins w:id="354" w:author="Unknown">
        <w:r w:rsidRPr="00901439">
          <w:rPr>
            <w:rFonts w:ascii="Helvetica" w:hAnsi="Helvetica" w:cs="Helvetica"/>
            <w:color w:val="666666"/>
            <w:sz w:val="23"/>
            <w:szCs w:val="23"/>
          </w:rPr>
          <w:t>It will restart the task again on some other TaskTracker if the task fails more than the defined limit.</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55" w:author="Unknown"/>
          <w:rFonts w:ascii="Helvetica" w:hAnsi="Helvetica" w:cs="Helvetica"/>
          <w:color w:val="666666"/>
          <w:sz w:val="23"/>
          <w:szCs w:val="23"/>
        </w:rPr>
      </w:pPr>
      <w:ins w:id="356" w:author="Unknown">
        <w:r w:rsidRPr="00901439">
          <w:rPr>
            <w:rStyle w:val="Strong"/>
            <w:rFonts w:ascii="inherit" w:hAnsi="inherit" w:cs="Helvetica"/>
            <w:color w:val="000000"/>
            <w:sz w:val="23"/>
            <w:szCs w:val="23"/>
            <w:bdr w:val="none" w:sz="0" w:space="0" w:color="auto" w:frame="1"/>
          </w:rPr>
          <w:t>51) Mention what is the best way to copy files between HDFS clusters?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57" w:author="Unknown"/>
          <w:rFonts w:ascii="Helvetica" w:hAnsi="Helvetica" w:cs="Helvetica"/>
          <w:color w:val="666666"/>
          <w:sz w:val="23"/>
          <w:szCs w:val="23"/>
        </w:rPr>
      </w:pPr>
      <w:ins w:id="358" w:author="Unknown">
        <w:r w:rsidRPr="00901439">
          <w:rPr>
            <w:rFonts w:ascii="Helvetica" w:hAnsi="Helvetica" w:cs="Helvetica"/>
            <w:color w:val="666666"/>
            <w:sz w:val="23"/>
            <w:szCs w:val="23"/>
          </w:rPr>
          <w:t>The best way to copy files between HDFS clusters is by using multiple nodes and the distcp command, so the workload is shared.</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59" w:author="Unknown"/>
          <w:rFonts w:ascii="Helvetica" w:hAnsi="Helvetica" w:cs="Helvetica"/>
          <w:color w:val="666666"/>
          <w:sz w:val="23"/>
          <w:szCs w:val="23"/>
        </w:rPr>
      </w:pPr>
      <w:ins w:id="360" w:author="Unknown">
        <w:r w:rsidRPr="00901439">
          <w:rPr>
            <w:rStyle w:val="Strong"/>
            <w:rFonts w:ascii="inherit" w:hAnsi="inherit" w:cs="Helvetica"/>
            <w:color w:val="000000"/>
            <w:sz w:val="23"/>
            <w:szCs w:val="23"/>
            <w:bdr w:val="none" w:sz="0" w:space="0" w:color="auto" w:frame="1"/>
          </w:rPr>
          <w:t>52) Mention what is the difference between HDFS and NAS?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61" w:author="Unknown"/>
          <w:rFonts w:ascii="Helvetica" w:hAnsi="Helvetica" w:cs="Helvetica"/>
          <w:color w:val="666666"/>
          <w:sz w:val="23"/>
          <w:szCs w:val="23"/>
        </w:rPr>
      </w:pPr>
      <w:ins w:id="362" w:author="Unknown">
        <w:r w:rsidRPr="00901439">
          <w:rPr>
            <w:rFonts w:ascii="Helvetica" w:hAnsi="Helvetica" w:cs="Helvetica"/>
            <w:color w:val="666666"/>
            <w:sz w:val="23"/>
            <w:szCs w:val="23"/>
          </w:rPr>
          <w:t>HDFS data blocks are distributed across local drives of all machines in a cluster while NAS data is stored on dedicated hardware.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63" w:author="Unknown"/>
          <w:rFonts w:ascii="Helvetica" w:hAnsi="Helvetica" w:cs="Helvetica"/>
          <w:color w:val="666666"/>
          <w:sz w:val="23"/>
          <w:szCs w:val="23"/>
        </w:rPr>
      </w:pPr>
      <w:ins w:id="364" w:author="Unknown">
        <w:r w:rsidRPr="00901439">
          <w:rPr>
            <w:rStyle w:val="Strong"/>
            <w:rFonts w:ascii="inherit" w:hAnsi="inherit" w:cs="Helvetica"/>
            <w:color w:val="000000"/>
            <w:sz w:val="23"/>
            <w:szCs w:val="23"/>
            <w:bdr w:val="none" w:sz="0" w:space="0" w:color="auto" w:frame="1"/>
          </w:rPr>
          <w:t>53) Mention how Hadoop is different from other data processing tools?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65" w:author="Unknown"/>
          <w:rFonts w:ascii="Helvetica" w:hAnsi="Helvetica" w:cs="Helvetica"/>
          <w:color w:val="666666"/>
          <w:sz w:val="23"/>
          <w:szCs w:val="23"/>
        </w:rPr>
      </w:pPr>
      <w:ins w:id="366" w:author="Unknown">
        <w:r w:rsidRPr="00901439">
          <w:rPr>
            <w:rFonts w:ascii="Helvetica" w:hAnsi="Helvetica" w:cs="Helvetica"/>
            <w:color w:val="666666"/>
            <w:sz w:val="23"/>
            <w:szCs w:val="23"/>
          </w:rPr>
          <w:t>In Hadoop, you can increase or decrease the number of mappers without worrying about the volume of data to be processed.</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67" w:author="Unknown"/>
          <w:rFonts w:ascii="Helvetica" w:hAnsi="Helvetica" w:cs="Helvetica"/>
          <w:color w:val="666666"/>
          <w:sz w:val="23"/>
          <w:szCs w:val="23"/>
        </w:rPr>
      </w:pPr>
      <w:ins w:id="368" w:author="Unknown">
        <w:r w:rsidRPr="00901439">
          <w:rPr>
            <w:rStyle w:val="Strong"/>
            <w:rFonts w:ascii="inherit" w:hAnsi="inherit" w:cs="Helvetica"/>
            <w:color w:val="000000"/>
            <w:sz w:val="23"/>
            <w:szCs w:val="23"/>
            <w:bdr w:val="none" w:sz="0" w:space="0" w:color="auto" w:frame="1"/>
          </w:rPr>
          <w:t>54) Mention what job does the conf class do?</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69" w:author="Unknown"/>
          <w:rFonts w:ascii="Helvetica" w:hAnsi="Helvetica" w:cs="Helvetica"/>
          <w:color w:val="666666"/>
          <w:sz w:val="23"/>
          <w:szCs w:val="23"/>
        </w:rPr>
      </w:pPr>
      <w:ins w:id="370" w:author="Unknown">
        <w:r w:rsidRPr="00901439">
          <w:rPr>
            <w:rFonts w:ascii="Helvetica" w:hAnsi="Helvetica" w:cs="Helvetica"/>
            <w:color w:val="666666"/>
            <w:sz w:val="23"/>
            <w:szCs w:val="23"/>
          </w:rPr>
          <w:t>Job conf class separate different jobs running on the same cluster.  It does the job level settings such as declaring a job in a real environment.</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71" w:author="Unknown"/>
          <w:rFonts w:ascii="Helvetica" w:hAnsi="Helvetica" w:cs="Helvetica"/>
          <w:color w:val="666666"/>
          <w:sz w:val="23"/>
          <w:szCs w:val="23"/>
        </w:rPr>
      </w:pPr>
      <w:ins w:id="372" w:author="Unknown">
        <w:r w:rsidRPr="00901439">
          <w:rPr>
            <w:rStyle w:val="Strong"/>
            <w:rFonts w:ascii="inherit" w:hAnsi="inherit" w:cs="Helvetica"/>
            <w:color w:val="000000"/>
            <w:sz w:val="23"/>
            <w:szCs w:val="23"/>
            <w:bdr w:val="none" w:sz="0" w:space="0" w:color="auto" w:frame="1"/>
          </w:rPr>
          <w:t>55) Mention what is the Hadoop MapReduce APIs contract for a key and value class?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73" w:author="Unknown"/>
          <w:rFonts w:ascii="Helvetica" w:hAnsi="Helvetica" w:cs="Helvetica"/>
          <w:color w:val="666666"/>
          <w:sz w:val="23"/>
          <w:szCs w:val="23"/>
        </w:rPr>
      </w:pPr>
      <w:ins w:id="374" w:author="Unknown">
        <w:r w:rsidRPr="00901439">
          <w:rPr>
            <w:rFonts w:ascii="Helvetica" w:hAnsi="Helvetica" w:cs="Helvetica"/>
            <w:color w:val="666666"/>
            <w:sz w:val="23"/>
            <w:szCs w:val="23"/>
          </w:rPr>
          <w:t>For a key and value class, there are two Hadoop MapReduce APIs contract</w:t>
        </w:r>
      </w:ins>
    </w:p>
    <w:p w:rsidR="0017345C" w:rsidRPr="00901439" w:rsidRDefault="0017345C" w:rsidP="00566CFA">
      <w:pPr>
        <w:numPr>
          <w:ilvl w:val="0"/>
          <w:numId w:val="25"/>
        </w:numPr>
        <w:shd w:val="clear" w:color="auto" w:fill="FFFFFF"/>
        <w:spacing w:before="0" w:after="0" w:line="371" w:lineRule="atLeast"/>
        <w:ind w:left="345" w:firstLine="0"/>
        <w:textAlignment w:val="baseline"/>
        <w:rPr>
          <w:ins w:id="375" w:author="Unknown"/>
          <w:rFonts w:ascii="inherit" w:hAnsi="inherit" w:cs="Helvetica"/>
          <w:color w:val="666666"/>
          <w:sz w:val="23"/>
          <w:szCs w:val="23"/>
        </w:rPr>
      </w:pPr>
      <w:ins w:id="376" w:author="Unknown">
        <w:r w:rsidRPr="00901439">
          <w:rPr>
            <w:rFonts w:ascii="inherit" w:hAnsi="inherit" w:cs="Helvetica"/>
            <w:color w:val="666666"/>
            <w:sz w:val="23"/>
            <w:szCs w:val="23"/>
          </w:rPr>
          <w:t>The value must be defining the org.apache.hadoop.io.Writable interface</w:t>
        </w:r>
      </w:ins>
    </w:p>
    <w:p w:rsidR="0017345C" w:rsidRPr="00901439" w:rsidRDefault="0017345C" w:rsidP="00566CFA">
      <w:pPr>
        <w:numPr>
          <w:ilvl w:val="0"/>
          <w:numId w:val="25"/>
        </w:numPr>
        <w:shd w:val="clear" w:color="auto" w:fill="FFFFFF"/>
        <w:spacing w:before="0" w:after="0" w:line="371" w:lineRule="atLeast"/>
        <w:ind w:left="345" w:firstLine="0"/>
        <w:textAlignment w:val="baseline"/>
        <w:rPr>
          <w:ins w:id="377" w:author="Unknown"/>
          <w:rFonts w:ascii="inherit" w:hAnsi="inherit" w:cs="Helvetica"/>
          <w:color w:val="666666"/>
          <w:sz w:val="23"/>
          <w:szCs w:val="23"/>
        </w:rPr>
      </w:pPr>
      <w:ins w:id="378" w:author="Unknown">
        <w:r w:rsidRPr="00901439">
          <w:rPr>
            <w:rFonts w:ascii="inherit" w:hAnsi="inherit" w:cs="Helvetica"/>
            <w:color w:val="666666"/>
            <w:sz w:val="23"/>
            <w:szCs w:val="23"/>
          </w:rPr>
          <w:lastRenderedPageBreak/>
          <w:t>The key must be defining the org.apache.hadoop.io.WritableComparable interface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79" w:author="Unknown"/>
          <w:rFonts w:ascii="Helvetica" w:hAnsi="Helvetica" w:cs="Helvetica"/>
          <w:color w:val="666666"/>
          <w:sz w:val="23"/>
          <w:szCs w:val="23"/>
        </w:rPr>
      </w:pPr>
      <w:ins w:id="380" w:author="Unknown">
        <w:r w:rsidRPr="00901439">
          <w:rPr>
            <w:rStyle w:val="Strong"/>
            <w:rFonts w:ascii="inherit" w:hAnsi="inherit" w:cs="Helvetica"/>
            <w:color w:val="000000"/>
            <w:sz w:val="23"/>
            <w:szCs w:val="23"/>
            <w:bdr w:val="none" w:sz="0" w:space="0" w:color="auto" w:frame="1"/>
          </w:rPr>
          <w:t>56) Mention what are the three modes in which Hadoop can be run?</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81" w:author="Unknown"/>
          <w:rFonts w:ascii="Helvetica" w:hAnsi="Helvetica" w:cs="Helvetica"/>
          <w:color w:val="666666"/>
          <w:sz w:val="23"/>
          <w:szCs w:val="23"/>
        </w:rPr>
      </w:pPr>
      <w:ins w:id="382" w:author="Unknown">
        <w:r w:rsidRPr="00901439">
          <w:rPr>
            <w:rFonts w:ascii="Helvetica" w:hAnsi="Helvetica" w:cs="Helvetica"/>
            <w:color w:val="666666"/>
            <w:sz w:val="23"/>
            <w:szCs w:val="23"/>
          </w:rPr>
          <w:t>The three modes in which Hadoop can be run are</w:t>
        </w:r>
      </w:ins>
    </w:p>
    <w:p w:rsidR="0017345C" w:rsidRPr="00901439" w:rsidRDefault="0017345C" w:rsidP="00566CFA">
      <w:pPr>
        <w:numPr>
          <w:ilvl w:val="0"/>
          <w:numId w:val="26"/>
        </w:numPr>
        <w:shd w:val="clear" w:color="auto" w:fill="FFFFFF"/>
        <w:spacing w:before="0" w:after="0" w:line="371" w:lineRule="atLeast"/>
        <w:ind w:left="345" w:firstLine="0"/>
        <w:textAlignment w:val="baseline"/>
        <w:rPr>
          <w:ins w:id="383" w:author="Unknown"/>
          <w:rFonts w:ascii="inherit" w:hAnsi="inherit" w:cs="Helvetica"/>
          <w:color w:val="666666"/>
          <w:sz w:val="23"/>
          <w:szCs w:val="23"/>
        </w:rPr>
      </w:pPr>
      <w:ins w:id="384" w:author="Unknown">
        <w:r w:rsidRPr="00901439">
          <w:rPr>
            <w:rFonts w:ascii="inherit" w:hAnsi="inherit" w:cs="Helvetica"/>
            <w:color w:val="666666"/>
            <w:sz w:val="23"/>
            <w:szCs w:val="23"/>
          </w:rPr>
          <w:t>Pseudo distributed mode</w:t>
        </w:r>
      </w:ins>
    </w:p>
    <w:p w:rsidR="0017345C" w:rsidRPr="00901439" w:rsidRDefault="0017345C" w:rsidP="00566CFA">
      <w:pPr>
        <w:numPr>
          <w:ilvl w:val="0"/>
          <w:numId w:val="26"/>
        </w:numPr>
        <w:shd w:val="clear" w:color="auto" w:fill="FFFFFF"/>
        <w:spacing w:before="0" w:after="0" w:line="371" w:lineRule="atLeast"/>
        <w:ind w:left="345" w:firstLine="0"/>
        <w:textAlignment w:val="baseline"/>
        <w:rPr>
          <w:ins w:id="385" w:author="Unknown"/>
          <w:rFonts w:ascii="inherit" w:hAnsi="inherit" w:cs="Helvetica"/>
          <w:color w:val="666666"/>
          <w:sz w:val="23"/>
          <w:szCs w:val="23"/>
        </w:rPr>
      </w:pPr>
      <w:ins w:id="386" w:author="Unknown">
        <w:r w:rsidRPr="00901439">
          <w:rPr>
            <w:rFonts w:ascii="inherit" w:hAnsi="inherit" w:cs="Helvetica"/>
            <w:color w:val="666666"/>
            <w:sz w:val="23"/>
            <w:szCs w:val="23"/>
          </w:rPr>
          <w:t>Standalone (local) mode</w:t>
        </w:r>
      </w:ins>
    </w:p>
    <w:p w:rsidR="0017345C" w:rsidRPr="00901439" w:rsidRDefault="0017345C" w:rsidP="00566CFA">
      <w:pPr>
        <w:numPr>
          <w:ilvl w:val="0"/>
          <w:numId w:val="26"/>
        </w:numPr>
        <w:shd w:val="clear" w:color="auto" w:fill="FFFFFF"/>
        <w:spacing w:before="0" w:after="0" w:line="371" w:lineRule="atLeast"/>
        <w:ind w:left="345" w:firstLine="0"/>
        <w:textAlignment w:val="baseline"/>
        <w:rPr>
          <w:ins w:id="387" w:author="Unknown"/>
          <w:rFonts w:ascii="inherit" w:hAnsi="inherit" w:cs="Helvetica"/>
          <w:color w:val="666666"/>
          <w:sz w:val="23"/>
          <w:szCs w:val="23"/>
        </w:rPr>
      </w:pPr>
      <w:ins w:id="388" w:author="Unknown">
        <w:r w:rsidRPr="00901439">
          <w:rPr>
            <w:rFonts w:ascii="inherit" w:hAnsi="inherit" w:cs="Helvetica"/>
            <w:color w:val="666666"/>
            <w:sz w:val="23"/>
            <w:szCs w:val="23"/>
          </w:rPr>
          <w:t>Fully distributed mode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89" w:author="Unknown"/>
          <w:rFonts w:ascii="Helvetica" w:hAnsi="Helvetica" w:cs="Helvetica"/>
          <w:color w:val="666666"/>
          <w:sz w:val="23"/>
          <w:szCs w:val="23"/>
        </w:rPr>
      </w:pPr>
      <w:ins w:id="390" w:author="Unknown">
        <w:r w:rsidRPr="00901439">
          <w:rPr>
            <w:rStyle w:val="Strong"/>
            <w:rFonts w:ascii="inherit" w:hAnsi="inherit" w:cs="Helvetica"/>
            <w:color w:val="000000"/>
            <w:sz w:val="23"/>
            <w:szCs w:val="23"/>
            <w:bdr w:val="none" w:sz="0" w:space="0" w:color="auto" w:frame="1"/>
          </w:rPr>
          <w:t>57) Mention what does the text input format do?</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91" w:author="Unknown"/>
          <w:rFonts w:ascii="Helvetica" w:hAnsi="Helvetica" w:cs="Helvetica"/>
          <w:color w:val="666666"/>
          <w:sz w:val="23"/>
          <w:szCs w:val="23"/>
        </w:rPr>
      </w:pPr>
      <w:ins w:id="392" w:author="Unknown">
        <w:r w:rsidRPr="00901439">
          <w:rPr>
            <w:rFonts w:ascii="Helvetica" w:hAnsi="Helvetica" w:cs="Helvetica"/>
            <w:color w:val="666666"/>
            <w:sz w:val="23"/>
            <w:szCs w:val="23"/>
          </w:rPr>
          <w:t>The text input format will create a line object that is an hexadecimal number.  The value is considered as a whole line text while the key is considered as a line object. The mapper will receive the value as ‘text’ parameter while key as ‘longwriteable’ parameter.</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393" w:author="Unknown"/>
          <w:rFonts w:ascii="Helvetica" w:hAnsi="Helvetica" w:cs="Helvetica"/>
          <w:color w:val="666666"/>
          <w:sz w:val="23"/>
          <w:szCs w:val="23"/>
        </w:rPr>
      </w:pPr>
      <w:ins w:id="394" w:author="Unknown">
        <w:r w:rsidRPr="00901439">
          <w:rPr>
            <w:rStyle w:val="Strong"/>
            <w:rFonts w:ascii="inherit" w:hAnsi="inherit" w:cs="Helvetica"/>
            <w:color w:val="000000"/>
            <w:sz w:val="23"/>
            <w:szCs w:val="23"/>
            <w:bdr w:val="none" w:sz="0" w:space="0" w:color="auto" w:frame="1"/>
          </w:rPr>
          <w:t>58) Mention how many InputSplits is made by a Hadoop Framework?</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395" w:author="Unknown"/>
          <w:rFonts w:ascii="Helvetica" w:hAnsi="Helvetica" w:cs="Helvetica"/>
          <w:color w:val="666666"/>
          <w:sz w:val="23"/>
          <w:szCs w:val="23"/>
        </w:rPr>
      </w:pPr>
      <w:ins w:id="396" w:author="Unknown">
        <w:r w:rsidRPr="00901439">
          <w:rPr>
            <w:rFonts w:ascii="Helvetica" w:hAnsi="Helvetica" w:cs="Helvetica"/>
            <w:color w:val="666666"/>
            <w:sz w:val="23"/>
            <w:szCs w:val="23"/>
          </w:rPr>
          <w:t>Hadoop will make 5 splits</w:t>
        </w:r>
      </w:ins>
    </w:p>
    <w:p w:rsidR="0017345C" w:rsidRPr="00901439" w:rsidRDefault="0017345C" w:rsidP="00566CFA">
      <w:pPr>
        <w:numPr>
          <w:ilvl w:val="0"/>
          <w:numId w:val="27"/>
        </w:numPr>
        <w:shd w:val="clear" w:color="auto" w:fill="FFFFFF"/>
        <w:spacing w:before="0" w:after="0" w:line="371" w:lineRule="atLeast"/>
        <w:ind w:left="345" w:firstLine="0"/>
        <w:textAlignment w:val="baseline"/>
        <w:rPr>
          <w:ins w:id="397" w:author="Unknown"/>
          <w:rFonts w:ascii="inherit" w:hAnsi="inherit" w:cs="Helvetica"/>
          <w:color w:val="666666"/>
          <w:sz w:val="23"/>
          <w:szCs w:val="23"/>
        </w:rPr>
      </w:pPr>
      <w:ins w:id="398" w:author="Unknown">
        <w:r w:rsidRPr="00901439">
          <w:rPr>
            <w:rFonts w:ascii="inherit" w:hAnsi="inherit" w:cs="Helvetica"/>
            <w:color w:val="666666"/>
            <w:sz w:val="23"/>
            <w:szCs w:val="23"/>
          </w:rPr>
          <w:t>1 split for 64K files</w:t>
        </w:r>
      </w:ins>
    </w:p>
    <w:p w:rsidR="0017345C" w:rsidRPr="00901439" w:rsidRDefault="0017345C" w:rsidP="00566CFA">
      <w:pPr>
        <w:numPr>
          <w:ilvl w:val="0"/>
          <w:numId w:val="27"/>
        </w:numPr>
        <w:shd w:val="clear" w:color="auto" w:fill="FFFFFF"/>
        <w:spacing w:before="0" w:after="0" w:line="371" w:lineRule="atLeast"/>
        <w:ind w:left="345" w:firstLine="0"/>
        <w:textAlignment w:val="baseline"/>
        <w:rPr>
          <w:ins w:id="399" w:author="Unknown"/>
          <w:rFonts w:ascii="inherit" w:hAnsi="inherit" w:cs="Helvetica"/>
          <w:color w:val="666666"/>
          <w:sz w:val="23"/>
          <w:szCs w:val="23"/>
        </w:rPr>
      </w:pPr>
      <w:ins w:id="400" w:author="Unknown">
        <w:r w:rsidRPr="00901439">
          <w:rPr>
            <w:rFonts w:ascii="inherit" w:hAnsi="inherit" w:cs="Helvetica"/>
            <w:color w:val="666666"/>
            <w:sz w:val="23"/>
            <w:szCs w:val="23"/>
          </w:rPr>
          <w:t>2 split for 65mb files</w:t>
        </w:r>
      </w:ins>
    </w:p>
    <w:p w:rsidR="0017345C" w:rsidRPr="00901439" w:rsidRDefault="0017345C" w:rsidP="00566CFA">
      <w:pPr>
        <w:numPr>
          <w:ilvl w:val="0"/>
          <w:numId w:val="27"/>
        </w:numPr>
        <w:shd w:val="clear" w:color="auto" w:fill="FFFFFF"/>
        <w:spacing w:before="0" w:after="0" w:line="371" w:lineRule="atLeast"/>
        <w:ind w:left="345" w:firstLine="0"/>
        <w:textAlignment w:val="baseline"/>
        <w:rPr>
          <w:ins w:id="401" w:author="Unknown"/>
          <w:rFonts w:ascii="inherit" w:hAnsi="inherit" w:cs="Helvetica"/>
          <w:color w:val="666666"/>
          <w:sz w:val="23"/>
          <w:szCs w:val="23"/>
        </w:rPr>
      </w:pPr>
      <w:ins w:id="402" w:author="Unknown">
        <w:r w:rsidRPr="00901439">
          <w:rPr>
            <w:rFonts w:ascii="inherit" w:hAnsi="inherit" w:cs="Helvetica"/>
            <w:color w:val="666666"/>
            <w:sz w:val="23"/>
            <w:szCs w:val="23"/>
          </w:rPr>
          <w:t>2 splits for 127mb files</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403" w:author="Unknown"/>
          <w:rFonts w:ascii="Helvetica" w:hAnsi="Helvetica" w:cs="Helvetica"/>
          <w:color w:val="666666"/>
          <w:sz w:val="23"/>
          <w:szCs w:val="23"/>
        </w:rPr>
      </w:pPr>
      <w:ins w:id="404" w:author="Unknown">
        <w:r w:rsidRPr="00901439">
          <w:rPr>
            <w:rStyle w:val="Strong"/>
            <w:rFonts w:ascii="inherit" w:hAnsi="inherit" w:cs="Helvetica"/>
            <w:color w:val="000000"/>
            <w:sz w:val="23"/>
            <w:szCs w:val="23"/>
            <w:bdr w:val="none" w:sz="0" w:space="0" w:color="auto" w:frame="1"/>
          </w:rPr>
          <w:t>59) Mention what is distributed cache in Hadoop?</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405" w:author="Unknown"/>
          <w:rFonts w:ascii="Helvetica" w:hAnsi="Helvetica" w:cs="Helvetica"/>
          <w:color w:val="666666"/>
          <w:sz w:val="23"/>
          <w:szCs w:val="23"/>
        </w:rPr>
      </w:pPr>
      <w:ins w:id="406" w:author="Unknown">
        <w:r w:rsidRPr="00901439">
          <w:rPr>
            <w:rFonts w:ascii="Helvetica" w:hAnsi="Helvetica" w:cs="Helvetica"/>
            <w:color w:val="666666"/>
            <w:sz w:val="23"/>
            <w:szCs w:val="23"/>
          </w:rPr>
          <w:t>Distributed cache in Hadoop is a facility provided by MapReduce framework.  At the time of execution of the job, it is used to cache file.  The Framework copies the necessary files to the slave node before the execution of any task at that node.</w:t>
        </w:r>
      </w:ins>
    </w:p>
    <w:p w:rsidR="0017345C" w:rsidRPr="00901439" w:rsidRDefault="0017345C" w:rsidP="0017345C">
      <w:pPr>
        <w:pStyle w:val="NormalWeb"/>
        <w:shd w:val="clear" w:color="auto" w:fill="FFFFFF"/>
        <w:spacing w:before="0" w:beforeAutospacing="0" w:after="0" w:afterAutospacing="0" w:line="371" w:lineRule="atLeast"/>
        <w:textAlignment w:val="baseline"/>
        <w:rPr>
          <w:ins w:id="407" w:author="Unknown"/>
          <w:rFonts w:ascii="Helvetica" w:hAnsi="Helvetica" w:cs="Helvetica"/>
          <w:color w:val="666666"/>
          <w:sz w:val="23"/>
          <w:szCs w:val="23"/>
        </w:rPr>
      </w:pPr>
      <w:ins w:id="408" w:author="Unknown">
        <w:r w:rsidRPr="00901439">
          <w:rPr>
            <w:rStyle w:val="Strong"/>
            <w:rFonts w:ascii="inherit" w:hAnsi="inherit" w:cs="Helvetica"/>
            <w:color w:val="000000"/>
            <w:sz w:val="23"/>
            <w:szCs w:val="23"/>
            <w:bdr w:val="none" w:sz="0" w:space="0" w:color="auto" w:frame="1"/>
          </w:rPr>
          <w:t>60) Explain how does Hadoop Classpath plays a vital role in stopping or starting in Hadoop daemons?</w:t>
        </w:r>
      </w:ins>
    </w:p>
    <w:p w:rsidR="0017345C" w:rsidRPr="00901439" w:rsidRDefault="0017345C" w:rsidP="0017345C">
      <w:pPr>
        <w:pStyle w:val="NormalWeb"/>
        <w:shd w:val="clear" w:color="auto" w:fill="FFFFFF"/>
        <w:spacing w:before="204" w:beforeAutospacing="0" w:after="204" w:afterAutospacing="0" w:line="371" w:lineRule="atLeast"/>
        <w:textAlignment w:val="baseline"/>
        <w:rPr>
          <w:ins w:id="409" w:author="Unknown"/>
          <w:rFonts w:ascii="Helvetica" w:hAnsi="Helvetica" w:cs="Helvetica"/>
          <w:color w:val="666666"/>
          <w:sz w:val="23"/>
          <w:szCs w:val="23"/>
        </w:rPr>
      </w:pPr>
      <w:ins w:id="410" w:author="Unknown">
        <w:r w:rsidRPr="00901439">
          <w:rPr>
            <w:rFonts w:ascii="Helvetica" w:hAnsi="Helvetica" w:cs="Helvetica"/>
            <w:color w:val="666666"/>
            <w:sz w:val="23"/>
            <w:szCs w:val="23"/>
          </w:rPr>
          <w:t>Classpath will consist of a list of directories containing jar files to stop or start daemons</w:t>
        </w:r>
      </w:ins>
    </w:p>
    <w:p w:rsidR="0017345C" w:rsidRPr="00901439" w:rsidRDefault="0017345C" w:rsidP="006C2987"/>
    <w:p w:rsidR="00842580" w:rsidRPr="00901439" w:rsidRDefault="00842580" w:rsidP="006C2987">
      <w:r w:rsidRPr="00901439">
        <w:rPr>
          <w:noProof/>
          <w:lang w:bidi="ar-SA"/>
        </w:rPr>
        <w:lastRenderedPageBreak/>
        <w:drawing>
          <wp:inline distT="0" distB="0" distL="0" distR="0">
            <wp:extent cx="5731510" cy="3222401"/>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12A94" w:rsidRPr="00901439" w:rsidRDefault="00612A94" w:rsidP="006C2987"/>
    <w:p w:rsidR="00612A94" w:rsidRPr="00901439" w:rsidRDefault="00612A94" w:rsidP="006C2987"/>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Define Sequence file in Hadoop?</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What is meant by Replication factor?</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List out the key components of HBase and tell when you should use it?</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How the file system check is done in HDFS?</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Define speculative execution?</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Sqoop in Hadoop, Define?</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Define webDav in Hadoop?</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Define the function of Mapper?</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Define Distributed Caxhe in Hadoop?</w:t>
      </w:r>
    </w:p>
    <w:p w:rsidR="00323D3F" w:rsidRPr="00901439" w:rsidRDefault="00323D3F" w:rsidP="00566CFA">
      <w:pPr>
        <w:numPr>
          <w:ilvl w:val="0"/>
          <w:numId w:val="28"/>
        </w:numPr>
        <w:shd w:val="clear" w:color="auto" w:fill="FFFFFF"/>
        <w:spacing w:before="0" w:after="0" w:line="432" w:lineRule="atLeast"/>
        <w:ind w:left="450"/>
        <w:textAlignment w:val="baseline"/>
        <w:rPr>
          <w:rFonts w:ascii="inherit" w:hAnsi="inherit" w:cs="Arial"/>
          <w:color w:val="666666"/>
          <w:sz w:val="27"/>
          <w:szCs w:val="27"/>
          <w:lang w:bidi="ar-SA"/>
        </w:rPr>
      </w:pPr>
      <w:r w:rsidRPr="00901439">
        <w:rPr>
          <w:rFonts w:ascii="inherit" w:hAnsi="inherit" w:cs="Arial"/>
          <w:color w:val="666666"/>
          <w:sz w:val="27"/>
          <w:szCs w:val="27"/>
          <w:lang w:bidi="ar-SA"/>
        </w:rPr>
        <w:t>Differentiate HDFA and NAS?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 Name the most common Input Formats defined in Hadoop? Which one is default?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w:t>
      </w:r>
      <w:r w:rsidRPr="00901439">
        <w:rPr>
          <w:rStyle w:val="sumotwilighterhighlighted"/>
          <w:rFonts w:ascii="Arial" w:hAnsi="Arial" w:cs="Arial"/>
          <w:color w:val="444444"/>
        </w:rPr>
        <w:t>he two most common Input Formats defined in Hadoop are: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umotwilighterhighlighted"/>
          <w:rFonts w:ascii="Arial" w:hAnsi="Arial" w:cs="Arial"/>
          <w:color w:val="444444"/>
        </w:rPr>
        <w:t> – TextInputFormat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umotwilighterhighlighted"/>
          <w:rFonts w:ascii="Arial" w:hAnsi="Arial" w:cs="Arial"/>
          <w:color w:val="444444"/>
        </w:rPr>
        <w:t>- KeyValueInputF</w:t>
      </w:r>
      <w:r w:rsidRPr="00901439">
        <w:rPr>
          <w:rStyle w:val="sumotwilightershares"/>
          <w:rFonts w:ascii="Arial" w:hAnsi="Arial" w:cs="Arial"/>
          <w:color w:val="444444"/>
        </w:rPr>
        <w:t>6</w:t>
      </w:r>
      <w:r w:rsidRPr="00901439">
        <w:rPr>
          <w:rFonts w:ascii="Arial" w:hAnsi="Arial" w:cs="Arial"/>
          <w:color w:val="444444"/>
        </w:rPr>
        <w:t>ormat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SequenceFileInputFormat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lastRenderedPageBreak/>
        <w:t> TextInputFormat is the Hadoop default.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 What is the difference between TextInputFormat and KeyValueInputFormat class?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TextInputFormat:</w:t>
      </w:r>
      <w:r w:rsidRPr="00901439">
        <w:rPr>
          <w:rStyle w:val="apple-converted-space"/>
          <w:rFonts w:ascii="Arial" w:hAnsi="Arial" w:cs="Arial"/>
          <w:color w:val="444444"/>
        </w:rPr>
        <w:t> </w:t>
      </w:r>
      <w:r w:rsidRPr="00901439">
        <w:rPr>
          <w:rFonts w:ascii="Arial" w:hAnsi="Arial" w:cs="Arial"/>
          <w:color w:val="444444"/>
        </w:rPr>
        <w:t>It reads lines of text files and provides the offset of the line as key to the Mapper and actual line as Value to the mapper.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KeyValueInputFormat:</w:t>
      </w:r>
      <w:r w:rsidRPr="00901439">
        <w:rPr>
          <w:rStyle w:val="apple-converted-space"/>
          <w:rFonts w:ascii="Arial" w:hAnsi="Arial" w:cs="Arial"/>
          <w:color w:val="444444"/>
        </w:rPr>
        <w:t> </w:t>
      </w:r>
      <w:r w:rsidRPr="00901439">
        <w:rPr>
          <w:rFonts w:ascii="Arial" w:hAnsi="Arial" w:cs="Arial"/>
          <w:color w:val="444444"/>
        </w:rPr>
        <w:t>Reads text file and parses lines into key, Val pairs. Everything up to the first tab character is sent as key to the Mapper and the remainder of the line is sent as value to the mapper.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Q3. What is InputSplit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When a Hadoop job is run, it splits input files into chunks and assign each split to a mapper to process. This is called InputSplit.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Q4. How is the splitting of file invoked in Hadoop framework?  </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It is invoked by the Hadoop framework by running getInputSplit()method of the Input format class (like FileInputFormat) defined by the user.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Q5. Consider case scenario: In M/R system,</w:t>
      </w:r>
      <w:r w:rsidRPr="00901439">
        <w:rPr>
          <w:rStyle w:val="apple-converted-space"/>
          <w:rFonts w:ascii="Arial" w:hAnsi="Arial" w:cs="Arial"/>
          <w:color w:val="444444"/>
        </w:rPr>
        <w:t> </w:t>
      </w:r>
      <w:r w:rsidRPr="00901439">
        <w:rPr>
          <w:rStyle w:val="Strong"/>
          <w:rFonts w:ascii="Arial" w:hAnsi="Arial" w:cs="Arial"/>
          <w:color w:val="444444"/>
        </w:rPr>
        <w:t>- HDFS block size is 64 MB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Input format is FileInputFormat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 We have 3 files of size 64K, 65Mb and 127Mb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w:t>
      </w:r>
      <w:r w:rsidRPr="00901439">
        <w:rPr>
          <w:rStyle w:val="Strong"/>
          <w:rFonts w:ascii="Arial" w:hAnsi="Arial" w:cs="Arial"/>
          <w:color w:val="444444"/>
        </w:rPr>
        <w:t>How many input splits will be made by Hadoop framework?</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Hadoop will make 5 splits as follows: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- 1 split for 64K files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- 2 splits for 65MB files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- 2 splits for 127MB files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Q6. What is the purpose of RecordReader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xml:space="preserve">The InputSplit has defined a slice of work, but does not describe how to access it. The RecordReader class actually loads the data from its source and </w:t>
      </w:r>
      <w:r w:rsidRPr="00901439">
        <w:rPr>
          <w:rFonts w:ascii="Arial" w:hAnsi="Arial" w:cs="Arial"/>
          <w:color w:val="444444"/>
        </w:rPr>
        <w:lastRenderedPageBreak/>
        <w:t>converts it into (key, value) pairs suitable for reading by the Mapper. The RecordReader instance is defined by the Input Format.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Q7. After the Map phase finishes, the Hadoop framework does “Partitioning, Shuffle and sort”. Explain what happens in this phase?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Partitioning:</w:t>
      </w:r>
      <w:r w:rsidRPr="00901439">
        <w:rPr>
          <w:rStyle w:val="apple-converted-space"/>
          <w:rFonts w:ascii="Arial" w:hAnsi="Arial" w:cs="Arial"/>
          <w:color w:val="444444"/>
        </w:rPr>
        <w:t> </w:t>
      </w:r>
      <w:r w:rsidRPr="00901439">
        <w:rPr>
          <w:rFonts w:ascii="Arial" w:hAnsi="Arial" w:cs="Arial"/>
          <w:color w:val="444444"/>
        </w:rPr>
        <w:t>It is the process of determining which reducer instance will receive which intermediate keys and values. Each mapper must determine for all of its output (key, value) pairs which reducer will receive them. It is necessary that for any key, regardless of which mapper instance generated it, the destination partition is the same.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Shuffle:</w:t>
      </w:r>
      <w:r w:rsidRPr="00901439">
        <w:rPr>
          <w:rStyle w:val="apple-converted-space"/>
          <w:rFonts w:ascii="Arial" w:hAnsi="Arial" w:cs="Arial"/>
          <w:color w:val="444444"/>
        </w:rPr>
        <w:t> </w:t>
      </w:r>
      <w:r w:rsidRPr="00901439">
        <w:rPr>
          <w:rFonts w:ascii="Arial" w:hAnsi="Arial" w:cs="Arial"/>
          <w:color w:val="444444"/>
        </w:rPr>
        <w:t>After the first map tasks have completed, the nodes may still be performing several more map tasks each. But they also begin exchanging the intermediate outputs from the map tasks to where they are required by the reducers. This process of moving map outputs to the reducers is known as shuffling.</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Sort:</w:t>
      </w:r>
      <w:r w:rsidRPr="00901439">
        <w:rPr>
          <w:rStyle w:val="apple-converted-space"/>
          <w:rFonts w:ascii="Arial" w:hAnsi="Arial" w:cs="Arial"/>
          <w:color w:val="444444"/>
        </w:rPr>
        <w:t> </w:t>
      </w:r>
      <w:r w:rsidRPr="00901439">
        <w:rPr>
          <w:rFonts w:ascii="Arial" w:hAnsi="Arial" w:cs="Arial"/>
          <w:color w:val="444444"/>
        </w:rPr>
        <w:t>Each reduce task is responsible for reducing the values associated with several intermediate keys. The set of intermediate keys on a single node is automatically sorted by Hadoop before they are presented to the Reducer.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Q8. If no custom partitioner is defined in Hadoop then how is data partitioned before it is sent to the reducer?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The default partitioner computes a hash value for the key and assigns the partition based on this result.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Q9. What is a Combiner?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The Combiner is a ‘mini-reduce’ process which operates only on data generated by a mapper. The C</w:t>
      </w:r>
      <w:r w:rsidRPr="00901439">
        <w:rPr>
          <w:rStyle w:val="sumotwilighterhighlighted"/>
          <w:rFonts w:ascii="Arial" w:hAnsi="Arial" w:cs="Arial"/>
          <w:color w:val="444444"/>
        </w:rPr>
        <w:t>ombiner will receive as input all data emitted by the Mapper instances o</w:t>
      </w:r>
      <w:r w:rsidRPr="00901439">
        <w:rPr>
          <w:rStyle w:val="sumotwilightershares"/>
          <w:rFonts w:ascii="Arial" w:hAnsi="Arial" w:cs="Arial"/>
          <w:color w:val="444444"/>
        </w:rPr>
        <w:t>4</w:t>
      </w:r>
      <w:r w:rsidRPr="00901439">
        <w:rPr>
          <w:rFonts w:ascii="Arial" w:hAnsi="Arial" w:cs="Arial"/>
          <w:color w:val="444444"/>
        </w:rPr>
        <w:t>n a given node. The output from the Combiner is then sent to the Reducers, instead of the output from the Mappers.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w:t>
      </w:r>
      <w:r w:rsidRPr="00901439">
        <w:rPr>
          <w:rStyle w:val="Strong"/>
          <w:rFonts w:ascii="Arial" w:hAnsi="Arial" w:cs="Arial"/>
          <w:color w:val="444444"/>
        </w:rPr>
        <w:t>Q10. What is JobTracker?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JobTracker is the service within Hadoop that runs MapReduce jobs on the cluster.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lastRenderedPageBreak/>
        <w:t>Q11. What are some typical functions of Job 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The following are some typical tasks of JobTracker:-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Accepts jobs from clients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It talks to the NameNode to determine the location of the data.</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It locates TaskTracker nodes with available slots at or near the data.</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It submits the work to the chosen TaskTracker nodes and monitors progress of each task by receiving heartbeat signals from Task 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Q12. What is TaskTracker?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TaskTracker is a node in the cluster that accepts tasks like MapReduce and Shuffle operations – from a JobTracker.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w:t>
      </w:r>
      <w:r w:rsidRPr="00901439">
        <w:rPr>
          <w:rStyle w:val="Strong"/>
          <w:rFonts w:ascii="Arial" w:hAnsi="Arial" w:cs="Arial"/>
          <w:color w:val="444444"/>
        </w:rPr>
        <w:t>Q13. What is the relationship between Jobs and Tasks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One job is broken down into one or many tasks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Q14. Suppose Hadoop spawned 100 tasks for a job and one of the task failed. What will Hadoop do?</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It will restart the task again on some other TaskTracker and only if the task fails more than four (default setting and can be changed) times will it kill the job.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Q15. Hadoop achieves parallelism by dividing the tasks across many nodes, it is possible for a few slow nodes to rate-limit the rest of the program and slow down the program. What mechanism Hadoop provides to combat this?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Speculative Execution.</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Q16. How does speculative execution work in Hadoop?  </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JobTracker makes differ</w:t>
      </w:r>
      <w:r w:rsidRPr="00901439">
        <w:rPr>
          <w:rStyle w:val="sumotwilighterhighlighted"/>
          <w:rFonts w:ascii="Arial" w:hAnsi="Arial" w:cs="Arial"/>
          <w:color w:val="444444"/>
        </w:rPr>
        <w:t>ent TaskTrackers pr</w:t>
      </w:r>
      <w:r w:rsidRPr="00901439">
        <w:rPr>
          <w:rStyle w:val="sumotwilightershares"/>
          <w:rFonts w:ascii="Arial" w:hAnsi="Arial" w:cs="Arial"/>
          <w:color w:val="444444"/>
        </w:rPr>
        <w:t>2</w:t>
      </w:r>
      <w:r w:rsidRPr="00901439">
        <w:rPr>
          <w:rFonts w:ascii="Arial" w:hAnsi="Arial" w:cs="Arial"/>
          <w:color w:val="444444"/>
        </w:rPr>
        <w:t xml:space="preserve">ocess same input. When tasks complete, they announce this fact to the JobTracker. Whichever copy of a task finishes first becomes the definitive copy. If other copies were executing </w:t>
      </w:r>
      <w:r w:rsidRPr="00901439">
        <w:rPr>
          <w:rFonts w:ascii="Arial" w:hAnsi="Arial" w:cs="Arial"/>
          <w:color w:val="444444"/>
        </w:rPr>
        <w:lastRenderedPageBreak/>
        <w:t>speculatively, Hadoop tells the TaskTrackers to abandon the tasks and discard their outputs. The Reducers then receive their inputs from whichever Mapper completed successfully, first.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Q17. Using command line in Linux, how will you</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w:t>
      </w:r>
      <w:r w:rsidRPr="00901439">
        <w:rPr>
          <w:rStyle w:val="apple-converted-space"/>
          <w:rFonts w:ascii="Arial" w:hAnsi="Arial" w:cs="Arial"/>
          <w:bCs/>
          <w:color w:val="444444"/>
        </w:rPr>
        <w:t> </w:t>
      </w:r>
      <w:r w:rsidRPr="00901439">
        <w:rPr>
          <w:rStyle w:val="Strong"/>
          <w:rFonts w:ascii="Arial" w:hAnsi="Arial" w:cs="Arial"/>
          <w:color w:val="444444"/>
        </w:rPr>
        <w:t>See all jobs running in the Hadoop cluster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Kill a job?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Hadoop job – list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Hadoop job – kill jobID</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Q18. What is Hadoop Streaming?  </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Streaming is a generic API that allows programs written in virtually any language to be used as Hadoop Mapper and Reducer implementations.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Q19. What is the characteristic of streaming API that makes it flexible run MapReduce jobs in languages like Perl, Ruby, Awk etc.?</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Hadoop Streaming allows to use arbitrary programs for the Mapper and Reducer phases of a MapReduce job by having both Mappers and Reducers receive their input on stdin and emit output (key, value) pairs on stdout.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Q20. What is Distributed Cache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Distributed Cache is a facility provided by the MapReduce framework to cache files (text, archives, jars and so on) needed by applications during execution of the job. The framework will copy the necessary files to the slave node before any tasks for the job are executed on that node.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umotwilighterhighlighted"/>
          <w:rFonts w:ascii="Arial" w:hAnsi="Arial" w:cs="Arial"/>
          <w:bCs/>
          <w:color w:val="444444"/>
        </w:rPr>
        <w:t>Q21. What is the benefit of Distributed cache? Why can we just have the file in HDFS and have</w:t>
      </w:r>
      <w:r w:rsidRPr="00901439">
        <w:rPr>
          <w:rStyle w:val="sumotwilightershares"/>
          <w:rFonts w:ascii="Arial" w:hAnsi="Arial" w:cs="Arial"/>
          <w:bCs/>
          <w:color w:val="444444"/>
        </w:rPr>
        <w:t>1</w:t>
      </w:r>
      <w:r w:rsidRPr="00901439">
        <w:rPr>
          <w:rStyle w:val="apple-converted-space"/>
          <w:rFonts w:ascii="Arial" w:hAnsi="Arial" w:cs="Arial"/>
          <w:bCs/>
          <w:color w:val="444444"/>
        </w:rPr>
        <w:t> </w:t>
      </w:r>
      <w:r w:rsidRPr="00901439">
        <w:rPr>
          <w:rStyle w:val="Strong"/>
          <w:rFonts w:ascii="Arial" w:hAnsi="Arial" w:cs="Arial"/>
          <w:color w:val="444444"/>
        </w:rPr>
        <w:t>the application read 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xml:space="preserve">This is because distributed cache is much faster. It copies the file to all trackers at the start of the job. Now if the task tracker runs 10 or 100 Mappers or Reducer, it will use the same copy of distributed cache. On the other hand, if you put code in file to read it from HDFS in the MR Job then every Mapper will try to access it from HDFS hence if a TaskTracker run 100 map jobs then </w:t>
      </w:r>
      <w:r w:rsidRPr="00901439">
        <w:rPr>
          <w:rFonts w:ascii="Arial" w:hAnsi="Arial" w:cs="Arial"/>
          <w:color w:val="444444"/>
        </w:rPr>
        <w:lastRenderedPageBreak/>
        <w:t>it will try to read this file 100 times from HDFS. Also HDFS is not very efficient when used like this.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Q.22 What mechanism does Hadoop framework provide to synchronise changes made in Distribution Cache during runtime of the application?</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This is a tricky question. There is no such mechanism. Distributed Cache by design is read only during the time of Job execution.</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Q23. Have you ever used Counters in Hadoop. Give us an example scenario?</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Anybody who claims to have worked on a Hadoop project is expected to use counters.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Q24. Is it possible to provide multiple input to Hadoop? If yes then how can you give multiple directories as input to the Hadoop job?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Yes, the input format cl</w:t>
      </w:r>
      <w:r w:rsidRPr="00901439">
        <w:rPr>
          <w:rStyle w:val="sumotwilighterhighlighted"/>
          <w:rFonts w:ascii="Arial" w:hAnsi="Arial" w:cs="Arial"/>
          <w:color w:val="444444"/>
        </w:rPr>
        <w:t>ass provides methods to add multiple directories a</w:t>
      </w:r>
      <w:r w:rsidRPr="00901439">
        <w:rPr>
          <w:rStyle w:val="sumotwilightershares"/>
          <w:rFonts w:ascii="Arial" w:hAnsi="Arial" w:cs="Arial"/>
          <w:color w:val="444444"/>
        </w:rPr>
        <w:t>1</w:t>
      </w:r>
      <w:r w:rsidRPr="00901439">
        <w:rPr>
          <w:rFonts w:ascii="Arial" w:hAnsi="Arial" w:cs="Arial"/>
          <w:color w:val="444444"/>
        </w:rPr>
        <w:t>s input to a Hadoop job.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Q25. Is it possible to have Hadoop job output in multiple directories? If yes, how?</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Yes, by using Multiple Outputs class.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Q26. What will a Hadoop job do if you try to run it with an output directory that is already present? Will 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Overwrite 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Warn you and continue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Throw an exception and exit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The Hadoop job will throw an exception and exit.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w:t>
      </w:r>
      <w:r w:rsidRPr="00901439">
        <w:rPr>
          <w:rStyle w:val="Strong"/>
          <w:rFonts w:ascii="Arial" w:hAnsi="Arial" w:cs="Arial"/>
          <w:color w:val="444444"/>
        </w:rPr>
        <w:t>Q27. How can you set an arbitrary number of mappers to be created for a job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 </w:t>
      </w:r>
      <w:r w:rsidRPr="00901439">
        <w:rPr>
          <w:rFonts w:ascii="Arial" w:hAnsi="Arial" w:cs="Arial"/>
          <w:color w:val="444444"/>
        </w:rPr>
        <w:t>You cannot set it.</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lastRenderedPageBreak/>
        <w:t>Q28. How can you set an arbitrary number of Reducers to be created for a job in Hadoop?</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You can either do it programmatically by using method setNumReduceTasks in the Jobconf Class or set it up as a configuration setting.</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Q29. How will you write a custom partitioner for a Hadoop job?</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To have Hadoop use a custom partitioner you will have to do minimum the following three: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Create a new class that extends Partitioner Class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Override method getPartition</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In the wrapper that runs the Mapreduce, either</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Add the custom partitioner to the job programmatically using method set Partitioner Class or – add the custom partitioner to the job as a config file (if your wrapper reads from config file or oozie)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Q30. How did you debug your Hadoop code?  </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There can be several ways of doing this but most common ways are:-</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By using counters.</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 The web interface provided by Hadoop framework.</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Style w:val="Strong"/>
          <w:rFonts w:ascii="Arial" w:hAnsi="Arial" w:cs="Arial"/>
          <w:color w:val="444444"/>
        </w:rPr>
        <w:t>Q31. Did you ever built a production process in Hadoop? If yes, what was the process when your Hadoop job fails due to any reason?</w:t>
      </w:r>
    </w:p>
    <w:p w:rsidR="00050A04" w:rsidRPr="00901439" w:rsidRDefault="00050A04" w:rsidP="00566CFA">
      <w:pPr>
        <w:pStyle w:val="NormalWeb"/>
        <w:numPr>
          <w:ilvl w:val="0"/>
          <w:numId w:val="28"/>
        </w:numPr>
        <w:spacing w:before="0" w:beforeAutospacing="0" w:after="270" w:afterAutospacing="0" w:line="360" w:lineRule="atLeast"/>
        <w:rPr>
          <w:rFonts w:ascii="Arial" w:hAnsi="Arial" w:cs="Arial"/>
          <w:color w:val="444444"/>
        </w:rPr>
      </w:pPr>
      <w:r w:rsidRPr="00901439">
        <w:rPr>
          <w:rFonts w:ascii="Arial" w:hAnsi="Arial" w:cs="Arial"/>
          <w:color w:val="444444"/>
        </w:rPr>
        <w:t>It is an open-ended question but most candidates if they have written a production job, should talk about some type of alert mechanism like email is sent or there monitoring system sends an alert. Since</w:t>
      </w:r>
      <w:r w:rsidRPr="00901439">
        <w:rPr>
          <w:rStyle w:val="apple-converted-space"/>
          <w:rFonts w:ascii="Arial" w:hAnsi="Arial" w:cs="Arial"/>
          <w:color w:val="444444"/>
        </w:rPr>
        <w:t> </w:t>
      </w:r>
      <w:hyperlink r:id="rId89" w:history="1">
        <w:r w:rsidRPr="00901439">
          <w:rPr>
            <w:rStyle w:val="Hyperlink"/>
            <w:rFonts w:ascii="Arial" w:hAnsi="Arial" w:cs="Arial"/>
            <w:color w:val="000000"/>
          </w:rPr>
          <w:t>Hadoop works on unstructured data,</w:t>
        </w:r>
      </w:hyperlink>
      <w:r w:rsidRPr="00901439">
        <w:rPr>
          <w:rStyle w:val="apple-converted-space"/>
          <w:rFonts w:ascii="Arial" w:hAnsi="Arial" w:cs="Arial"/>
          <w:color w:val="444444"/>
        </w:rPr>
        <w:t> </w:t>
      </w:r>
      <w:r w:rsidRPr="00901439">
        <w:rPr>
          <w:rFonts w:ascii="Arial" w:hAnsi="Arial" w:cs="Arial"/>
          <w:color w:val="444444"/>
        </w:rPr>
        <w:t>it is very important to have a good alerting system for errors since unexpected data can very easily break the job.</w:t>
      </w:r>
    </w:p>
    <w:p w:rsidR="00050A04" w:rsidRPr="00901439" w:rsidRDefault="001D1401" w:rsidP="00566CFA">
      <w:pPr>
        <w:pStyle w:val="ListParagraph"/>
        <w:numPr>
          <w:ilvl w:val="0"/>
          <w:numId w:val="28"/>
        </w:numPr>
        <w:spacing w:after="900" w:line="288" w:lineRule="atLeast"/>
        <w:rPr>
          <w:rFonts w:ascii="Arial" w:hAnsi="Arial" w:cs="Arial"/>
          <w:color w:val="444444"/>
        </w:rPr>
      </w:pPr>
      <w:hyperlink r:id="rId90" w:history="1">
        <w:r w:rsidR="00050A04" w:rsidRPr="00901439">
          <w:rPr>
            <w:rStyle w:val="Hyperlink"/>
            <w:rFonts w:ascii="Arial" w:hAnsi="Arial" w:cs="Arial"/>
            <w:color w:val="000000"/>
            <w:bdr w:val="dashed" w:sz="6" w:space="4" w:color="000000" w:frame="1"/>
          </w:rPr>
          <w:t>. jobtracker</w:t>
        </w:r>
      </w:hyperlink>
    </w:p>
    <w:p w:rsidR="00612A94" w:rsidRPr="00901439" w:rsidRDefault="00612A94" w:rsidP="006C2987"/>
    <w:p w:rsidR="00431833" w:rsidRPr="00901439" w:rsidRDefault="00431833" w:rsidP="00431833">
      <w:pPr>
        <w:pStyle w:val="Heading4"/>
        <w:shd w:val="clear" w:color="auto" w:fill="FFFFFF"/>
        <w:spacing w:before="0" w:after="300" w:line="450" w:lineRule="atLeast"/>
        <w:jc w:val="both"/>
        <w:textAlignment w:val="baseline"/>
        <w:rPr>
          <w:color w:val="333333"/>
          <w:sz w:val="32"/>
          <w:szCs w:val="32"/>
        </w:rPr>
      </w:pPr>
      <w:r w:rsidRPr="00901439">
        <w:rPr>
          <w:color w:val="333333"/>
          <w:sz w:val="32"/>
          <w:szCs w:val="32"/>
        </w:rPr>
        <w:t>Hadoop is a complex framework. Some interview questions can be really simple like “How do you debug a performance issue or a long running job?”  but difficult to answer on the spot if you are not prepared. Below are some sample and common questions you would hear in an interview. The Hadoop Developer Interview guide has more complex and difficult to answer scenario based questions than what is shown below.</w:t>
      </w:r>
    </w:p>
    <w:p w:rsidR="00431833" w:rsidRPr="00901439" w:rsidRDefault="00431833" w:rsidP="00431833">
      <w:pPr>
        <w:pStyle w:val="Heading3"/>
        <w:shd w:val="clear" w:color="auto" w:fill="FFFFFF"/>
        <w:spacing w:before="0" w:after="300" w:line="510" w:lineRule="atLeast"/>
        <w:jc w:val="both"/>
        <w:textAlignment w:val="baseline"/>
        <w:rPr>
          <w:color w:val="333333"/>
          <w:sz w:val="42"/>
          <w:szCs w:val="42"/>
        </w:rPr>
      </w:pPr>
      <w:bookmarkStart w:id="411" w:name="_Toc481554866"/>
      <w:r w:rsidRPr="00901439">
        <w:rPr>
          <w:color w:val="333333"/>
          <w:sz w:val="42"/>
          <w:szCs w:val="42"/>
        </w:rPr>
        <w:t>How do you debug a performance issue or a long running job?</w:t>
      </w:r>
      <w:bookmarkEnd w:id="411"/>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This is an open ended question and the interviewer is trying to see the level of hands-on experience you have in solving production issues. Use your day to day work experience to answer this question. Here are some of the scenarios and responses to help you construct your answer. On a very high level you will follow the below steps.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xml:space="preserve"> Understand the symptom</w:t>
      </w:r>
      <w:r w:rsidRPr="00901439">
        <w:rPr>
          <w:rFonts w:ascii="Helvetica" w:hAnsi="Helvetica" w:cs="Helvetica"/>
          <w:color w:val="666666"/>
        </w:rPr>
        <w:sym w:font="Symbol" w:char="F0D8"/>
      </w:r>
      <w:r w:rsidRPr="00901439">
        <w:rPr>
          <w:rFonts w:ascii="Helvetica" w:hAnsi="Helvetica" w:cs="Helvetica"/>
          <w:color w:val="666666"/>
        </w:rPr>
        <w:br/>
        <w:t xml:space="preserve"> Analyze the situation</w:t>
      </w:r>
      <w:r w:rsidRPr="00901439">
        <w:rPr>
          <w:rFonts w:ascii="Helvetica" w:hAnsi="Helvetica" w:cs="Helvetica"/>
          <w:color w:val="666666"/>
        </w:rPr>
        <w:sym w:font="Symbol" w:char="F0D8"/>
      </w:r>
      <w:r w:rsidRPr="00901439">
        <w:rPr>
          <w:rFonts w:ascii="Helvetica" w:hAnsi="Helvetica" w:cs="Helvetica"/>
          <w:color w:val="666666"/>
        </w:rPr>
        <w:br/>
        <w:t xml:space="preserve"> Identify the problem areas</w:t>
      </w:r>
      <w:r w:rsidRPr="00901439">
        <w:rPr>
          <w:rFonts w:ascii="Helvetica" w:hAnsi="Helvetica" w:cs="Helvetica"/>
          <w:color w:val="666666"/>
        </w:rPr>
        <w:sym w:font="Symbol" w:char="F0D8"/>
      </w:r>
      <w:r w:rsidRPr="00901439">
        <w:rPr>
          <w:rFonts w:ascii="Helvetica" w:hAnsi="Helvetica" w:cs="Helvetica"/>
          <w:color w:val="666666"/>
        </w:rPr>
        <w:br/>
        <w:t xml:space="preserve"> Propose solution</w:t>
      </w:r>
      <w:r w:rsidRPr="00901439">
        <w:rPr>
          <w:rFonts w:ascii="Helvetica" w:hAnsi="Helvetica" w:cs="Helvetica"/>
          <w:color w:val="666666"/>
        </w:rPr>
        <w:sym w:font="Symbol" w:char="F0D8"/>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u w:val="single"/>
          <w:bdr w:val="none" w:sz="0" w:space="0" w:color="auto" w:frame="1"/>
        </w:rPr>
        <w:t>Scenario 1</w:t>
      </w:r>
      <w:r w:rsidRPr="00901439">
        <w:rPr>
          <w:rStyle w:val="apple-converted-space"/>
          <w:rFonts w:ascii="inherit" w:hAnsi="inherit" w:cs="Helvetica"/>
          <w:bCs/>
          <w:color w:val="333333"/>
          <w:bdr w:val="none" w:sz="0" w:space="0" w:color="auto" w:frame="1"/>
        </w:rPr>
        <w:t> </w:t>
      </w:r>
      <w:r w:rsidRPr="00901439">
        <w:rPr>
          <w:rFonts w:ascii="Helvetica" w:hAnsi="Helvetica" w:cs="Helvetica"/>
          <w:color w:val="666666"/>
        </w:rPr>
        <w:t>– Job with 100 mappers and 1 reducer takes a long time for the reducer to start after all the mappers are complete. One of the reasons could be that reduce is spending a lot of time copying the map outputs. So in this case we can try couple of things.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1. If possible add a combiner to reduce the amount of output from the mapper to be sent to the reducer</w:t>
      </w:r>
      <w:r w:rsidRPr="00901439">
        <w:rPr>
          <w:rFonts w:ascii="Helvetica" w:hAnsi="Helvetica" w:cs="Helvetica"/>
          <w:color w:val="666666"/>
        </w:rPr>
        <w:br/>
        <w:t>2. Enable map output compression – this will further reduce the size of the outputs to be transferred to the reducer.</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u w:val="single"/>
          <w:bdr w:val="none" w:sz="0" w:space="0" w:color="auto" w:frame="1"/>
        </w:rPr>
        <w:lastRenderedPageBreak/>
        <w:t>Scenario 2</w:t>
      </w:r>
      <w:r w:rsidRPr="00901439">
        <w:rPr>
          <w:rStyle w:val="apple-converted-space"/>
          <w:rFonts w:ascii="Helvetica" w:hAnsi="Helvetica" w:cs="Helvetica"/>
          <w:color w:val="666666"/>
        </w:rPr>
        <w:t> </w:t>
      </w:r>
      <w:r w:rsidRPr="00901439">
        <w:rPr>
          <w:rFonts w:ascii="Helvetica" w:hAnsi="Helvetica" w:cs="Helvetica"/>
          <w:color w:val="666666"/>
        </w:rPr>
        <w:t>– A particular task is using a lot of memory which is causing the slowness or failure, I will look for ways to reduce the memory usage.</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1. Make sure the joins are made in an optimal way with memory usage in mind. For e.g. in Pig joins, the LEFT hand side tables are sent to the reducer first and held in memory and the RIGHT most table in streamed to the reducer. So make sure the RIGHT most table is largest of the datasets in the join.</w:t>
      </w:r>
      <w:r w:rsidRPr="00901439">
        <w:rPr>
          <w:rFonts w:ascii="Helvetica" w:hAnsi="Helvetica" w:cs="Helvetica"/>
          <w:color w:val="666666"/>
        </w:rPr>
        <w:br/>
        <w:t>2. We can also increase the memory requirements needed by the map and reduce tasks by setting – mapreduce.map.memory.mb and mapreduce.reduce.memory.mb</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u w:val="single"/>
          <w:bdr w:val="none" w:sz="0" w:space="0" w:color="auto" w:frame="1"/>
        </w:rPr>
        <w:t>Scenario 3</w:t>
      </w:r>
      <w:r w:rsidRPr="00901439">
        <w:rPr>
          <w:rStyle w:val="apple-converted-space"/>
          <w:rFonts w:ascii="inherit" w:hAnsi="inherit" w:cs="Helvetica"/>
          <w:color w:val="666666"/>
          <w:u w:val="single"/>
          <w:bdr w:val="none" w:sz="0" w:space="0" w:color="auto" w:frame="1"/>
        </w:rPr>
        <w:t> </w:t>
      </w:r>
      <w:r w:rsidRPr="00901439">
        <w:rPr>
          <w:rFonts w:ascii="Helvetica" w:hAnsi="Helvetica" w:cs="Helvetica"/>
          <w:color w:val="666666"/>
        </w:rPr>
        <w:t>– Understanding the data helps a lot in optimizing the way we use the datasets in PIG and HIVE scripts.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1. If you have smaller tables in join, they can be sent to distributed cache and loaded in memory on the Map side and the entire join can be done on the Map side thereby avoiding the shuffle and reduce phase altogether. This will tremendously improve performance. Look up USING REPLICATED in Pig and MAPJOIN or hive.auto.convert.join in Hive</w:t>
      </w:r>
      <w:r w:rsidRPr="00901439">
        <w:rPr>
          <w:rFonts w:ascii="Helvetica" w:hAnsi="Helvetica" w:cs="Helvetica"/>
          <w:color w:val="666666"/>
        </w:rPr>
        <w:br/>
        <w:t>2. If the data is already sorted you can use USING MERGE which will do a Map Only join</w:t>
      </w:r>
      <w:r w:rsidRPr="00901439">
        <w:rPr>
          <w:rFonts w:ascii="Helvetica" w:hAnsi="Helvetica" w:cs="Helvetica"/>
          <w:color w:val="666666"/>
        </w:rPr>
        <w:br/>
        <w:t>3. If the data is bucketted in hive, you may use hive.optimize.bucketmapjoin or</w:t>
      </w:r>
      <w:r w:rsidRPr="00901439">
        <w:rPr>
          <w:rFonts w:ascii="Helvetica" w:hAnsi="Helvetica" w:cs="Helvetica"/>
          <w:color w:val="666666"/>
        </w:rPr>
        <w:br/>
        <w:t>hive.optimize.bucketmapjoin.sortedmerge depending on the characteristics of the data</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u w:val="single"/>
          <w:bdr w:val="none" w:sz="0" w:space="0" w:color="auto" w:frame="1"/>
        </w:rPr>
        <w:t>Scenario 4</w:t>
      </w:r>
      <w:r w:rsidRPr="00901439">
        <w:rPr>
          <w:rStyle w:val="apple-converted-space"/>
          <w:rFonts w:ascii="Helvetica" w:hAnsi="Helvetica" w:cs="Helvetica"/>
          <w:color w:val="666666"/>
        </w:rPr>
        <w:t> </w:t>
      </w:r>
      <w:r w:rsidRPr="00901439">
        <w:rPr>
          <w:rFonts w:ascii="Helvetica" w:hAnsi="Helvetica" w:cs="Helvetica"/>
          <w:color w:val="666666"/>
        </w:rPr>
        <w:t>– The Shuffle process is the heart of a MapReduce program and it can be tweaked for performance improvement.</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1. If you see lots of records are being spilled to the disk (check for Spilled Records in the counters in your MapReduce output) you can increase the memory available for Map to perform the Shuffle by increasing the value in io.sort.mb. This will reduce the amount of Map Outputs written to the disk so the sorting of the keys can be performed in memory.</w:t>
      </w:r>
      <w:r w:rsidRPr="00901439">
        <w:rPr>
          <w:rFonts w:ascii="Helvetica" w:hAnsi="Helvetica" w:cs="Helvetica"/>
          <w:color w:val="666666"/>
        </w:rPr>
        <w:br/>
        <w:t>2. On the reduce side the merge operation (merging the output from several mappers) can be done in disk by setting the mapred.inmem.merge.threshold to 0</w:t>
      </w:r>
    </w:p>
    <w:p w:rsidR="00431833" w:rsidRPr="00901439" w:rsidRDefault="00431833" w:rsidP="00431833">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2" w:name="_Toc481554867"/>
      <w:r w:rsidRPr="00901439">
        <w:rPr>
          <w:color w:val="333333"/>
          <w:sz w:val="42"/>
          <w:szCs w:val="42"/>
        </w:rPr>
        <w:t xml:space="preserve">Assume you have Research, Marketing and Finance teams funding 60%, 30% and 10% respectively of your Hadoop Cluster. How will you assign </w:t>
      </w:r>
      <w:r w:rsidRPr="00901439">
        <w:rPr>
          <w:color w:val="333333"/>
          <w:sz w:val="42"/>
          <w:szCs w:val="42"/>
        </w:rPr>
        <w:lastRenderedPageBreak/>
        <w:t>only 60% of cluster resources to Research, 30% to Marketing and 10% to Finance during peak load?</w:t>
      </w:r>
      <w:bookmarkEnd w:id="412"/>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Capacity scheduler in Hadoop is designed to support this use case. Capacity scheduler supports hierarchical queues and capacity can be defined for each queue.</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For this use case, you would have to define 3 queues under the root queue and give appropriate capacity in % for each queue.</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Below properties will be defined in capacity-scheduler.xml</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&lt;property&gt;</w:t>
      </w:r>
      <w:r w:rsidRPr="00901439">
        <w:rPr>
          <w:rFonts w:ascii="Helvetica" w:hAnsi="Helvetica" w:cs="Helvetica"/>
          <w:color w:val="666666"/>
        </w:rPr>
        <w:br/>
        <w:t>&lt;name&gt;yarn.scheduler.capacity.root.queues&lt;/name&gt;</w:t>
      </w:r>
      <w:r w:rsidRPr="00901439">
        <w:rPr>
          <w:rFonts w:ascii="Helvetica" w:hAnsi="Helvetica" w:cs="Helvetica"/>
          <w:color w:val="666666"/>
        </w:rPr>
        <w:br/>
        <w:t>&lt;value&gt;research,marketing,finance&lt;/value&gt;</w:t>
      </w:r>
      <w:r w:rsidRPr="00901439">
        <w:rPr>
          <w:rFonts w:ascii="Helvetica" w:hAnsi="Helvetica" w:cs="Helvetica"/>
          <w:color w:val="666666"/>
        </w:rPr>
        <w:br/>
        <w:t>&lt;/property&gt;</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&lt;property&gt;</w:t>
      </w:r>
      <w:r w:rsidRPr="00901439">
        <w:rPr>
          <w:rFonts w:ascii="Helvetica" w:hAnsi="Helvetica" w:cs="Helvetica"/>
          <w:color w:val="666666"/>
        </w:rPr>
        <w:br/>
        <w:t>&lt;name&gt;yarn.scheduler.capacity.research.capacity&lt;/name&gt;</w:t>
      </w:r>
      <w:r w:rsidRPr="00901439">
        <w:rPr>
          <w:rFonts w:ascii="Helvetica" w:hAnsi="Helvetica" w:cs="Helvetica"/>
          <w:color w:val="666666"/>
        </w:rPr>
        <w:br/>
        <w:t>&lt;value&gt;60&lt;/value&gt;</w:t>
      </w:r>
      <w:r w:rsidRPr="00901439">
        <w:rPr>
          <w:rFonts w:ascii="Helvetica" w:hAnsi="Helvetica" w:cs="Helvetica"/>
          <w:color w:val="666666"/>
        </w:rPr>
        <w:br/>
        <w:t>&lt;/property&gt;</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&lt;property&gt;</w:t>
      </w:r>
      <w:r w:rsidRPr="00901439">
        <w:rPr>
          <w:rFonts w:ascii="Helvetica" w:hAnsi="Helvetica" w:cs="Helvetica"/>
          <w:color w:val="666666"/>
        </w:rPr>
        <w:br/>
        <w:t>&lt;name&gt;yarn.scheduler.capacity.research.capacity&lt;/name&gt;</w:t>
      </w:r>
      <w:r w:rsidRPr="00901439">
        <w:rPr>
          <w:rFonts w:ascii="Helvetica" w:hAnsi="Helvetica" w:cs="Helvetica"/>
          <w:color w:val="666666"/>
        </w:rPr>
        <w:br/>
        <w:t>&lt;value&gt;30&lt;/value&gt;</w:t>
      </w:r>
      <w:r w:rsidRPr="00901439">
        <w:rPr>
          <w:rFonts w:ascii="Helvetica" w:hAnsi="Helvetica" w:cs="Helvetica"/>
          <w:color w:val="666666"/>
        </w:rPr>
        <w:br/>
        <w:t>&lt;/property&gt;</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&lt;property&gt;</w:t>
      </w:r>
      <w:r w:rsidRPr="00901439">
        <w:rPr>
          <w:rFonts w:ascii="Helvetica" w:hAnsi="Helvetica" w:cs="Helvetica"/>
          <w:color w:val="666666"/>
        </w:rPr>
        <w:br/>
        <w:t>&lt;name&gt;yarn.scheduler.capacity.research.capacity&lt;/name&gt;</w:t>
      </w:r>
      <w:r w:rsidRPr="00901439">
        <w:rPr>
          <w:rFonts w:ascii="Helvetica" w:hAnsi="Helvetica" w:cs="Helvetica"/>
          <w:color w:val="666666"/>
        </w:rPr>
        <w:br/>
        <w:t>&lt;value&gt;10&lt;/value&gt;</w:t>
      </w:r>
      <w:r w:rsidRPr="00901439">
        <w:rPr>
          <w:rFonts w:ascii="Helvetica" w:hAnsi="Helvetica" w:cs="Helvetica"/>
          <w:color w:val="666666"/>
        </w:rPr>
        <w:br/>
        <w:t>&lt;/property&gt;</w:t>
      </w:r>
    </w:p>
    <w:p w:rsidR="00431833" w:rsidRPr="00901439" w:rsidRDefault="00431833" w:rsidP="00431833">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3" w:name="_Toc481554868"/>
      <w:r w:rsidRPr="00901439">
        <w:rPr>
          <w:color w:val="333333"/>
          <w:sz w:val="42"/>
          <w:szCs w:val="42"/>
        </w:rPr>
        <w:t>How do you benchmark your Hadoop cluster with tools that come with Hadoop?</w:t>
      </w:r>
      <w:bookmarkEnd w:id="413"/>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bdr w:val="none" w:sz="0" w:space="0" w:color="auto" w:frame="1"/>
        </w:rPr>
        <w:lastRenderedPageBreak/>
        <w:t xml:space="preserve"> TestDFSIO</w:t>
      </w:r>
      <w:r w:rsidRPr="00901439">
        <w:rPr>
          <w:rStyle w:val="Strong"/>
          <w:rFonts w:ascii="inherit" w:hAnsi="inherit" w:cs="Helvetica"/>
          <w:color w:val="333333"/>
          <w:bdr w:val="none" w:sz="0" w:space="0" w:color="auto" w:frame="1"/>
        </w:rPr>
        <w:sym w:font="Symbol" w:char="F0D8"/>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TestDFSIO gives you an understanding of the I/O performance of your cluster. It is a read and write test for HDFS and helpful in identifying performance bottlenecks in your network, hardware and set up of your NameNode and DataNodes.</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bdr w:val="none" w:sz="0" w:space="0" w:color="auto" w:frame="1"/>
        </w:rPr>
        <w:t xml:space="preserve"> NNBench</w:t>
      </w:r>
      <w:r w:rsidRPr="00901439">
        <w:rPr>
          <w:rStyle w:val="Strong"/>
          <w:rFonts w:ascii="inherit" w:hAnsi="inherit" w:cs="Helvetica"/>
          <w:color w:val="333333"/>
          <w:bdr w:val="none" w:sz="0" w:space="0" w:color="auto" w:frame="1"/>
        </w:rPr>
        <w:sym w:font="Symbol" w:char="F0D8"/>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NNBench simulate requests for creating, reading, renaming and deleting files on HDFS and is useful for load testing NameNode hardware configuration</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Style w:val="Strong"/>
          <w:rFonts w:ascii="inherit" w:hAnsi="inherit" w:cs="Helvetica"/>
          <w:color w:val="333333"/>
          <w:bdr w:val="none" w:sz="0" w:space="0" w:color="auto" w:frame="1"/>
        </w:rPr>
        <w:t xml:space="preserve"> MRBench</w:t>
      </w:r>
      <w:r w:rsidRPr="00901439">
        <w:rPr>
          <w:rStyle w:val="Strong"/>
          <w:rFonts w:ascii="inherit" w:hAnsi="inherit" w:cs="Helvetica"/>
          <w:color w:val="333333"/>
          <w:bdr w:val="none" w:sz="0" w:space="0" w:color="auto" w:frame="1"/>
        </w:rPr>
        <w:sym w:font="Symbol" w:char="F0D8"/>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MRBench is a test for the MapReduce layer. It loops a small MapReduce job for a specific number of times and checks the responsiveness and efficiency of the cluster.</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TestDFSIO write test with 100 files and file size of 100 MB each.</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hadoop jar /dirlocation/hadoop-test.jar TestDFSIO -write -nrFiles 100 -fileSize 100</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TestDFSIO read test with 100 files and file size of 100 MB each.</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hadoop jar /dirlocation/hadoop-test.jar TestDFSIO -read -nrFiles 100 -fileSize 100</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MRBench test to run a lob of 50 small test jobs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hadoop jar /dirlocation/hadoop-test.jar mrbench -numRuns 50</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NNBench test that creates 1000 files using 12 maps and 6 reducers.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hadoop jar /dirlocation/hadoop-test.jar nnbench -operation create_write \</w:t>
      </w:r>
      <w:r w:rsidRPr="00901439">
        <w:rPr>
          <w:rFonts w:ascii="Helvetica" w:hAnsi="Helvetica" w:cs="Helvetica"/>
          <w:color w:val="666666"/>
        </w:rPr>
        <w:br/>
        <w:t>-maps 12 -reduces 6 -blockSize 1 -bytesToWrite 0 -numberOfFiles 1000 \</w:t>
      </w:r>
      <w:r w:rsidRPr="00901439">
        <w:rPr>
          <w:rFonts w:ascii="Helvetica" w:hAnsi="Helvetica" w:cs="Helvetica"/>
          <w:color w:val="666666"/>
        </w:rPr>
        <w:br/>
        <w:t>-replicationFactorPerFile 3</w:t>
      </w:r>
    </w:p>
    <w:p w:rsidR="00431833" w:rsidRPr="00901439" w:rsidRDefault="00431833" w:rsidP="00431833">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4" w:name="_Toc481554869"/>
      <w:r w:rsidRPr="00901439">
        <w:rPr>
          <w:color w:val="333333"/>
          <w:sz w:val="42"/>
          <w:szCs w:val="42"/>
        </w:rPr>
        <w:t>Assume you are doing a join and you notice that all but one reducer is running for a long time how do you address the problem in Pig?</w:t>
      </w:r>
      <w:bookmarkEnd w:id="414"/>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lastRenderedPageBreak/>
        <w:t>Pig collects all of the records for a given key together on a single reducer. In many data sets, there are a few keys that have three or more orders of magnitude more records than other keys. This results in one or two reducers that will take much longer than the rest. To deal with this, Pig provides skew join.</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xml:space="preserve"> In the first MapReduce job pig scans the second input and identifies keys that have so many records.</w:t>
      </w:r>
      <w:r w:rsidRPr="00901439">
        <w:rPr>
          <w:rFonts w:ascii="Helvetica" w:hAnsi="Helvetica" w:cs="Helvetica"/>
          <w:color w:val="666666"/>
        </w:rPr>
        <w:sym w:font="Symbol" w:char="F0D8"/>
      </w:r>
      <w:r w:rsidRPr="00901439">
        <w:rPr>
          <w:rFonts w:ascii="Helvetica" w:hAnsi="Helvetica" w:cs="Helvetica"/>
          <w:color w:val="666666"/>
        </w:rPr>
        <w:br/>
        <w:t xml:space="preserve"> In the second MapReduce job, it does the actual join.</w:t>
      </w:r>
      <w:r w:rsidRPr="00901439">
        <w:rPr>
          <w:rFonts w:ascii="Helvetica" w:hAnsi="Helvetica" w:cs="Helvetica"/>
          <w:color w:val="666666"/>
        </w:rPr>
        <w:sym w:font="Symbol" w:char="F0D8"/>
      </w:r>
      <w:r w:rsidRPr="00901439">
        <w:rPr>
          <w:rFonts w:ascii="Helvetica" w:hAnsi="Helvetica" w:cs="Helvetica"/>
          <w:color w:val="666666"/>
        </w:rPr>
        <w:br/>
        <w:t xml:space="preserve"> For all except the records with the key(s) identified from the first job, pig would do a standard join.</w:t>
      </w:r>
      <w:r w:rsidRPr="00901439">
        <w:rPr>
          <w:rFonts w:ascii="Helvetica" w:hAnsi="Helvetica" w:cs="Helvetica"/>
          <w:color w:val="666666"/>
        </w:rPr>
        <w:sym w:font="Symbol" w:char="F0D8"/>
      </w:r>
      <w:r w:rsidRPr="00901439">
        <w:rPr>
          <w:rFonts w:ascii="Helvetica" w:hAnsi="Helvetica" w:cs="Helvetica"/>
          <w:color w:val="666666"/>
        </w:rPr>
        <w:br/>
        <w:t xml:space="preserve"> For the records with keys identified by the second job, bases on how many records were seen for a given key, those records will be split across appropriate number of reducers.</w:t>
      </w:r>
      <w:r w:rsidRPr="00901439">
        <w:rPr>
          <w:rFonts w:ascii="Helvetica" w:hAnsi="Helvetica" w:cs="Helvetica"/>
          <w:color w:val="666666"/>
        </w:rPr>
        <w:sym w:font="Symbol" w:char="F0D8"/>
      </w:r>
      <w:r w:rsidRPr="00901439">
        <w:rPr>
          <w:rFonts w:ascii="Helvetica" w:hAnsi="Helvetica" w:cs="Helvetica"/>
          <w:color w:val="666666"/>
        </w:rPr>
        <w:br/>
        <w:t xml:space="preserve"> The other input to the join that is not split, only the keys in question are then then split and then replicated to each reducer that contains that key</w:t>
      </w:r>
      <w:r w:rsidRPr="00901439">
        <w:rPr>
          <w:rFonts w:ascii="Helvetica" w:hAnsi="Helvetica" w:cs="Helvetica"/>
          <w:color w:val="666666"/>
        </w:rPr>
        <w:sym w:font="Symbol" w:char="F0D8"/>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jnd = join cinfo by city, users by city using ‘skewed’;</w:t>
      </w:r>
    </w:p>
    <w:p w:rsidR="00431833" w:rsidRPr="00901439" w:rsidRDefault="00431833" w:rsidP="00431833">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5" w:name="_Toc481554870"/>
      <w:r w:rsidRPr="00901439">
        <w:rPr>
          <w:color w:val="333333"/>
          <w:sz w:val="42"/>
          <w:szCs w:val="42"/>
        </w:rPr>
        <w:t>What is the difference between SORT BY and ORDER BY in Hive?</w:t>
      </w:r>
      <w:bookmarkEnd w:id="415"/>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ORDER BY performs a total ordering of the query result set. This means that all the data is passed through a single reducer, which may take an unacceptably long time to execute for larger data sets.</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SORT BY orders the data only within each reducer, thereby performing a local ordering, where each reducer’s output will be sorted. You will not achieve a total ordering on the dataset. Better performance is traded for total ordering.</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Assume you have a sales table in a company and it has sales entries from salesman around the globe. How do you rank each salesperson by country based on their sales volume in Hive?</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Hive support several analytic functions and one of the functions is RANK() and it is designed to do this operation.</w:t>
      </w:r>
    </w:p>
    <w:p w:rsidR="00431833" w:rsidRPr="00901439" w:rsidRDefault="00431833" w:rsidP="00431833">
      <w:pPr>
        <w:pStyle w:val="NormalWeb"/>
        <w:shd w:val="clear" w:color="auto" w:fill="FFFFFF"/>
        <w:spacing w:before="0" w:beforeAutospacing="0" w:after="300" w:afterAutospacing="0" w:line="360" w:lineRule="atLeast"/>
        <w:textAlignment w:val="baseline"/>
        <w:rPr>
          <w:rFonts w:ascii="Helvetica" w:hAnsi="Helvetica" w:cs="Helvetica"/>
          <w:color w:val="666666"/>
        </w:rPr>
      </w:pPr>
      <w:r w:rsidRPr="00901439">
        <w:rPr>
          <w:rFonts w:ascii="Helvetica" w:hAnsi="Helvetica" w:cs="Helvetica"/>
          <w:color w:val="666666"/>
        </w:rPr>
        <w:lastRenderedPageBreak/>
        <w:t>Lookup details on other window and analytic functions – https://cwiki.apache.org/confluence/display/Hive/LanguageManual+WindowingAndAnalytics</w:t>
      </w:r>
    </w:p>
    <w:p w:rsidR="00431833" w:rsidRPr="00901439" w:rsidRDefault="00431833" w:rsidP="00431833">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431833" w:rsidRPr="00901439" w:rsidRDefault="00431833"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Hive&gt;SELECT</w:t>
      </w:r>
      <w:r w:rsidRPr="00901439">
        <w:rPr>
          <w:rFonts w:ascii="Helvetica" w:hAnsi="Helvetica" w:cs="Helvetica"/>
          <w:color w:val="666666"/>
        </w:rPr>
        <w:br/>
        <w:t>rep_name, rep_country, sales_volume,</w:t>
      </w:r>
      <w:r w:rsidRPr="00901439">
        <w:rPr>
          <w:rFonts w:ascii="Helvetica" w:hAnsi="Helvetica" w:cs="Helvetica"/>
          <w:color w:val="666666"/>
        </w:rPr>
        <w:br/>
        <w:t>rank() over (PARTITION BY rep_country ORDER BY sales_volume DESC) as rank</w:t>
      </w:r>
      <w:r w:rsidRPr="00901439">
        <w:rPr>
          <w:rFonts w:ascii="Helvetica" w:hAnsi="Helvetica" w:cs="Helvetica"/>
          <w:color w:val="666666"/>
        </w:rPr>
        <w:br/>
        <w:t>FROM</w:t>
      </w:r>
      <w:r w:rsidRPr="00901439">
        <w:rPr>
          <w:rFonts w:ascii="Helvetica" w:hAnsi="Helvetica" w:cs="Helvetica"/>
          <w:color w:val="666666"/>
        </w:rPr>
        <w:br/>
        <w:t>salesrep;</w:t>
      </w:r>
    </w:p>
    <w:p w:rsidR="00371E1D" w:rsidRPr="00901439" w:rsidRDefault="00371E1D"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p>
    <w:p w:rsidR="00371E1D" w:rsidRPr="00901439" w:rsidRDefault="00371E1D" w:rsidP="00371E1D">
      <w:pPr>
        <w:pStyle w:val="Heading3"/>
        <w:shd w:val="clear" w:color="auto" w:fill="FFFFFF"/>
        <w:spacing w:before="0" w:after="300" w:line="510" w:lineRule="atLeast"/>
        <w:jc w:val="both"/>
        <w:textAlignment w:val="baseline"/>
        <w:rPr>
          <w:color w:val="333333"/>
          <w:sz w:val="42"/>
          <w:szCs w:val="42"/>
        </w:rPr>
      </w:pPr>
      <w:bookmarkStart w:id="416" w:name="_Toc481554871"/>
      <w:r w:rsidRPr="00901439">
        <w:rPr>
          <w:color w:val="333333"/>
          <w:sz w:val="42"/>
          <w:szCs w:val="42"/>
        </w:rPr>
        <w:t>What is Speculative execution?</w:t>
      </w:r>
      <w:bookmarkEnd w:id="416"/>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A job running on a Hadoop cluster could be divided in to many tasks. In a big cluster some of these tasks could be running slow for various reasons, hardware degradation or software miconfiguration etc. Hadoop initiates a replica of a task when it sees a tasks which is running for sometime and failed to make any progress, on average, as the other tasks from the job. This replica or duplicate exeuction of task is referred to as Speculative Execution.</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When a task completes successfully all the duplicate tasks that are running will be killed. So if the original task completes before the speculative task, then the speculative task is killed; on the other hand, if the speculative task finishes first, then the original is killed.</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7" w:name="_Toc481554872"/>
      <w:r w:rsidRPr="00901439">
        <w:rPr>
          <w:color w:val="333333"/>
          <w:sz w:val="42"/>
          <w:szCs w:val="42"/>
        </w:rPr>
        <w:t>What is the benefit of using counters in Hadoop?</w:t>
      </w:r>
      <w:bookmarkEnd w:id="417"/>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 xml:space="preserve">Counters are a useful for gathering statistics about the job. Assume you have a 100 node cluster and a job with 100 mappers is running in the cluster on 100 different nodes. Lets say you would like to know each time you see a invalid record in your Map phase. You could add a log message in your Mapper so that each time you see an invalid line you can make an entry in the log. But consolidating all the log messages from 100 different nodes will be time consuming. You can use a counter instead and increment the value of the counter every time you see an invalid record. </w:t>
      </w:r>
      <w:r w:rsidRPr="00901439">
        <w:rPr>
          <w:rFonts w:ascii="Helvetica" w:hAnsi="Helvetica" w:cs="Helvetica"/>
          <w:color w:val="666666"/>
        </w:rPr>
        <w:lastRenderedPageBreak/>
        <w:t>The nice thing about using counters is that is gives you a consolidate value for the whole job rather than showing 100 separate outputs.</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8" w:name="_Toc481554873"/>
      <w:r w:rsidRPr="00901439">
        <w:rPr>
          <w:color w:val="333333"/>
          <w:sz w:val="42"/>
          <w:szCs w:val="42"/>
        </w:rPr>
        <w:t>What is the difference between an InputSplit and a Block?</w:t>
      </w:r>
      <w:bookmarkEnd w:id="418"/>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Block is a physical division of data and does not take in to account the logical boundary of records. Meaning you could have a record that started in one block and ends in another block. Where as InputSplit considers the logical boundaries of records as well.</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19" w:name="_Toc481554874"/>
      <w:r w:rsidRPr="00901439">
        <w:rPr>
          <w:color w:val="333333"/>
          <w:sz w:val="42"/>
          <w:szCs w:val="42"/>
        </w:rPr>
        <w:t>Can you change the number of mappers to be created for a job in Hadoop?</w:t>
      </w:r>
      <w:bookmarkEnd w:id="419"/>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No. The number of mappers is determined by the no of input splits.</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0" w:name="_Toc481554875"/>
      <w:r w:rsidRPr="00901439">
        <w:rPr>
          <w:color w:val="333333"/>
          <w:sz w:val="42"/>
          <w:szCs w:val="42"/>
        </w:rPr>
        <w:t>How do you do a file system check in HDFS?</w:t>
      </w:r>
      <w:bookmarkEnd w:id="420"/>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FSCK command is used to do a file system check in HDFS. It is a very useful command to check the health of the file, block names and block locations.</w:t>
      </w:r>
    </w:p>
    <w:p w:rsidR="00371E1D" w:rsidRPr="00901439" w:rsidRDefault="00371E1D" w:rsidP="00371E1D">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hdfs fsck /dir/hadoop-test -files -blocks -locations</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1" w:name="_Toc481554876"/>
      <w:r w:rsidRPr="00901439">
        <w:rPr>
          <w:color w:val="333333"/>
          <w:sz w:val="42"/>
          <w:szCs w:val="42"/>
        </w:rPr>
        <w:t>What are the parameters of mappers and reducers function?</w:t>
      </w:r>
      <w:bookmarkEnd w:id="421"/>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Map and Reduce method signature tells you a lot about the type of input and ouput your Job will deal with. Assuming you are using TextInputFormat, Map function’s parameters could look like –</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LongWritable (Input Key)</w:t>
      </w:r>
      <w:r w:rsidRPr="00901439">
        <w:rPr>
          <w:rFonts w:ascii="Helvetica" w:hAnsi="Helvetica" w:cs="Helvetica"/>
          <w:color w:val="666666"/>
        </w:rPr>
        <w:br/>
        <w:t>Text (Input Value)</w:t>
      </w:r>
      <w:r w:rsidRPr="00901439">
        <w:rPr>
          <w:rFonts w:ascii="Helvetica" w:hAnsi="Helvetica" w:cs="Helvetica"/>
          <w:color w:val="666666"/>
        </w:rPr>
        <w:br/>
      </w:r>
      <w:r w:rsidRPr="00901439">
        <w:rPr>
          <w:rFonts w:ascii="Helvetica" w:hAnsi="Helvetica" w:cs="Helvetica"/>
          <w:color w:val="666666"/>
        </w:rPr>
        <w:lastRenderedPageBreak/>
        <w:t>Text (Intermediate Key Output)</w:t>
      </w:r>
      <w:r w:rsidRPr="00901439">
        <w:rPr>
          <w:rFonts w:ascii="Helvetica" w:hAnsi="Helvetica" w:cs="Helvetica"/>
          <w:color w:val="666666"/>
        </w:rPr>
        <w:br/>
        <w:t>IntWritable (Intermediate Output)</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The four parameters for reduce function could be –</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Text (Intermediate Key Output)</w:t>
      </w:r>
      <w:r w:rsidRPr="00901439">
        <w:rPr>
          <w:rFonts w:ascii="Helvetica" w:hAnsi="Helvetica" w:cs="Helvetica"/>
          <w:color w:val="666666"/>
        </w:rPr>
        <w:br/>
        <w:t>IntWritable (Intermediate Value Output)</w:t>
      </w:r>
      <w:r w:rsidRPr="00901439">
        <w:rPr>
          <w:rFonts w:ascii="Helvetica" w:hAnsi="Helvetica" w:cs="Helvetica"/>
          <w:color w:val="666666"/>
        </w:rPr>
        <w:br/>
        <w:t>Text (Final Key Output)</w:t>
      </w:r>
      <w:r w:rsidRPr="00901439">
        <w:rPr>
          <w:rFonts w:ascii="Helvetica" w:hAnsi="Helvetica" w:cs="Helvetica"/>
          <w:color w:val="666666"/>
        </w:rPr>
        <w:br/>
        <w:t>IntWritable (Final Value Output)</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2" w:name="_Toc481554877"/>
      <w:r w:rsidRPr="00901439">
        <w:rPr>
          <w:color w:val="333333"/>
          <w:sz w:val="42"/>
          <w:szCs w:val="42"/>
        </w:rPr>
        <w:t>How do you overwrite replication factor?</w:t>
      </w:r>
      <w:bookmarkEnd w:id="422"/>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There are few ways to do this. Look at the below illustration.</w:t>
      </w:r>
    </w:p>
    <w:p w:rsidR="00371E1D" w:rsidRPr="00901439" w:rsidRDefault="00371E1D" w:rsidP="00371E1D">
      <w:pPr>
        <w:pStyle w:val="NormalWeb"/>
        <w:shd w:val="clear" w:color="auto" w:fill="FFFFFF"/>
        <w:spacing w:before="0" w:beforeAutospacing="0" w:after="0" w:afterAutospacing="0" w:line="360" w:lineRule="atLeast"/>
        <w:jc w:val="both"/>
        <w:textAlignment w:val="baseline"/>
        <w:rPr>
          <w:rFonts w:ascii="Helvetica" w:hAnsi="Helvetica" w:cs="Helvetica"/>
          <w:color w:val="666666"/>
        </w:rPr>
      </w:pPr>
      <w:r w:rsidRPr="00901439">
        <w:rPr>
          <w:rFonts w:ascii="inherit" w:hAnsi="inherit" w:cs="Helvetica"/>
          <w:color w:val="666666"/>
          <w:u w:val="single"/>
          <w:bdr w:val="none" w:sz="0" w:space="0" w:color="auto" w:frame="1"/>
        </w:rPr>
        <w:t>Illustration</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hadoop fs -setrep -w 5 -R hadoop-test</w:t>
      </w:r>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hadoop fs -Ddfs.replication=5 -cp hadoop-test/test.csv hadoop-test/test_with_rep5.csv</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3" w:name="_Toc481554878"/>
      <w:r w:rsidRPr="00901439">
        <w:rPr>
          <w:color w:val="333333"/>
          <w:sz w:val="42"/>
          <w:szCs w:val="42"/>
        </w:rPr>
        <w:t>What are the functions of InputFormat?</w:t>
      </w:r>
      <w:bookmarkEnd w:id="423"/>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Validate input data is present and check input configuration</w:t>
      </w:r>
      <w:r w:rsidRPr="00901439">
        <w:rPr>
          <w:rFonts w:ascii="Helvetica" w:hAnsi="Helvetica" w:cs="Helvetica"/>
          <w:color w:val="666666"/>
        </w:rPr>
        <w:br/>
        <w:t>Create InputSplits from blocks</w:t>
      </w:r>
      <w:r w:rsidRPr="00901439">
        <w:rPr>
          <w:rFonts w:ascii="Helvetica" w:hAnsi="Helvetica" w:cs="Helvetica"/>
          <w:color w:val="666666"/>
        </w:rPr>
        <w:br/>
        <w:t>Create RecordReader implementation to create key/value pairs from the raw InputSplit. These pairs will be sent one by one to their mapper.</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4" w:name="_Toc481554879"/>
      <w:r w:rsidRPr="00901439">
        <w:rPr>
          <w:color w:val="333333"/>
          <w:sz w:val="42"/>
          <w:szCs w:val="42"/>
        </w:rPr>
        <w:t>What is a Record Reader?</w:t>
      </w:r>
      <w:bookmarkEnd w:id="424"/>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t>A RecordReader uses the data within the boundaries created by the input split to generate key/value pairs. Each of the generated Key/value pair will be sent one by one to their mapper.</w:t>
      </w:r>
    </w:p>
    <w:p w:rsidR="00371E1D" w:rsidRPr="00901439" w:rsidRDefault="00371E1D" w:rsidP="00371E1D">
      <w:pPr>
        <w:pStyle w:val="Heading3"/>
        <w:shd w:val="clear" w:color="auto" w:fill="FFFFFF"/>
        <w:spacing w:before="0" w:after="300" w:line="510" w:lineRule="atLeast"/>
        <w:jc w:val="both"/>
        <w:textAlignment w:val="baseline"/>
        <w:rPr>
          <w:rFonts w:ascii="Times New Roman" w:hAnsi="Times New Roman"/>
          <w:color w:val="333333"/>
          <w:sz w:val="42"/>
          <w:szCs w:val="42"/>
        </w:rPr>
      </w:pPr>
      <w:bookmarkStart w:id="425" w:name="_Toc481554880"/>
      <w:r w:rsidRPr="00901439">
        <w:rPr>
          <w:color w:val="333333"/>
          <w:sz w:val="42"/>
          <w:szCs w:val="42"/>
        </w:rPr>
        <w:t>What is a sequence file in Hadoop?</w:t>
      </w:r>
      <w:bookmarkEnd w:id="425"/>
    </w:p>
    <w:p w:rsidR="00371E1D" w:rsidRPr="00901439" w:rsidRDefault="00371E1D"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r w:rsidRPr="00901439">
        <w:rPr>
          <w:rFonts w:ascii="Helvetica" w:hAnsi="Helvetica" w:cs="Helvetica"/>
          <w:color w:val="666666"/>
        </w:rPr>
        <w:lastRenderedPageBreak/>
        <w:t>Sequence file is used to store binary key/value pairs. Sequence files support splitting even when the data inside the file is compressed which is not possible with a regular compressed file. You can either choose to perform a record level compression in which the value in the key/value pair will be compressed. Or you can also choose to choose at the block level where multiple records will be compressed together.</w:t>
      </w:r>
    </w:p>
    <w:p w:rsidR="001A43EC" w:rsidRPr="00901439" w:rsidRDefault="001A43EC"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 Hadoop Basic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Style w:val="apple-converted-space"/>
          <w:rFonts w:ascii="Georgia" w:hAnsi="Georgia"/>
          <w:color w:val="232629"/>
          <w:sz w:val="27"/>
          <w:szCs w:val="27"/>
        </w:rPr>
        <w:t> </w:t>
      </w:r>
      <w:r w:rsidRPr="00901439">
        <w:rPr>
          <w:rFonts w:ascii="Georgia" w:hAnsi="Georgia"/>
          <w:color w:val="232629"/>
          <w:sz w:val="27"/>
          <w:szCs w:val="27"/>
        </w:rPr>
        <w:t>What is Big Data?</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Any data that cannot be stored into traditional RDBMS is termed as Big Data. As we know most of the data that we use today has been generated in the past 20 years. And this data is mostly unstructured or semi structured in nature. More than the volume of the data – it is the nature of the data that defines whether it is considered as Big Data or not.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Style w:val="apple-converted-space"/>
          <w:rFonts w:ascii="Georgia" w:hAnsi="Georgia"/>
          <w:color w:val="232629"/>
          <w:sz w:val="27"/>
          <w:szCs w:val="27"/>
        </w:rPr>
        <w:t> </w:t>
      </w:r>
      <w:r w:rsidRPr="00901439">
        <w:rPr>
          <w:rFonts w:ascii="Georgia" w:hAnsi="Georgia"/>
          <w:color w:val="232629"/>
          <w:sz w:val="27"/>
          <w:szCs w:val="27"/>
        </w:rPr>
        <w:t>What do the four V’s of Big Data denote?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IBM has a nice, simple explanation for the four critical features of big data:</w:t>
      </w:r>
      <w:r w:rsidRPr="00901439">
        <w:rPr>
          <w:rStyle w:val="apple-converted-space"/>
          <w:rFonts w:ascii="Georgia" w:hAnsi="Georgia"/>
          <w:color w:val="232629"/>
          <w:sz w:val="27"/>
          <w:szCs w:val="27"/>
        </w:rPr>
        <w:t> </w:t>
      </w:r>
      <w:r w:rsidRPr="00901439">
        <w:rPr>
          <w:rFonts w:ascii="Georgia" w:hAnsi="Georgia"/>
          <w:color w:val="232629"/>
          <w:sz w:val="27"/>
          <w:szCs w:val="27"/>
        </w:rPr>
        <w:br/>
        <w:t>a) Volume –Scale of data</w:t>
      </w:r>
      <w:r w:rsidRPr="00901439">
        <w:rPr>
          <w:rStyle w:val="apple-converted-space"/>
          <w:rFonts w:ascii="Georgia" w:hAnsi="Georgia"/>
          <w:color w:val="232629"/>
          <w:sz w:val="27"/>
          <w:szCs w:val="27"/>
        </w:rPr>
        <w:t> </w:t>
      </w:r>
      <w:r w:rsidRPr="00901439">
        <w:rPr>
          <w:rFonts w:ascii="Georgia" w:hAnsi="Georgia"/>
          <w:color w:val="232629"/>
          <w:sz w:val="27"/>
          <w:szCs w:val="27"/>
        </w:rPr>
        <w:br/>
        <w:t>b) Velocity –Different forms of data</w:t>
      </w:r>
      <w:r w:rsidRPr="00901439">
        <w:rPr>
          <w:rStyle w:val="apple-converted-space"/>
          <w:rFonts w:ascii="Georgia" w:hAnsi="Georgia"/>
          <w:color w:val="232629"/>
          <w:sz w:val="27"/>
          <w:szCs w:val="27"/>
        </w:rPr>
        <w:t> </w:t>
      </w:r>
      <w:r w:rsidRPr="00901439">
        <w:rPr>
          <w:rFonts w:ascii="Georgia" w:hAnsi="Georgia"/>
          <w:color w:val="232629"/>
          <w:sz w:val="27"/>
          <w:szCs w:val="27"/>
        </w:rPr>
        <w:br/>
        <w:t>c) Variety –Analysis of streaming data</w:t>
      </w:r>
      <w:r w:rsidRPr="00901439">
        <w:rPr>
          <w:rStyle w:val="apple-converted-space"/>
          <w:rFonts w:ascii="Georgia" w:hAnsi="Georgia"/>
          <w:color w:val="232629"/>
          <w:sz w:val="27"/>
          <w:szCs w:val="27"/>
        </w:rPr>
        <w:t> </w:t>
      </w:r>
      <w:r w:rsidRPr="00901439">
        <w:rPr>
          <w:rFonts w:ascii="Georgia" w:hAnsi="Georgia"/>
          <w:color w:val="232629"/>
          <w:sz w:val="27"/>
          <w:szCs w:val="27"/>
        </w:rPr>
        <w:br/>
        <w:t>d) Veracity –Uncertainty of data</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IBM has a nice, simple explanation for the four critical features of big data:</w:t>
      </w:r>
      <w:r w:rsidRPr="00901439">
        <w:rPr>
          <w:rStyle w:val="apple-converted-space"/>
          <w:rFonts w:ascii="Georgia" w:hAnsi="Georgia"/>
          <w:color w:val="232629"/>
          <w:sz w:val="27"/>
          <w:szCs w:val="27"/>
        </w:rPr>
        <w:t> </w:t>
      </w:r>
      <w:r w:rsidRPr="00901439">
        <w:rPr>
          <w:rFonts w:ascii="Georgia" w:hAnsi="Georgia"/>
          <w:color w:val="232629"/>
          <w:sz w:val="27"/>
          <w:szCs w:val="27"/>
        </w:rPr>
        <w:br/>
        <w:t>a) Volume –Scale of data</w:t>
      </w:r>
      <w:r w:rsidRPr="00901439">
        <w:rPr>
          <w:rStyle w:val="apple-converted-space"/>
          <w:rFonts w:ascii="Georgia" w:hAnsi="Georgia"/>
          <w:color w:val="232629"/>
          <w:sz w:val="27"/>
          <w:szCs w:val="27"/>
        </w:rPr>
        <w:t> </w:t>
      </w:r>
      <w:r w:rsidRPr="00901439">
        <w:rPr>
          <w:rFonts w:ascii="Georgia" w:hAnsi="Georgia"/>
          <w:color w:val="232629"/>
          <w:sz w:val="27"/>
          <w:szCs w:val="27"/>
        </w:rPr>
        <w:br/>
        <w:t>b) Velocity –Different forms of data</w:t>
      </w:r>
      <w:r w:rsidRPr="00901439">
        <w:rPr>
          <w:rStyle w:val="apple-converted-space"/>
          <w:rFonts w:ascii="Georgia" w:hAnsi="Georgia"/>
          <w:color w:val="232629"/>
          <w:sz w:val="27"/>
          <w:szCs w:val="27"/>
        </w:rPr>
        <w:t> </w:t>
      </w:r>
      <w:r w:rsidRPr="00901439">
        <w:rPr>
          <w:rFonts w:ascii="Georgia" w:hAnsi="Georgia"/>
          <w:color w:val="232629"/>
          <w:sz w:val="27"/>
          <w:szCs w:val="27"/>
        </w:rPr>
        <w:br/>
        <w:t>c) Variety –Analysis of streaming data</w:t>
      </w:r>
      <w:r w:rsidRPr="00901439">
        <w:rPr>
          <w:rStyle w:val="apple-converted-space"/>
          <w:rFonts w:ascii="Georgia" w:hAnsi="Georgia"/>
          <w:color w:val="232629"/>
          <w:sz w:val="27"/>
          <w:szCs w:val="27"/>
        </w:rPr>
        <w:t> </w:t>
      </w:r>
      <w:r w:rsidRPr="00901439">
        <w:rPr>
          <w:rFonts w:ascii="Georgia" w:hAnsi="Georgia"/>
          <w:color w:val="232629"/>
          <w:sz w:val="27"/>
          <w:szCs w:val="27"/>
        </w:rPr>
        <w:br/>
        <w:t>d) Veracity –Uncertainty of data</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the Basic questions and answers </w:t>
      </w:r>
      <w:hyperlink r:id="rId91" w:anchor="basicAnswers"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 Hadoop HDFS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lastRenderedPageBreak/>
        <w:t>1.</w:t>
      </w:r>
      <w:r w:rsidRPr="00901439">
        <w:rPr>
          <w:rStyle w:val="apple-converted-space"/>
          <w:rFonts w:ascii="Georgia" w:hAnsi="Georgia"/>
          <w:color w:val="232629"/>
          <w:sz w:val="27"/>
          <w:szCs w:val="27"/>
        </w:rPr>
        <w:t> </w:t>
      </w:r>
      <w:r w:rsidRPr="00901439">
        <w:rPr>
          <w:rFonts w:ascii="Georgia" w:hAnsi="Georgia"/>
          <w:color w:val="232629"/>
          <w:sz w:val="27"/>
          <w:szCs w:val="27"/>
        </w:rPr>
        <w:t>What is a block and block scanner in HDFS?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Block - The minimum amount of data that can be read or written is generally referred to as a “block” in HDFS. The default size of a block in HDFS is 64MB.</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Block Scanner - Block Scanner tracks the list of blocks present on a DataNode and verifies them to find any kind of checksum errors. Block Scanners use a throttling mechanism to reserve disk bandwidth on the datanode.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Style w:val="apple-converted-space"/>
          <w:rFonts w:ascii="Georgia" w:hAnsi="Georgia"/>
          <w:color w:val="232629"/>
          <w:sz w:val="27"/>
          <w:szCs w:val="27"/>
        </w:rPr>
        <w:t> </w:t>
      </w:r>
      <w:r w:rsidRPr="00901439">
        <w:rPr>
          <w:rFonts w:ascii="Georgia" w:hAnsi="Georgia"/>
          <w:color w:val="232629"/>
          <w:sz w:val="27"/>
          <w:szCs w:val="27"/>
        </w:rPr>
        <w:t>Explain the difference between NameNode, Backup Node and Checkpoint NameNode.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NameNode</w:t>
      </w:r>
      <w:r w:rsidRPr="00901439">
        <w:rPr>
          <w:rFonts w:ascii="Georgia" w:hAnsi="Georgia"/>
          <w:color w:val="232629"/>
          <w:sz w:val="27"/>
          <w:szCs w:val="27"/>
        </w:rPr>
        <w:t>: NameNode is at the heart of the HDFS file system which manages the metadata i.e. the data of the files is not stored on the NameNode but rather it has the directory tree of all the files present in the HDFS file system on a hadoop cluster. NameNode uses two files for the namespace-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fsimage file- It keeps track of the latest checkpoint of the namespace.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edits file-It is a log of changes that have been made to the namespace since checkpoint.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Checkpoint Node-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Checkpoint Node keeps track of the latest checkpoint in a directory that has same structure as that of NameNode’s directory. Checkpoint node creates checkpoints for the namespace at regular intervals by downloading the edits and fsimage file from the NameNode and merging it locally. The new image is then again updated back to the active NameNode.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lastRenderedPageBreak/>
        <w:t>BackupNode: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Backup Node also provides check pointing functionality like that of the checkpoint node but it also maintains its up-to-date in-memory copy of the file system namespace that is in sync with the active NameNode.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the Hadoop HDFS Interview Questions</w:t>
      </w:r>
      <w:r w:rsidRPr="00901439">
        <w:rPr>
          <w:rStyle w:val="apple-converted-space"/>
          <w:rFonts w:ascii="Georgia" w:hAnsi="Georgia"/>
          <w:color w:val="232629"/>
          <w:sz w:val="27"/>
          <w:szCs w:val="27"/>
        </w:rPr>
        <w:t> </w:t>
      </w:r>
      <w:hyperlink r:id="rId92" w:anchor="hdfs"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3) MapReduce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Style w:val="apple-converted-space"/>
          <w:rFonts w:ascii="Georgia" w:hAnsi="Georgia"/>
          <w:color w:val="232629"/>
          <w:sz w:val="27"/>
          <w:szCs w:val="27"/>
        </w:rPr>
        <w:t> </w:t>
      </w:r>
      <w:r w:rsidRPr="00901439">
        <w:rPr>
          <w:rFonts w:ascii="Georgia" w:hAnsi="Georgia"/>
          <w:color w:val="232629"/>
          <w:sz w:val="27"/>
          <w:szCs w:val="27"/>
        </w:rPr>
        <w:t>Explain the usage of Context Object.</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Context Object is used to help the mapper interact with other Hadoop systems. Context Object can be used for updating counters, to report the progress and to provide any application level status updates. ContextObject has the configuration details for the job and also interfaces, that helps it to generating the output.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Style w:val="apple-converted-space"/>
          <w:rFonts w:ascii="Georgia" w:hAnsi="Georgia"/>
          <w:color w:val="232629"/>
          <w:sz w:val="27"/>
          <w:szCs w:val="27"/>
        </w:rPr>
        <w:t> </w:t>
      </w:r>
      <w:r w:rsidRPr="00901439">
        <w:rPr>
          <w:rFonts w:ascii="Georgia" w:hAnsi="Georgia"/>
          <w:color w:val="232629"/>
          <w:sz w:val="27"/>
          <w:szCs w:val="27"/>
        </w:rPr>
        <w:t>What are the core methods of a Reducer?</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The 3 core methods of a reducer are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1)setup () – This method of the reducer is used for configuring various parameters like the input data size, distributed cache, heap size, etc.</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Function Definition-</w:t>
      </w:r>
      <w:r w:rsidRPr="00901439">
        <w:rPr>
          <w:rStyle w:val="apple-converted-space"/>
          <w:rFonts w:ascii="Georgia" w:hAnsi="Georgia"/>
          <w:color w:val="232629"/>
          <w:sz w:val="27"/>
          <w:szCs w:val="27"/>
        </w:rPr>
        <w:t> </w:t>
      </w:r>
      <w:r w:rsidRPr="00901439">
        <w:rPr>
          <w:rStyle w:val="Emphasis"/>
          <w:rFonts w:ascii="inherit" w:hAnsi="inherit"/>
          <w:color w:val="232629"/>
          <w:sz w:val="27"/>
          <w:szCs w:val="27"/>
          <w:bdr w:val="none" w:sz="0" w:space="0" w:color="auto" w:frame="1"/>
        </w:rPr>
        <w:t>public void setup (context)</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2)reduce () it is heart of the reducer which is called once per key with the associated reduce task.</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Function Definition -public void reduce (Key,Value,context)</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3)cleanup () - This method is called only once at the end of reduce task for clearing all the temporary files.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lastRenderedPageBreak/>
        <w:t>Function Definition -public void cleanup (context)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the MapReduce Interview Questions</w:t>
      </w:r>
      <w:r w:rsidRPr="00901439">
        <w:rPr>
          <w:rStyle w:val="apple-converted-space"/>
          <w:rFonts w:ascii="Georgia" w:hAnsi="Georgia"/>
          <w:color w:val="232629"/>
          <w:sz w:val="27"/>
          <w:szCs w:val="27"/>
        </w:rPr>
        <w:t> </w:t>
      </w:r>
      <w:hyperlink r:id="rId93" w:anchor="mapReduce"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4) Hadoop HBase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Style w:val="apple-converted-space"/>
          <w:rFonts w:ascii="Georgia" w:hAnsi="Georgia"/>
          <w:color w:val="232629"/>
          <w:sz w:val="27"/>
          <w:szCs w:val="27"/>
        </w:rPr>
        <w:t> </w:t>
      </w:r>
      <w:r w:rsidRPr="00901439">
        <w:rPr>
          <w:rFonts w:ascii="Georgia" w:hAnsi="Georgia"/>
          <w:color w:val="232629"/>
          <w:sz w:val="27"/>
          <w:szCs w:val="27"/>
        </w:rPr>
        <w:t>When should you use HBase and what are the key components of HBase?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HBase should be used when the big data application has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1)A variable schema</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2)When data is stored in the form of collections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3)If the application demands key based access to data while retrieving.</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Key components of HBase are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Region- This component contains memory data store and Hfile.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Region Server-This monitors the Region.</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HBase Master-It is responsible for monitoring the region server.</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Zookeeper- It takes care of the coordination between the HBase Master component and the client.</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Catalog Tables-The two important catalog tables are ROOT and META.ROOT table tracks where the META table is and META table stores all the regions in the system.</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the Hadoop HBase Interview Questions</w:t>
      </w:r>
      <w:r w:rsidRPr="00901439">
        <w:rPr>
          <w:rStyle w:val="apple-converted-space"/>
          <w:rFonts w:ascii="Georgia" w:hAnsi="Georgia"/>
          <w:color w:val="232629"/>
          <w:sz w:val="27"/>
          <w:szCs w:val="27"/>
        </w:rPr>
        <w:t> </w:t>
      </w:r>
      <w:hyperlink r:id="rId94" w:anchor="hbase"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lastRenderedPageBreak/>
        <w:t>5) Hadoop Sqoop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Style w:val="apple-converted-space"/>
          <w:rFonts w:ascii="Georgia" w:hAnsi="Georgia"/>
          <w:color w:val="232629"/>
          <w:sz w:val="27"/>
          <w:szCs w:val="27"/>
        </w:rPr>
        <w:t> </w:t>
      </w:r>
      <w:r w:rsidRPr="00901439">
        <w:rPr>
          <w:rFonts w:ascii="Georgia" w:hAnsi="Georgia"/>
          <w:color w:val="232629"/>
          <w:sz w:val="27"/>
          <w:szCs w:val="27"/>
        </w:rPr>
        <w:t>Explain about some important Sqoop commands other than import and export.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Create Job (--create)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Here we are creating a job with the name my job, which can import the table data from RDBMS table to HDFS. The following command is used to create a job that is importing data from the employee table in the db database to the HDFS file.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 Sqoop job --create myjob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--import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--connect jdbc:mysql://localhost/db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--username root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--table employee --m 1</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Verify Job (--list)</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‘--list’ argument is used to verify the saved jobs. The following command is used to verify the list of saved Sqoop jobs.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 Sqoop job --list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Inspect Job (--show)</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‘--show’ argument is used to inspect or verify particular jobs and their details. The following command and sample output is used to verify a job called myjob.</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lastRenderedPageBreak/>
        <w:t>$ Sqoop job --show myjob</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Execute Job (--exec)</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‘--exec’ option is used to execute a saved job. The following command is used to execute a saved job called myjob.</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 Sqoop job --exec myjob</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moreHadoop Sqoop Interview Questions</w:t>
      </w:r>
      <w:r w:rsidRPr="00901439">
        <w:rPr>
          <w:rStyle w:val="apple-converted-space"/>
          <w:rFonts w:ascii="Georgia" w:hAnsi="Georgia"/>
          <w:color w:val="232629"/>
          <w:sz w:val="27"/>
          <w:szCs w:val="27"/>
        </w:rPr>
        <w:t> </w:t>
      </w:r>
      <w:hyperlink r:id="rId95" w:anchor="sqoop"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6) Hadoop Flume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Fonts w:ascii="Georgia" w:hAnsi="Georgia"/>
          <w:color w:val="232629"/>
          <w:sz w:val="27"/>
          <w:szCs w:val="27"/>
        </w:rPr>
        <w:t> Explain about the core components of Flume.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The core components of Flume are –</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Event- The single log entry or unit of data that is transported.</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Source- This is the component through which data enters Flume workflows.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Sink-It is responsible for transporting data to the desired destination.</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Channel- it is the duct between the Sink and Source.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Agent- Any JVM that runs Flume.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Client- The component that transmits event to the source that operates with the agent.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Hadoop Flume Interview Questions</w:t>
      </w:r>
      <w:r w:rsidRPr="00901439">
        <w:rPr>
          <w:rStyle w:val="apple-converted-space"/>
          <w:rFonts w:ascii="Georgia" w:hAnsi="Georgia"/>
          <w:color w:val="232629"/>
          <w:sz w:val="27"/>
          <w:szCs w:val="27"/>
        </w:rPr>
        <w:t> </w:t>
      </w:r>
      <w:hyperlink r:id="rId96" w:anchor="flume"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7) Hadoop Zookeeper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Fonts w:ascii="Georgia" w:hAnsi="Georgia"/>
          <w:color w:val="232629"/>
          <w:sz w:val="27"/>
          <w:szCs w:val="27"/>
        </w:rPr>
        <w:t> Can Apache Kafka be used without Zookeeper?</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lastRenderedPageBreak/>
        <w:t>It is not possible to use Apache Kafka without Zookeeper because if the Zookeeper is down Kafka cannot serve client request.</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Fonts w:ascii="Georgia" w:hAnsi="Georgia"/>
          <w:color w:val="232629"/>
          <w:sz w:val="27"/>
          <w:szCs w:val="27"/>
        </w:rPr>
        <w:t> Name a few companies that use Zookeeper.</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Yahoo, Solr, Helprace, Neo4j, Rackspace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Hadoop Zookeeper Interview Questions</w:t>
      </w:r>
      <w:r w:rsidRPr="00901439">
        <w:rPr>
          <w:rStyle w:val="apple-converted-space"/>
          <w:rFonts w:ascii="Georgia" w:hAnsi="Georgia"/>
          <w:color w:val="232629"/>
          <w:sz w:val="27"/>
          <w:szCs w:val="27"/>
        </w:rPr>
        <w:t> </w:t>
      </w:r>
      <w:hyperlink r:id="rId97" w:anchor="zookeeper"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8) Pig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Fonts w:ascii="Georgia" w:hAnsi="Georgia"/>
          <w:color w:val="232629"/>
          <w:sz w:val="27"/>
          <w:szCs w:val="27"/>
        </w:rPr>
        <w:t> What do you mean by a bag in Pig?</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Collection of tuples is referred as a bag in Apache Pig</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Fonts w:ascii="Georgia" w:hAnsi="Georgia"/>
          <w:color w:val="232629"/>
          <w:sz w:val="27"/>
          <w:szCs w:val="27"/>
        </w:rPr>
        <w:t> Does Pig support multi-line commands?</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Yes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Pig Interview Questions</w:t>
      </w:r>
      <w:r w:rsidRPr="00901439">
        <w:rPr>
          <w:rStyle w:val="apple-converted-space"/>
          <w:rFonts w:ascii="Georgia" w:hAnsi="Georgia"/>
          <w:color w:val="232629"/>
          <w:sz w:val="27"/>
          <w:szCs w:val="27"/>
        </w:rPr>
        <w:t> </w:t>
      </w:r>
      <w:hyperlink r:id="rId98" w:anchor="pig"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9) Hive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Fonts w:ascii="Georgia" w:hAnsi="Georgia"/>
          <w:color w:val="232629"/>
          <w:sz w:val="27"/>
          <w:szCs w:val="27"/>
        </w:rPr>
        <w:t> What is a Hive Metastore?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Hive Metastore is a central repository that stores metadata in external database.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Fonts w:ascii="Georgia" w:hAnsi="Georgia"/>
          <w:color w:val="232629"/>
          <w:sz w:val="27"/>
          <w:szCs w:val="27"/>
        </w:rPr>
        <w:t> Are multiline comments supported in Hive?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No</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Hive Interview Questions</w:t>
      </w:r>
      <w:r w:rsidRPr="00901439">
        <w:rPr>
          <w:rStyle w:val="apple-converted-space"/>
          <w:rFonts w:ascii="Georgia" w:hAnsi="Georgia"/>
          <w:color w:val="232629"/>
          <w:sz w:val="27"/>
          <w:szCs w:val="27"/>
        </w:rPr>
        <w:t> </w:t>
      </w:r>
      <w:hyperlink r:id="rId99" w:anchor="hive"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10)</w:t>
      </w:r>
      <w:r w:rsidRPr="00901439">
        <w:rPr>
          <w:rStyle w:val="apple-converted-space"/>
          <w:rFonts w:ascii="inherit" w:hAnsi="inherit"/>
          <w:bCs/>
          <w:color w:val="232629"/>
          <w:sz w:val="27"/>
          <w:szCs w:val="27"/>
          <w:bdr w:val="none" w:sz="0" w:space="0" w:color="auto" w:frame="1"/>
        </w:rPr>
        <w:t> </w:t>
      </w:r>
      <w:r w:rsidRPr="00901439">
        <w:rPr>
          <w:rStyle w:val="Strong"/>
          <w:rFonts w:ascii="inherit" w:hAnsi="inherit"/>
          <w:color w:val="232629"/>
          <w:sz w:val="27"/>
          <w:szCs w:val="27"/>
          <w:bdr w:val="none" w:sz="0" w:space="0" w:color="auto" w:frame="1"/>
        </w:rPr>
        <w:t>Hadoop YARN Interview Questions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1.</w:t>
      </w:r>
      <w:r w:rsidRPr="00901439">
        <w:rPr>
          <w:rFonts w:ascii="Georgia" w:hAnsi="Georgia"/>
          <w:color w:val="232629"/>
          <w:sz w:val="27"/>
          <w:szCs w:val="27"/>
        </w:rPr>
        <w:t> What are the stable versions of Hadoop?</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Release 2.7.1 (stable)</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Release 2.4.1</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lastRenderedPageBreak/>
        <w:t>Release 1.2.1 (stable)</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Style w:val="Strong"/>
          <w:rFonts w:ascii="inherit" w:hAnsi="inherit"/>
          <w:color w:val="232629"/>
          <w:sz w:val="27"/>
          <w:szCs w:val="27"/>
          <w:bdr w:val="none" w:sz="0" w:space="0" w:color="auto" w:frame="1"/>
        </w:rPr>
        <w:t>2.</w:t>
      </w:r>
      <w:r w:rsidRPr="00901439">
        <w:rPr>
          <w:rFonts w:ascii="Georgia" w:hAnsi="Georgia"/>
          <w:color w:val="232629"/>
          <w:sz w:val="27"/>
          <w:szCs w:val="27"/>
        </w:rPr>
        <w:t> What is Apache Hadoop YARN?</w:t>
      </w:r>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YARN is a powerful and efficient feature rolled out as a part of Hadoop 2.0.YARN is a large scale distributed system for running big data applications.</w:t>
      </w:r>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For more Hadoop YARN Interview Questions</w:t>
      </w:r>
      <w:r w:rsidRPr="00901439">
        <w:rPr>
          <w:rStyle w:val="apple-converted-space"/>
          <w:rFonts w:ascii="Georgia" w:hAnsi="Georgia"/>
          <w:color w:val="232629"/>
          <w:sz w:val="27"/>
          <w:szCs w:val="27"/>
        </w:rPr>
        <w:t> </w:t>
      </w:r>
      <w:hyperlink r:id="rId100" w:anchor="yarn" w:tgtFrame="_blank" w:history="1">
        <w:r w:rsidRPr="00901439">
          <w:rPr>
            <w:rStyle w:val="Hyperlink"/>
            <w:rFonts w:ascii="inherit" w:hAnsi="inherit"/>
            <w:color w:val="8C68CB"/>
            <w:sz w:val="27"/>
            <w:szCs w:val="27"/>
            <w:bdr w:val="none" w:sz="0" w:space="0" w:color="auto" w:frame="1"/>
          </w:rPr>
          <w:t>click here</w:t>
        </w:r>
      </w:hyperlink>
    </w:p>
    <w:p w:rsidR="001A43EC" w:rsidRPr="00901439" w:rsidRDefault="001A43EC" w:rsidP="001A43EC">
      <w:pPr>
        <w:pStyle w:val="NormalWeb"/>
        <w:spacing w:before="0" w:beforeAutospacing="0" w:after="0" w:afterAutospacing="0" w:line="480" w:lineRule="atLeast"/>
        <w:textAlignment w:val="baseline"/>
        <w:rPr>
          <w:rFonts w:ascii="Georgia" w:hAnsi="Georgia"/>
          <w:color w:val="232629"/>
          <w:sz w:val="27"/>
          <w:szCs w:val="27"/>
        </w:rPr>
      </w:pPr>
      <w:r w:rsidRPr="00901439">
        <w:rPr>
          <w:rFonts w:ascii="Georgia" w:hAnsi="Georgia"/>
          <w:color w:val="232629"/>
          <w:sz w:val="27"/>
          <w:szCs w:val="27"/>
        </w:rPr>
        <w:t>Read the complete article at </w:t>
      </w:r>
      <w:r w:rsidRPr="00901439">
        <w:rPr>
          <w:color w:val="232629"/>
          <w:sz w:val="27"/>
          <w:szCs w:val="27"/>
        </w:rPr>
        <w:t>​</w:t>
      </w:r>
      <w:hyperlink r:id="rId101" w:anchor="basicAnswers" w:tgtFrame="_blank" w:history="1">
        <w:r w:rsidRPr="00901439">
          <w:rPr>
            <w:rStyle w:val="Strong"/>
            <w:rFonts w:ascii="inherit" w:hAnsi="inherit"/>
            <w:color w:val="8C68CB"/>
            <w:sz w:val="27"/>
            <w:szCs w:val="27"/>
            <w:bdr w:val="none" w:sz="0" w:space="0" w:color="auto" w:frame="1"/>
          </w:rPr>
          <w:t>Top 100 Hadoop Interview Questions and Answers</w:t>
        </w:r>
      </w:hyperlink>
    </w:p>
    <w:p w:rsidR="001A43EC" w:rsidRPr="00901439" w:rsidRDefault="001A43EC" w:rsidP="001A43EC">
      <w:pPr>
        <w:pStyle w:val="NormalWeb"/>
        <w:spacing w:before="0" w:beforeAutospacing="0" w:after="480" w:afterAutospacing="0" w:line="480" w:lineRule="atLeast"/>
        <w:textAlignment w:val="baseline"/>
        <w:rPr>
          <w:rFonts w:ascii="Georgia" w:hAnsi="Georgia"/>
          <w:color w:val="232629"/>
          <w:sz w:val="27"/>
          <w:szCs w:val="27"/>
        </w:rPr>
      </w:pPr>
      <w:r w:rsidRPr="00901439">
        <w:rPr>
          <w:rFonts w:ascii="Georgia" w:hAnsi="Georgia"/>
          <w:color w:val="232629"/>
          <w:sz w:val="27"/>
          <w:szCs w:val="27"/>
        </w:rPr>
        <w:t>You might also be interested in</w:t>
      </w:r>
    </w:p>
    <w:p w:rsidR="001A43EC" w:rsidRPr="00901439" w:rsidRDefault="001D1401" w:rsidP="001A43EC">
      <w:pPr>
        <w:pStyle w:val="NormalWeb"/>
        <w:spacing w:before="0" w:beforeAutospacing="0" w:after="0" w:afterAutospacing="0" w:line="480" w:lineRule="atLeast"/>
        <w:textAlignment w:val="baseline"/>
        <w:rPr>
          <w:rFonts w:ascii="Georgia" w:hAnsi="Georgia"/>
          <w:color w:val="232629"/>
          <w:sz w:val="27"/>
          <w:szCs w:val="27"/>
        </w:rPr>
      </w:pPr>
      <w:hyperlink r:id="rId102" w:tgtFrame="_blank" w:history="1">
        <w:r w:rsidR="001A43EC" w:rsidRPr="00901439">
          <w:rPr>
            <w:rStyle w:val="Hyperlink"/>
            <w:rFonts w:ascii="inherit" w:hAnsi="inherit"/>
            <w:color w:val="8C68CB"/>
            <w:sz w:val="27"/>
            <w:szCs w:val="27"/>
            <w:bdr w:val="none" w:sz="0" w:space="0" w:color="auto" w:frame="1"/>
          </w:rPr>
          <w:t>Difference between pig and hive.</w:t>
        </w:r>
      </w:hyperlink>
    </w:p>
    <w:p w:rsidR="001A43EC" w:rsidRPr="00901439" w:rsidRDefault="001D1401" w:rsidP="001A43EC">
      <w:pPr>
        <w:pStyle w:val="NormalWeb"/>
        <w:spacing w:before="0" w:beforeAutospacing="0" w:after="0" w:afterAutospacing="0" w:line="480" w:lineRule="atLeast"/>
        <w:textAlignment w:val="baseline"/>
        <w:rPr>
          <w:rFonts w:ascii="Georgia" w:hAnsi="Georgia"/>
          <w:color w:val="232629"/>
          <w:sz w:val="27"/>
          <w:szCs w:val="27"/>
        </w:rPr>
      </w:pPr>
      <w:hyperlink r:id="rId103" w:tgtFrame="_blank" w:history="1">
        <w:r w:rsidR="001A43EC" w:rsidRPr="00901439">
          <w:rPr>
            <w:rStyle w:val="Hyperlink"/>
            <w:rFonts w:ascii="inherit" w:hAnsi="inherit"/>
            <w:color w:val="8C68CB"/>
            <w:sz w:val="27"/>
            <w:szCs w:val="27"/>
            <w:bdr w:val="none" w:sz="0" w:space="0" w:color="auto" w:frame="1"/>
          </w:rPr>
          <w:t>Hadoop MapReduce vs. Apache Spark.</w:t>
        </w:r>
      </w:hyperlink>
    </w:p>
    <w:p w:rsidR="00815623" w:rsidRPr="00901439" w:rsidRDefault="00815623" w:rsidP="001A43EC">
      <w:pPr>
        <w:pStyle w:val="NormalWeb"/>
        <w:spacing w:before="0" w:beforeAutospacing="0" w:after="0" w:afterAutospacing="0" w:line="480" w:lineRule="atLeast"/>
        <w:textAlignment w:val="baseline"/>
        <w:rPr>
          <w:rFonts w:ascii="Georgia" w:hAnsi="Georgia"/>
          <w:color w:val="232629"/>
          <w:sz w:val="27"/>
          <w:szCs w:val="27"/>
        </w:rPr>
      </w:pP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26" w:name="_Toc481554881"/>
      <w:r w:rsidRPr="00901439">
        <w:rPr>
          <w:rFonts w:ascii="Helvetica" w:hAnsi="Helvetica" w:cs="Helvetica"/>
          <w:bCs/>
          <w:color w:val="610B4B"/>
          <w:sz w:val="32"/>
          <w:szCs w:val="32"/>
        </w:rPr>
        <w:t>1) What is Hadoop?</w:t>
      </w:r>
      <w:bookmarkEnd w:id="426"/>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Hadoop is a distributed computing platform. It is written in Java. It consist of the features like Google File System and MapReduce.</w:t>
      </w:r>
    </w:p>
    <w:p w:rsidR="00815623" w:rsidRPr="00901439" w:rsidRDefault="001D1401" w:rsidP="00815623">
      <w:pPr>
        <w:rPr>
          <w:rFonts w:ascii="Times New Roman" w:hAnsi="Times New Roman"/>
          <w:sz w:val="24"/>
          <w:szCs w:val="24"/>
        </w:rPr>
      </w:pPr>
      <w:r>
        <w:pict>
          <v:rect id="_x0000_i1025"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27" w:name="_Toc481554882"/>
      <w:r w:rsidRPr="00901439">
        <w:rPr>
          <w:rFonts w:ascii="Helvetica" w:hAnsi="Helvetica" w:cs="Helvetica"/>
          <w:bCs/>
          <w:color w:val="610B4B"/>
          <w:sz w:val="32"/>
          <w:szCs w:val="32"/>
        </w:rPr>
        <w:t>2) What platform and Java version is required to run Hadoop?</w:t>
      </w:r>
      <w:bookmarkEnd w:id="427"/>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Java 1.6.x or higher version are good for Hadoop, preferably from Sun. Linux and Windows are the supported operating system for Hadoop, but BSD, Mac OS/X and Solaris are more famous to work.</w:t>
      </w:r>
    </w:p>
    <w:p w:rsidR="00815623" w:rsidRPr="00901439" w:rsidRDefault="001D1401" w:rsidP="00815623">
      <w:pPr>
        <w:rPr>
          <w:rFonts w:ascii="Times New Roman" w:hAnsi="Times New Roman"/>
          <w:sz w:val="24"/>
          <w:szCs w:val="24"/>
        </w:rPr>
      </w:pPr>
      <w:r>
        <w:pict>
          <v:rect id="_x0000_i1026"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28" w:name="_Toc481554883"/>
      <w:r w:rsidRPr="00901439">
        <w:rPr>
          <w:rFonts w:ascii="Helvetica" w:hAnsi="Helvetica" w:cs="Helvetica"/>
          <w:bCs/>
          <w:color w:val="610B4B"/>
          <w:sz w:val="32"/>
          <w:szCs w:val="32"/>
        </w:rPr>
        <w:t>3) What kind of Hardware is best for Hadoop?</w:t>
      </w:r>
      <w:bookmarkEnd w:id="428"/>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lastRenderedPageBreak/>
        <w:t>Hadoop can run on a dual processor/ dual core machines with 4-8 GB RAM using ECC memory. It depends on the workflow needs.</w:t>
      </w:r>
    </w:p>
    <w:p w:rsidR="00815623" w:rsidRPr="00901439" w:rsidRDefault="001D1401" w:rsidP="00815623">
      <w:pPr>
        <w:rPr>
          <w:rFonts w:ascii="Times New Roman" w:hAnsi="Times New Roman"/>
          <w:sz w:val="24"/>
          <w:szCs w:val="24"/>
        </w:rPr>
      </w:pPr>
      <w:r>
        <w:pict>
          <v:rect id="_x0000_i1027"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29" w:name="_Toc481554884"/>
      <w:r w:rsidRPr="00901439">
        <w:rPr>
          <w:rFonts w:ascii="Helvetica" w:hAnsi="Helvetica" w:cs="Helvetica"/>
          <w:bCs/>
          <w:color w:val="610B4B"/>
          <w:sz w:val="32"/>
          <w:szCs w:val="32"/>
        </w:rPr>
        <w:t>4) What are the most common input formats defined in Hadoop?</w:t>
      </w:r>
      <w:bookmarkEnd w:id="429"/>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These are the most common input formats defined in Hadoop:</w:t>
      </w:r>
    </w:p>
    <w:p w:rsidR="00815623" w:rsidRPr="00901439" w:rsidRDefault="00815623" w:rsidP="00566CFA">
      <w:pPr>
        <w:numPr>
          <w:ilvl w:val="0"/>
          <w:numId w:val="29"/>
        </w:numPr>
        <w:shd w:val="clear" w:color="auto" w:fill="FFFFFF"/>
        <w:spacing w:before="45" w:after="100" w:afterAutospacing="1" w:line="240" w:lineRule="auto"/>
        <w:rPr>
          <w:rFonts w:ascii="Verdana" w:hAnsi="Verdana"/>
          <w:color w:val="000000"/>
        </w:rPr>
      </w:pPr>
      <w:r w:rsidRPr="00901439">
        <w:rPr>
          <w:rFonts w:ascii="Verdana" w:hAnsi="Verdana"/>
          <w:color w:val="000000"/>
        </w:rPr>
        <w:t>TextInputFormat</w:t>
      </w:r>
    </w:p>
    <w:p w:rsidR="00815623" w:rsidRPr="00901439" w:rsidRDefault="00815623" w:rsidP="00566CFA">
      <w:pPr>
        <w:numPr>
          <w:ilvl w:val="0"/>
          <w:numId w:val="29"/>
        </w:numPr>
        <w:shd w:val="clear" w:color="auto" w:fill="FFFFFF"/>
        <w:spacing w:before="45" w:after="100" w:afterAutospacing="1" w:line="240" w:lineRule="auto"/>
        <w:rPr>
          <w:rFonts w:ascii="Verdana" w:hAnsi="Verdana"/>
          <w:color w:val="000000"/>
        </w:rPr>
      </w:pPr>
      <w:r w:rsidRPr="00901439">
        <w:rPr>
          <w:rFonts w:ascii="Verdana" w:hAnsi="Verdana"/>
          <w:color w:val="000000"/>
        </w:rPr>
        <w:t>KeyValueInputFormat</w:t>
      </w:r>
    </w:p>
    <w:p w:rsidR="00815623" w:rsidRPr="00901439" w:rsidRDefault="00815623" w:rsidP="00566CFA">
      <w:pPr>
        <w:numPr>
          <w:ilvl w:val="0"/>
          <w:numId w:val="29"/>
        </w:numPr>
        <w:shd w:val="clear" w:color="auto" w:fill="FFFFFF"/>
        <w:spacing w:before="45" w:after="100" w:afterAutospacing="1" w:line="240" w:lineRule="auto"/>
        <w:rPr>
          <w:rFonts w:ascii="Verdana" w:hAnsi="Verdana"/>
          <w:color w:val="000000"/>
        </w:rPr>
      </w:pPr>
      <w:r w:rsidRPr="00901439">
        <w:rPr>
          <w:rFonts w:ascii="Verdana" w:hAnsi="Verdana"/>
          <w:color w:val="000000"/>
        </w:rPr>
        <w:t>SequenceFileInputFormat</w:t>
      </w:r>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TextInputFormat is a by default input format.</w:t>
      </w:r>
    </w:p>
    <w:p w:rsidR="00815623" w:rsidRPr="00901439" w:rsidRDefault="001D1401" w:rsidP="00815623">
      <w:pPr>
        <w:rPr>
          <w:rFonts w:ascii="Times New Roman" w:hAnsi="Times New Roman"/>
          <w:sz w:val="24"/>
          <w:szCs w:val="24"/>
        </w:rPr>
      </w:pPr>
      <w:r>
        <w:pict>
          <v:rect id="_x0000_i1028"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0" w:name="_Toc481554885"/>
      <w:r w:rsidRPr="00901439">
        <w:rPr>
          <w:rFonts w:ascii="Helvetica" w:hAnsi="Helvetica" w:cs="Helvetica"/>
          <w:bCs/>
          <w:color w:val="610B4B"/>
          <w:sz w:val="32"/>
          <w:szCs w:val="32"/>
        </w:rPr>
        <w:t>5) What is InputSplit in Hadoop? Explain.</w:t>
      </w:r>
      <w:bookmarkEnd w:id="430"/>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When a hadoop job runs, it splits input files into chunks and assign each split to a mapper for processing. It is called InputSplit.</w:t>
      </w:r>
    </w:p>
    <w:p w:rsidR="00815623" w:rsidRPr="00901439" w:rsidRDefault="001D1401" w:rsidP="00815623">
      <w:pPr>
        <w:rPr>
          <w:rFonts w:ascii="Times New Roman" w:hAnsi="Times New Roman"/>
          <w:sz w:val="24"/>
          <w:szCs w:val="24"/>
        </w:rPr>
      </w:pPr>
      <w:r>
        <w:pict>
          <v:rect id="_x0000_i1029"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1" w:name="_Toc481554886"/>
      <w:r w:rsidRPr="00901439">
        <w:rPr>
          <w:rFonts w:ascii="Helvetica" w:hAnsi="Helvetica" w:cs="Helvetica"/>
          <w:bCs/>
          <w:color w:val="610B4B"/>
          <w:sz w:val="32"/>
          <w:szCs w:val="32"/>
        </w:rPr>
        <w:t>6) How many InputSplits is made by a Hadoop Framework?</w:t>
      </w:r>
      <w:bookmarkEnd w:id="431"/>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Hadoop will make 5 splits as following:</w:t>
      </w:r>
    </w:p>
    <w:p w:rsidR="00815623" w:rsidRPr="00901439" w:rsidRDefault="00815623" w:rsidP="00566CFA">
      <w:pPr>
        <w:numPr>
          <w:ilvl w:val="0"/>
          <w:numId w:val="30"/>
        </w:numPr>
        <w:shd w:val="clear" w:color="auto" w:fill="FFFFFF"/>
        <w:spacing w:before="45" w:after="100" w:afterAutospacing="1" w:line="240" w:lineRule="auto"/>
        <w:rPr>
          <w:rFonts w:ascii="Verdana" w:hAnsi="Verdana"/>
          <w:color w:val="000000"/>
        </w:rPr>
      </w:pPr>
      <w:r w:rsidRPr="00901439">
        <w:rPr>
          <w:rFonts w:ascii="Verdana" w:hAnsi="Verdana"/>
          <w:color w:val="000000"/>
        </w:rPr>
        <w:t>One split for 64K files</w:t>
      </w:r>
    </w:p>
    <w:p w:rsidR="00815623" w:rsidRPr="00901439" w:rsidRDefault="00815623" w:rsidP="00566CFA">
      <w:pPr>
        <w:numPr>
          <w:ilvl w:val="0"/>
          <w:numId w:val="30"/>
        </w:numPr>
        <w:shd w:val="clear" w:color="auto" w:fill="FFFFFF"/>
        <w:spacing w:before="45" w:after="100" w:afterAutospacing="1" w:line="240" w:lineRule="auto"/>
        <w:rPr>
          <w:rFonts w:ascii="Verdana" w:hAnsi="Verdana"/>
          <w:color w:val="000000"/>
        </w:rPr>
      </w:pPr>
      <w:r w:rsidRPr="00901439">
        <w:rPr>
          <w:rFonts w:ascii="Verdana" w:hAnsi="Verdana"/>
          <w:color w:val="000000"/>
        </w:rPr>
        <w:t>Two splits for 65MB files, and</w:t>
      </w:r>
    </w:p>
    <w:p w:rsidR="00815623" w:rsidRPr="00901439" w:rsidRDefault="00815623" w:rsidP="00566CFA">
      <w:pPr>
        <w:numPr>
          <w:ilvl w:val="0"/>
          <w:numId w:val="30"/>
        </w:numPr>
        <w:shd w:val="clear" w:color="auto" w:fill="FFFFFF"/>
        <w:spacing w:before="45" w:after="100" w:afterAutospacing="1" w:line="240" w:lineRule="auto"/>
        <w:rPr>
          <w:rFonts w:ascii="Verdana" w:hAnsi="Verdana"/>
          <w:color w:val="000000"/>
        </w:rPr>
      </w:pPr>
      <w:r w:rsidRPr="00901439">
        <w:rPr>
          <w:rFonts w:ascii="Verdana" w:hAnsi="Verdana"/>
          <w:color w:val="000000"/>
        </w:rPr>
        <w:t>Two splits for 127MB files</w:t>
      </w:r>
    </w:p>
    <w:p w:rsidR="00815623" w:rsidRPr="00901439" w:rsidRDefault="001D1401" w:rsidP="00815623">
      <w:pPr>
        <w:spacing w:before="0" w:after="0"/>
        <w:rPr>
          <w:rFonts w:ascii="Times New Roman" w:hAnsi="Times New Roman"/>
          <w:sz w:val="24"/>
          <w:szCs w:val="24"/>
        </w:rPr>
      </w:pPr>
      <w:r>
        <w:pict>
          <v:rect id="_x0000_i1030"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2" w:name="_Toc481554887"/>
      <w:r w:rsidRPr="00901439">
        <w:rPr>
          <w:rFonts w:ascii="Helvetica" w:hAnsi="Helvetica" w:cs="Helvetica"/>
          <w:bCs/>
          <w:color w:val="610B4B"/>
          <w:sz w:val="32"/>
          <w:szCs w:val="32"/>
        </w:rPr>
        <w:t>7) What is the use of RecordReader in Hadoop?</w:t>
      </w:r>
      <w:bookmarkEnd w:id="432"/>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 xml:space="preserve">InputSplit is assigned with a work but doesn't know how to access it. The record holder class is totally responsible for loading the data from its source and convert it into keys </w:t>
      </w:r>
      <w:r w:rsidRPr="00901439">
        <w:rPr>
          <w:rFonts w:ascii="Verdana" w:hAnsi="Verdana"/>
          <w:color w:val="000000"/>
          <w:sz w:val="20"/>
          <w:szCs w:val="20"/>
        </w:rPr>
        <w:lastRenderedPageBreak/>
        <w:t>pair suitable for reading by the Mapper. The RecordReader's instance can be defined by the Input Format.</w:t>
      </w:r>
    </w:p>
    <w:p w:rsidR="00815623" w:rsidRPr="00901439" w:rsidRDefault="001D1401" w:rsidP="00815623">
      <w:pPr>
        <w:rPr>
          <w:rFonts w:ascii="Times New Roman" w:hAnsi="Times New Roman"/>
          <w:sz w:val="24"/>
          <w:szCs w:val="24"/>
        </w:rPr>
      </w:pPr>
      <w:r>
        <w:pict>
          <v:rect id="_x0000_i1031"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3" w:name="_Toc481554888"/>
      <w:r w:rsidRPr="00901439">
        <w:rPr>
          <w:rFonts w:ascii="Helvetica" w:hAnsi="Helvetica" w:cs="Helvetica"/>
          <w:bCs/>
          <w:color w:val="610B4B"/>
          <w:sz w:val="32"/>
          <w:szCs w:val="32"/>
        </w:rPr>
        <w:t>8) What is JobTracer in Hadoop?</w:t>
      </w:r>
      <w:bookmarkEnd w:id="433"/>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is a service within Hadoop which runs MapReduce jobs on the cluster.</w:t>
      </w:r>
    </w:p>
    <w:p w:rsidR="00815623" w:rsidRPr="00901439" w:rsidRDefault="001D1401" w:rsidP="00815623">
      <w:pPr>
        <w:rPr>
          <w:rFonts w:ascii="Times New Roman" w:hAnsi="Times New Roman"/>
          <w:sz w:val="24"/>
          <w:szCs w:val="24"/>
        </w:rPr>
      </w:pPr>
      <w:r>
        <w:pict>
          <v:rect id="_x0000_i1032"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4" w:name="_Toc481554889"/>
      <w:r w:rsidRPr="00901439">
        <w:rPr>
          <w:rFonts w:ascii="Helvetica" w:hAnsi="Helvetica" w:cs="Helvetica"/>
          <w:bCs/>
          <w:color w:val="610B4B"/>
          <w:sz w:val="32"/>
          <w:szCs w:val="32"/>
        </w:rPr>
        <w:t>9) What are the functionalities of JobTracer?</w:t>
      </w:r>
      <w:bookmarkEnd w:id="434"/>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These are the main tasks of JobTracer:</w:t>
      </w:r>
    </w:p>
    <w:p w:rsidR="00815623" w:rsidRPr="00901439" w:rsidRDefault="00815623" w:rsidP="00566CFA">
      <w:pPr>
        <w:numPr>
          <w:ilvl w:val="0"/>
          <w:numId w:val="31"/>
        </w:numPr>
        <w:shd w:val="clear" w:color="auto" w:fill="FFFFFF"/>
        <w:spacing w:before="45" w:after="100" w:afterAutospacing="1" w:line="240" w:lineRule="auto"/>
        <w:rPr>
          <w:rFonts w:ascii="Verdana" w:hAnsi="Verdana"/>
          <w:color w:val="000000"/>
        </w:rPr>
      </w:pPr>
      <w:r w:rsidRPr="00901439">
        <w:rPr>
          <w:rFonts w:ascii="Verdana" w:hAnsi="Verdana"/>
          <w:color w:val="000000"/>
        </w:rPr>
        <w:t>To accept jobs from client.</w:t>
      </w:r>
    </w:p>
    <w:p w:rsidR="00815623" w:rsidRPr="00901439" w:rsidRDefault="00815623" w:rsidP="00566CFA">
      <w:pPr>
        <w:numPr>
          <w:ilvl w:val="0"/>
          <w:numId w:val="31"/>
        </w:numPr>
        <w:shd w:val="clear" w:color="auto" w:fill="FFFFFF"/>
        <w:spacing w:before="45" w:after="100" w:afterAutospacing="1" w:line="240" w:lineRule="auto"/>
        <w:rPr>
          <w:rFonts w:ascii="Verdana" w:hAnsi="Verdana"/>
          <w:color w:val="000000"/>
        </w:rPr>
      </w:pPr>
      <w:r w:rsidRPr="00901439">
        <w:rPr>
          <w:rFonts w:ascii="Verdana" w:hAnsi="Verdana"/>
          <w:color w:val="000000"/>
        </w:rPr>
        <w:t>To communicate with the NameNode to determine the location of the data.</w:t>
      </w:r>
    </w:p>
    <w:p w:rsidR="00815623" w:rsidRPr="00901439" w:rsidRDefault="00815623" w:rsidP="00566CFA">
      <w:pPr>
        <w:numPr>
          <w:ilvl w:val="0"/>
          <w:numId w:val="31"/>
        </w:numPr>
        <w:shd w:val="clear" w:color="auto" w:fill="FFFFFF"/>
        <w:spacing w:before="45" w:after="100" w:afterAutospacing="1" w:line="240" w:lineRule="auto"/>
        <w:rPr>
          <w:rFonts w:ascii="Verdana" w:hAnsi="Verdana"/>
          <w:color w:val="000000"/>
        </w:rPr>
      </w:pPr>
      <w:r w:rsidRPr="00901439">
        <w:rPr>
          <w:rFonts w:ascii="Verdana" w:hAnsi="Verdana"/>
          <w:color w:val="000000"/>
        </w:rPr>
        <w:t>To locate TaskTracker Nodes with available slots.</w:t>
      </w:r>
    </w:p>
    <w:p w:rsidR="00815623" w:rsidRPr="00901439" w:rsidRDefault="00815623" w:rsidP="00566CFA">
      <w:pPr>
        <w:numPr>
          <w:ilvl w:val="0"/>
          <w:numId w:val="31"/>
        </w:numPr>
        <w:shd w:val="clear" w:color="auto" w:fill="FFFFFF"/>
        <w:spacing w:before="45" w:after="100" w:afterAutospacing="1" w:line="240" w:lineRule="auto"/>
        <w:rPr>
          <w:rFonts w:ascii="Verdana" w:hAnsi="Verdana"/>
          <w:color w:val="000000"/>
        </w:rPr>
      </w:pPr>
      <w:r w:rsidRPr="00901439">
        <w:rPr>
          <w:rFonts w:ascii="Verdana" w:hAnsi="Verdana"/>
          <w:color w:val="000000"/>
        </w:rPr>
        <w:t>To submit the work to the chosen TaskTracker node and monitors progress of each tasks.</w:t>
      </w:r>
    </w:p>
    <w:p w:rsidR="00815623" w:rsidRPr="00901439" w:rsidRDefault="001D1401" w:rsidP="00815623">
      <w:pPr>
        <w:spacing w:before="0" w:after="0"/>
        <w:rPr>
          <w:rFonts w:ascii="Times New Roman" w:hAnsi="Times New Roman"/>
          <w:sz w:val="24"/>
          <w:szCs w:val="24"/>
        </w:rPr>
      </w:pPr>
      <w:r>
        <w:pict>
          <v:rect id="_x0000_i1033"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5" w:name="_Toc481554890"/>
      <w:r w:rsidRPr="00901439">
        <w:rPr>
          <w:rFonts w:ascii="Helvetica" w:hAnsi="Helvetica" w:cs="Helvetica"/>
          <w:bCs/>
          <w:color w:val="610B4B"/>
          <w:sz w:val="32"/>
          <w:szCs w:val="32"/>
        </w:rPr>
        <w:t>10) Define TaskTracker.</w:t>
      </w:r>
      <w:bookmarkEnd w:id="435"/>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TaskTracker is a node in the cluster that accepts tasks like MapReduce and Shuffle operations from a JobTracker.</w:t>
      </w:r>
    </w:p>
    <w:p w:rsidR="00815623" w:rsidRPr="00901439" w:rsidRDefault="001D1401" w:rsidP="00815623">
      <w:pPr>
        <w:rPr>
          <w:rFonts w:ascii="Times New Roman" w:hAnsi="Times New Roman"/>
          <w:sz w:val="24"/>
          <w:szCs w:val="24"/>
        </w:rPr>
      </w:pPr>
      <w:r>
        <w:pict>
          <v:rect id="_x0000_i1034"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6" w:name="_Toc481554891"/>
      <w:r w:rsidRPr="00901439">
        <w:rPr>
          <w:rFonts w:ascii="Helvetica" w:hAnsi="Helvetica" w:cs="Helvetica"/>
          <w:bCs/>
          <w:color w:val="610B4B"/>
          <w:sz w:val="32"/>
          <w:szCs w:val="32"/>
        </w:rPr>
        <w:t>11) What is Map/Reduce job in Hadoop?</w:t>
      </w:r>
      <w:bookmarkEnd w:id="436"/>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Map/Reduce is programming paradigm which is used to allow massive scalability across the thousands of server.</w:t>
      </w:r>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Actually MapReduce refers two different and distinct tasks that Hadoop performs. In the first step maps jobs which takes the set of data and converts it into another set of data and in the second step, Reduce job. It takes the output from the map as input and compress those data tuples into smaller set of tuples.</w:t>
      </w:r>
    </w:p>
    <w:p w:rsidR="00815623" w:rsidRPr="00901439" w:rsidRDefault="001D1401" w:rsidP="00815623">
      <w:pPr>
        <w:rPr>
          <w:rFonts w:ascii="Times New Roman" w:hAnsi="Times New Roman"/>
          <w:sz w:val="24"/>
          <w:szCs w:val="24"/>
        </w:rPr>
      </w:pPr>
      <w:r>
        <w:pict>
          <v:rect id="_x0000_i1035"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7" w:name="_Toc481554892"/>
      <w:r w:rsidRPr="00901439">
        <w:rPr>
          <w:rFonts w:ascii="Helvetica" w:hAnsi="Helvetica" w:cs="Helvetica"/>
          <w:bCs/>
          <w:color w:val="610B4B"/>
          <w:sz w:val="32"/>
          <w:szCs w:val="32"/>
        </w:rPr>
        <w:lastRenderedPageBreak/>
        <w:t>12) What is Hadoop Streaming?</w:t>
      </w:r>
      <w:bookmarkEnd w:id="437"/>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Hadoop streaming is a utility which allows you to create and run map/reduce job. It is a generic API that allows programs written in any languages to be used as Hadoop mapper.</w:t>
      </w:r>
    </w:p>
    <w:p w:rsidR="00815623" w:rsidRPr="00901439" w:rsidRDefault="001D1401" w:rsidP="00815623">
      <w:pPr>
        <w:rPr>
          <w:rFonts w:ascii="Times New Roman" w:hAnsi="Times New Roman"/>
          <w:sz w:val="24"/>
          <w:szCs w:val="24"/>
        </w:rPr>
      </w:pPr>
      <w:r>
        <w:pict>
          <v:rect id="_x0000_i1036"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8" w:name="_Toc481554893"/>
      <w:r w:rsidRPr="00901439">
        <w:rPr>
          <w:rFonts w:ascii="Helvetica" w:hAnsi="Helvetica" w:cs="Helvetica"/>
          <w:bCs/>
          <w:color w:val="610B4B"/>
          <w:sz w:val="32"/>
          <w:szCs w:val="32"/>
        </w:rPr>
        <w:t>13) What is a combiner in Hadoop?</w:t>
      </w:r>
      <w:bookmarkEnd w:id="438"/>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A Combiner is a mini-reduce process which operates only on data generated by a Mapper. When Mapper emits the data, combiner receives it as input and sends the output to reducer.</w:t>
      </w:r>
    </w:p>
    <w:p w:rsidR="00815623" w:rsidRPr="00901439" w:rsidRDefault="001D1401" w:rsidP="00815623">
      <w:pPr>
        <w:rPr>
          <w:rFonts w:ascii="Times New Roman" w:hAnsi="Times New Roman"/>
          <w:sz w:val="24"/>
          <w:szCs w:val="24"/>
        </w:rPr>
      </w:pPr>
      <w:r>
        <w:pict>
          <v:rect id="_x0000_i1037"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39" w:name="_Toc481554894"/>
      <w:r w:rsidRPr="00901439">
        <w:rPr>
          <w:rFonts w:ascii="Helvetica" w:hAnsi="Helvetica" w:cs="Helvetica"/>
          <w:bCs/>
          <w:color w:val="610B4B"/>
          <w:sz w:val="32"/>
          <w:szCs w:val="32"/>
        </w:rPr>
        <w:t>14) Is it necessary to know java to learn Hadoop?</w:t>
      </w:r>
      <w:bookmarkEnd w:id="439"/>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If you have a background in any programming language like C, C++, PHP, Python, Java etc. It may be really helpful, but if you are nil in java, it is necessary to learn Java and also get the basic knowledge of SQL.</w:t>
      </w:r>
    </w:p>
    <w:p w:rsidR="00815623" w:rsidRPr="00901439" w:rsidRDefault="001D1401" w:rsidP="00815623">
      <w:pPr>
        <w:rPr>
          <w:rFonts w:ascii="Times New Roman" w:hAnsi="Times New Roman"/>
          <w:sz w:val="24"/>
          <w:szCs w:val="24"/>
        </w:rPr>
      </w:pPr>
      <w:r>
        <w:pict>
          <v:rect id="_x0000_i1038"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0" w:name="_Toc481554895"/>
      <w:r w:rsidRPr="00901439">
        <w:rPr>
          <w:rFonts w:ascii="Helvetica" w:hAnsi="Helvetica" w:cs="Helvetica"/>
          <w:bCs/>
          <w:color w:val="610B4B"/>
          <w:sz w:val="32"/>
          <w:szCs w:val="32"/>
        </w:rPr>
        <w:t>15) How to debug Hadoop code?</w:t>
      </w:r>
      <w:bookmarkEnd w:id="440"/>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There are many ways to debug Hadoop codes but the most popular methods are:</w:t>
      </w:r>
    </w:p>
    <w:p w:rsidR="00815623" w:rsidRPr="00901439" w:rsidRDefault="00815623" w:rsidP="00566CFA">
      <w:pPr>
        <w:numPr>
          <w:ilvl w:val="0"/>
          <w:numId w:val="32"/>
        </w:numPr>
        <w:shd w:val="clear" w:color="auto" w:fill="FFFFFF"/>
        <w:spacing w:before="45" w:after="100" w:afterAutospacing="1" w:line="240" w:lineRule="auto"/>
        <w:rPr>
          <w:rFonts w:ascii="Verdana" w:hAnsi="Verdana"/>
          <w:color w:val="000000"/>
        </w:rPr>
      </w:pPr>
      <w:r w:rsidRPr="00901439">
        <w:rPr>
          <w:rFonts w:ascii="Verdana" w:hAnsi="Verdana"/>
          <w:color w:val="000000"/>
        </w:rPr>
        <w:t>By using Counters.</w:t>
      </w:r>
    </w:p>
    <w:p w:rsidR="00815623" w:rsidRPr="00901439" w:rsidRDefault="00815623" w:rsidP="00566CFA">
      <w:pPr>
        <w:numPr>
          <w:ilvl w:val="0"/>
          <w:numId w:val="32"/>
        </w:numPr>
        <w:shd w:val="clear" w:color="auto" w:fill="FFFFFF"/>
        <w:spacing w:before="45" w:after="100" w:afterAutospacing="1" w:line="240" w:lineRule="auto"/>
        <w:rPr>
          <w:rFonts w:ascii="Verdana" w:hAnsi="Verdana"/>
          <w:color w:val="000000"/>
        </w:rPr>
      </w:pPr>
      <w:r w:rsidRPr="00901439">
        <w:rPr>
          <w:rFonts w:ascii="Verdana" w:hAnsi="Verdana"/>
          <w:color w:val="000000"/>
        </w:rPr>
        <w:t>By web interface provided by Hadoop framework.</w:t>
      </w:r>
    </w:p>
    <w:p w:rsidR="00815623" w:rsidRPr="00901439" w:rsidRDefault="001D1401" w:rsidP="00815623">
      <w:pPr>
        <w:spacing w:before="0" w:after="0"/>
        <w:rPr>
          <w:rFonts w:ascii="Times New Roman" w:hAnsi="Times New Roman"/>
          <w:sz w:val="24"/>
          <w:szCs w:val="24"/>
        </w:rPr>
      </w:pPr>
      <w:r>
        <w:pict>
          <v:rect id="_x0000_i1039"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1" w:name="_Toc481554896"/>
      <w:r w:rsidRPr="00901439">
        <w:rPr>
          <w:rFonts w:ascii="Helvetica" w:hAnsi="Helvetica" w:cs="Helvetica"/>
          <w:bCs/>
          <w:color w:val="610B4B"/>
          <w:sz w:val="32"/>
          <w:szCs w:val="32"/>
        </w:rPr>
        <w:t>16) Is it possible to provide multiple inputs to Hadoop? If yes, explain.</w:t>
      </w:r>
      <w:bookmarkEnd w:id="441"/>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Yes, It is possible. The input format class provides methods to insert multiple directories as input to a Hadoop job.</w:t>
      </w:r>
    </w:p>
    <w:p w:rsidR="00815623" w:rsidRPr="00901439" w:rsidRDefault="001D1401" w:rsidP="00815623">
      <w:pPr>
        <w:rPr>
          <w:rFonts w:ascii="Times New Roman" w:hAnsi="Times New Roman"/>
          <w:sz w:val="24"/>
          <w:szCs w:val="24"/>
        </w:rPr>
      </w:pPr>
      <w:r>
        <w:pict>
          <v:rect id="_x0000_i1040"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2" w:name="_Toc481554897"/>
      <w:r w:rsidRPr="00901439">
        <w:rPr>
          <w:rFonts w:ascii="Helvetica" w:hAnsi="Helvetica" w:cs="Helvetica"/>
          <w:bCs/>
          <w:color w:val="610B4B"/>
          <w:sz w:val="32"/>
          <w:szCs w:val="32"/>
        </w:rPr>
        <w:lastRenderedPageBreak/>
        <w:t>17) What is the relation between job and task in Hadoop?</w:t>
      </w:r>
      <w:bookmarkEnd w:id="442"/>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In Hadoop, A job is divided into multiple small parts known as task.</w:t>
      </w:r>
    </w:p>
    <w:p w:rsidR="00815623" w:rsidRPr="00901439" w:rsidRDefault="001D1401" w:rsidP="00815623">
      <w:pPr>
        <w:rPr>
          <w:rFonts w:ascii="Times New Roman" w:hAnsi="Times New Roman"/>
          <w:sz w:val="24"/>
          <w:szCs w:val="24"/>
        </w:rPr>
      </w:pPr>
      <w:r>
        <w:pict>
          <v:rect id="_x0000_i1041"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3" w:name="_Toc481554898"/>
      <w:r w:rsidRPr="00901439">
        <w:rPr>
          <w:rFonts w:ascii="Helvetica" w:hAnsi="Helvetica" w:cs="Helvetica"/>
          <w:bCs/>
          <w:color w:val="610B4B"/>
          <w:sz w:val="32"/>
          <w:szCs w:val="32"/>
        </w:rPr>
        <w:t>18) What is distributed cache in Hadoop?</w:t>
      </w:r>
      <w:bookmarkEnd w:id="443"/>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Distributed cache is a facility provided by MapReduce Framework. It is provided to cache files (text, archives etc.) at the time of execution of the job. The Framework copies the necessary files to the slave node before the execution of any task at that node.</w:t>
      </w:r>
    </w:p>
    <w:p w:rsidR="00815623" w:rsidRPr="00901439" w:rsidRDefault="001D1401" w:rsidP="00815623">
      <w:pPr>
        <w:rPr>
          <w:rFonts w:ascii="Times New Roman" w:hAnsi="Times New Roman"/>
          <w:sz w:val="24"/>
          <w:szCs w:val="24"/>
        </w:rPr>
      </w:pPr>
      <w:r>
        <w:pict>
          <v:rect id="_x0000_i1042"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4" w:name="_Toc481554899"/>
      <w:r w:rsidRPr="00901439">
        <w:rPr>
          <w:rFonts w:ascii="Helvetica" w:hAnsi="Helvetica" w:cs="Helvetica"/>
          <w:bCs/>
          <w:color w:val="610B4B"/>
          <w:sz w:val="32"/>
          <w:szCs w:val="32"/>
        </w:rPr>
        <w:t>19) What commands are used to see all jobs running in the Hadoop cluster and kill a job in LINUX?</w:t>
      </w:r>
      <w:bookmarkEnd w:id="444"/>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Hadoop job - list</w:t>
      </w:r>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Hadoop job - kill jobID</w:t>
      </w:r>
    </w:p>
    <w:p w:rsidR="00815623" w:rsidRPr="00901439" w:rsidRDefault="001D1401" w:rsidP="00815623">
      <w:pPr>
        <w:rPr>
          <w:rFonts w:ascii="Times New Roman" w:hAnsi="Times New Roman"/>
          <w:sz w:val="24"/>
          <w:szCs w:val="24"/>
        </w:rPr>
      </w:pPr>
      <w:r>
        <w:pict>
          <v:rect id="_x0000_i1043"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5" w:name="_Toc481554900"/>
      <w:r w:rsidRPr="00901439">
        <w:rPr>
          <w:rFonts w:ascii="Helvetica" w:hAnsi="Helvetica" w:cs="Helvetica"/>
          <w:bCs/>
          <w:color w:val="610B4B"/>
          <w:sz w:val="32"/>
          <w:szCs w:val="32"/>
        </w:rPr>
        <w:t>20) What is the functionality of JobTracker in Hadoop? How many instances of a JobTracker run on Hadoop cluster?</w:t>
      </w:r>
      <w:bookmarkEnd w:id="445"/>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JobTracker is a giant service which is used to submit and track MapReduce jobs in Hadoop. Only one JobTracker process runs on any Hadoop cluster. JobTracker runs it within its own JVM process.</w:t>
      </w:r>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Functionalities of JobTracker in Hadoop:</w:t>
      </w:r>
    </w:p>
    <w:p w:rsidR="00815623" w:rsidRPr="00901439" w:rsidRDefault="00815623" w:rsidP="00566CFA">
      <w:pPr>
        <w:numPr>
          <w:ilvl w:val="0"/>
          <w:numId w:val="33"/>
        </w:numPr>
        <w:shd w:val="clear" w:color="auto" w:fill="FFFFFF"/>
        <w:spacing w:before="45" w:after="100" w:afterAutospacing="1" w:line="240" w:lineRule="auto"/>
        <w:rPr>
          <w:rFonts w:ascii="Verdana" w:hAnsi="Verdana"/>
          <w:color w:val="000000"/>
        </w:rPr>
      </w:pPr>
      <w:r w:rsidRPr="00901439">
        <w:rPr>
          <w:rFonts w:ascii="Verdana" w:hAnsi="Verdana"/>
          <w:color w:val="000000"/>
        </w:rPr>
        <w:t>When client application submits jobs to the JobTracker, the JobTracker talks to the NameNode to find the location of the data.</w:t>
      </w:r>
    </w:p>
    <w:p w:rsidR="00815623" w:rsidRPr="00901439" w:rsidRDefault="00815623" w:rsidP="00566CFA">
      <w:pPr>
        <w:numPr>
          <w:ilvl w:val="0"/>
          <w:numId w:val="33"/>
        </w:numPr>
        <w:shd w:val="clear" w:color="auto" w:fill="FFFFFF"/>
        <w:spacing w:before="45" w:after="100" w:afterAutospacing="1" w:line="240" w:lineRule="auto"/>
        <w:rPr>
          <w:rFonts w:ascii="Verdana" w:hAnsi="Verdana"/>
          <w:color w:val="000000"/>
        </w:rPr>
      </w:pPr>
      <w:r w:rsidRPr="00901439">
        <w:rPr>
          <w:rFonts w:ascii="Verdana" w:hAnsi="Verdana"/>
          <w:color w:val="000000"/>
        </w:rPr>
        <w:t>It locates TaskTracker nodes with available slots for data.</w:t>
      </w:r>
    </w:p>
    <w:p w:rsidR="00815623" w:rsidRPr="00901439" w:rsidRDefault="00815623" w:rsidP="00566CFA">
      <w:pPr>
        <w:numPr>
          <w:ilvl w:val="0"/>
          <w:numId w:val="33"/>
        </w:numPr>
        <w:shd w:val="clear" w:color="auto" w:fill="FFFFFF"/>
        <w:spacing w:before="45" w:after="100" w:afterAutospacing="1" w:line="240" w:lineRule="auto"/>
        <w:rPr>
          <w:rFonts w:ascii="Verdana" w:hAnsi="Verdana"/>
          <w:color w:val="000000"/>
        </w:rPr>
      </w:pPr>
      <w:r w:rsidRPr="00901439">
        <w:rPr>
          <w:rFonts w:ascii="Verdana" w:hAnsi="Verdana"/>
          <w:color w:val="000000"/>
        </w:rPr>
        <w:t>It assigns the work to the chosen TaskTracker nodes.</w:t>
      </w:r>
    </w:p>
    <w:p w:rsidR="00815623" w:rsidRPr="00901439" w:rsidRDefault="00815623" w:rsidP="00566CFA">
      <w:pPr>
        <w:numPr>
          <w:ilvl w:val="0"/>
          <w:numId w:val="33"/>
        </w:numPr>
        <w:shd w:val="clear" w:color="auto" w:fill="FFFFFF"/>
        <w:spacing w:before="45" w:after="100" w:afterAutospacing="1" w:line="240" w:lineRule="auto"/>
        <w:rPr>
          <w:rFonts w:ascii="Verdana" w:hAnsi="Verdana"/>
          <w:color w:val="000000"/>
        </w:rPr>
      </w:pPr>
      <w:r w:rsidRPr="00901439">
        <w:rPr>
          <w:rFonts w:ascii="Verdana" w:hAnsi="Verdana"/>
          <w:color w:val="000000"/>
        </w:rPr>
        <w:lastRenderedPageBreak/>
        <w:t>The TaskTracker nodes are responsible to notify the JobTracker when a task fails and then JobTracker decides what to do then. It may resubmit the task on another node or it may mark that task to avoid.</w:t>
      </w:r>
    </w:p>
    <w:p w:rsidR="00815623" w:rsidRPr="00901439" w:rsidRDefault="001D1401" w:rsidP="00815623">
      <w:pPr>
        <w:spacing w:before="0" w:after="0"/>
        <w:rPr>
          <w:rFonts w:ascii="Times New Roman" w:hAnsi="Times New Roman"/>
          <w:sz w:val="24"/>
          <w:szCs w:val="24"/>
        </w:rPr>
      </w:pPr>
      <w:r>
        <w:pict>
          <v:rect id="_x0000_i1044"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6" w:name="_Toc481554901"/>
      <w:r w:rsidRPr="00901439">
        <w:rPr>
          <w:rFonts w:ascii="Helvetica" w:hAnsi="Helvetica" w:cs="Helvetica"/>
          <w:bCs/>
          <w:color w:val="610B4B"/>
          <w:sz w:val="32"/>
          <w:szCs w:val="32"/>
        </w:rPr>
        <w:t>21) How JobTracker assign tasks to the TaskTracker?</w:t>
      </w:r>
      <w:bookmarkEnd w:id="446"/>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The TaskTracker periodically sends heartbeat messages to the JobTracker to assure that it is alive. This messages also inform the JobTracker about the number of available slots. This return message updates JobTracker to know about where to schedule task.</w:t>
      </w:r>
    </w:p>
    <w:p w:rsidR="00815623" w:rsidRPr="00901439" w:rsidRDefault="001D1401" w:rsidP="00815623">
      <w:pPr>
        <w:rPr>
          <w:rFonts w:ascii="Times New Roman" w:hAnsi="Times New Roman"/>
          <w:sz w:val="24"/>
          <w:szCs w:val="24"/>
        </w:rPr>
      </w:pPr>
      <w:r>
        <w:pict>
          <v:rect id="_x0000_i1045" style="width:0;height:.75pt" o:hralign="center" o:hrstd="t" o:hrnoshade="t" o:hr="t" fillcolor="#d4d4d4" stroked="f"/>
        </w:pict>
      </w:r>
    </w:p>
    <w:p w:rsidR="00815623" w:rsidRPr="00901439" w:rsidRDefault="00815623" w:rsidP="00815623">
      <w:pPr>
        <w:pStyle w:val="Heading3"/>
        <w:shd w:val="clear" w:color="auto" w:fill="FFFFFF"/>
        <w:spacing w:line="345" w:lineRule="atLeast"/>
        <w:rPr>
          <w:rFonts w:ascii="Helvetica" w:hAnsi="Helvetica" w:cs="Helvetica"/>
          <w:color w:val="610B4B"/>
          <w:sz w:val="32"/>
          <w:szCs w:val="32"/>
        </w:rPr>
      </w:pPr>
      <w:bookmarkStart w:id="447" w:name="_Toc481554902"/>
      <w:r w:rsidRPr="00901439">
        <w:rPr>
          <w:rFonts w:ascii="Helvetica" w:hAnsi="Helvetica" w:cs="Helvetica"/>
          <w:bCs/>
          <w:color w:val="610B4B"/>
          <w:sz w:val="32"/>
          <w:szCs w:val="32"/>
        </w:rPr>
        <w:t>22) Is it necessary to write jobs for Hadoop in Java language?</w:t>
      </w:r>
      <w:bookmarkEnd w:id="447"/>
    </w:p>
    <w:p w:rsidR="00815623" w:rsidRPr="00901439" w:rsidRDefault="00815623" w:rsidP="00815623">
      <w:pPr>
        <w:pStyle w:val="NormalWeb"/>
        <w:shd w:val="clear" w:color="auto" w:fill="FFFFFF"/>
        <w:spacing w:line="345" w:lineRule="atLeast"/>
        <w:rPr>
          <w:rFonts w:ascii="Verdana" w:hAnsi="Verdana"/>
          <w:color w:val="000000"/>
          <w:sz w:val="20"/>
          <w:szCs w:val="20"/>
        </w:rPr>
      </w:pPr>
      <w:r w:rsidRPr="00901439">
        <w:rPr>
          <w:rFonts w:ascii="Verdana" w:hAnsi="Verdana"/>
          <w:color w:val="000000"/>
          <w:sz w:val="20"/>
          <w:szCs w:val="20"/>
        </w:rPr>
        <w:t>No, There are many ways to deal with non-java codes. HadoopStreaming allows any shell command to be used as a map or reduce function.</w:t>
      </w:r>
    </w:p>
    <w:p w:rsidR="00815623" w:rsidRPr="00901439" w:rsidRDefault="00815623" w:rsidP="001A43EC">
      <w:pPr>
        <w:pStyle w:val="NormalWeb"/>
        <w:spacing w:before="0" w:beforeAutospacing="0" w:after="0" w:afterAutospacing="0" w:line="480" w:lineRule="atLeast"/>
        <w:textAlignment w:val="baseline"/>
        <w:rPr>
          <w:rFonts w:ascii="Georgia" w:hAnsi="Georgia"/>
          <w:color w:val="232629"/>
          <w:sz w:val="27"/>
          <w:szCs w:val="27"/>
        </w:rPr>
      </w:pPr>
    </w:p>
    <w:p w:rsidR="001A43EC" w:rsidRPr="00901439" w:rsidRDefault="001A43EC" w:rsidP="00371E1D">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p>
    <w:p w:rsidR="00371E1D" w:rsidRPr="00901439" w:rsidRDefault="00371E1D" w:rsidP="00431833">
      <w:pPr>
        <w:pStyle w:val="NormalWeb"/>
        <w:shd w:val="clear" w:color="auto" w:fill="FFFFFF"/>
        <w:spacing w:before="0" w:beforeAutospacing="0" w:after="300" w:afterAutospacing="0" w:line="360" w:lineRule="atLeast"/>
        <w:jc w:val="both"/>
        <w:textAlignment w:val="baseline"/>
        <w:rPr>
          <w:rFonts w:ascii="Helvetica" w:hAnsi="Helvetica" w:cs="Helvetica"/>
          <w:color w:val="666666"/>
        </w:rPr>
      </w:pPr>
    </w:p>
    <w:p w:rsidR="00431833" w:rsidRPr="00901439" w:rsidRDefault="00431833" w:rsidP="006C2987"/>
    <w:sectPr w:rsidR="00431833" w:rsidRPr="00901439" w:rsidSect="004A3652">
      <w:headerReference w:type="default" r:id="rId104"/>
      <w:footerReference w:type="even" r:id="rId105"/>
      <w:footerReference w:type="default" r:id="rId106"/>
      <w:headerReference w:type="first" r:id="rId107"/>
      <w:footerReference w:type="first" r:id="rId108"/>
      <w:pgSz w:w="11906" w:h="16838" w:code="9"/>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C70" w:rsidRDefault="00AD5C70" w:rsidP="00FD3460">
      <w:r>
        <w:separator/>
      </w:r>
    </w:p>
  </w:endnote>
  <w:endnote w:type="continuationSeparator" w:id="1">
    <w:p w:rsidR="00AD5C70" w:rsidRDefault="00AD5C70" w:rsidP="00FD34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KaiTi_GB2312">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PAHBB M+ Helvetica">
    <w:altName w:val="Helvetica"/>
    <w:panose1 w:val="00000000000000000000"/>
    <w:charset w:val="00"/>
    <w:family w:val="swiss"/>
    <w:notTrueType/>
    <w:pitch w:val="default"/>
    <w:sig w:usb0="00000003" w:usb1="00000000" w:usb2="00000000" w:usb3="00000000" w:csb0="00000001" w:csb1="00000000"/>
  </w:font>
  <w:font w:name="AMHPA A+ Helvetica">
    <w:altName w:val="Helvetica"/>
    <w:panose1 w:val="00000000000000000000"/>
    <w:charset w:val="00"/>
    <w:family w:val="swiss"/>
    <w:notTrueType/>
    <w:pitch w:val="default"/>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MIBA L+ Zapf Dingbats">
    <w:altName w:val="MS Mincho"/>
    <w:panose1 w:val="00000000000000000000"/>
    <w:charset w:val="80"/>
    <w:family w:val="auto"/>
    <w:notTrueType/>
    <w:pitch w:val="default"/>
    <w:sig w:usb0="00000000" w:usb1="08070000" w:usb2="00000010" w:usb3="00000000" w:csb0="00020000" w:csb1="00000000"/>
  </w:font>
  <w:font w:name="AMHPB C+ Helvetica">
    <w:altName w:val="Helvetic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Bold">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Italic">
    <w:panose1 w:val="00000000000000000000"/>
    <w:charset w:val="00"/>
    <w:family w:val="swiss"/>
    <w:notTrueType/>
    <w:pitch w:val="default"/>
    <w:sig w:usb0="00000003" w:usb1="00000000" w:usb2="00000000" w:usb3="00000000" w:csb0="00000001" w:csb1="00000000"/>
  </w:font>
  <w:font w:name="Calibri,BoldItalic">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230" w:rsidRDefault="001D1401" w:rsidP="00720252">
    <w:pPr>
      <w:pStyle w:val="Footer"/>
      <w:jc w:val="center"/>
    </w:pPr>
    <w:fldSimple w:instr=" DOCPROPERTY &quot;aliashDocumentMarking&quot; \* MERGEFORMAT ">
      <w:r w:rsidR="003D4230" w:rsidRPr="00E94EA9">
        <w:rPr>
          <w:b/>
          <w:bCs/>
        </w:rPr>
        <w:t>For internal use only</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230" w:rsidRPr="004A3652" w:rsidRDefault="003D4230" w:rsidP="004A3652">
    <w:pPr>
      <w:pStyle w:val="Footer"/>
      <w:pBdr>
        <w:top w:val="single" w:sz="4" w:space="1" w:color="4F81BD" w:themeColor="accent1"/>
      </w:pBdr>
      <w:tabs>
        <w:tab w:val="clear" w:pos="4320"/>
        <w:tab w:val="clear" w:pos="8640"/>
        <w:tab w:val="right" w:pos="9360"/>
      </w:tabs>
      <w:ind w:left="0" w:hanging="90"/>
      <w:rPr>
        <w:rFonts w:asciiTheme="minorHAnsi" w:hAnsiTheme="minorHAnsi"/>
      </w:rPr>
    </w:pPr>
    <w:r>
      <w:rPr>
        <w:rFonts w:asciiTheme="minorHAnsi" w:eastAsia="Times New Roman" w:hAnsiTheme="minorHAnsi" w:cs="Times New Roman"/>
        <w:sz w:val="18"/>
        <w:szCs w:val="24"/>
        <w:lang w:eastAsia="en-GB" w:bidi="ar-SA"/>
      </w:rPr>
      <w:t>Hadoop</w:t>
    </w:r>
    <w:r w:rsidRPr="009265D6">
      <w:rPr>
        <w:rFonts w:asciiTheme="minorHAnsi" w:hAnsiTheme="minorHAnsi"/>
      </w:rPr>
      <w:tab/>
      <w:t xml:space="preserve"> Page </w:t>
    </w:r>
    <w:r w:rsidR="001D1401" w:rsidRPr="009265D6">
      <w:rPr>
        <w:rFonts w:asciiTheme="minorHAnsi" w:hAnsiTheme="minorHAnsi"/>
      </w:rPr>
      <w:fldChar w:fldCharType="begin"/>
    </w:r>
    <w:r w:rsidRPr="009265D6">
      <w:rPr>
        <w:rFonts w:asciiTheme="minorHAnsi" w:hAnsiTheme="minorHAnsi"/>
      </w:rPr>
      <w:instrText xml:space="preserve"> PAGE </w:instrText>
    </w:r>
    <w:r w:rsidR="001D1401" w:rsidRPr="009265D6">
      <w:rPr>
        <w:rFonts w:asciiTheme="minorHAnsi" w:hAnsiTheme="minorHAnsi"/>
      </w:rPr>
      <w:fldChar w:fldCharType="separate"/>
    </w:r>
    <w:r w:rsidR="009B5A76">
      <w:rPr>
        <w:rFonts w:asciiTheme="minorHAnsi" w:hAnsiTheme="minorHAnsi"/>
        <w:noProof/>
      </w:rPr>
      <w:t>15</w:t>
    </w:r>
    <w:r w:rsidR="001D1401" w:rsidRPr="009265D6">
      <w:rPr>
        <w:rFonts w:asciiTheme="minorHAnsi" w:hAnsiTheme="minorHAnsi"/>
      </w:rPr>
      <w:fldChar w:fldCharType="end"/>
    </w:r>
    <w:r w:rsidRPr="009265D6">
      <w:rPr>
        <w:rFonts w:asciiTheme="minorHAnsi" w:hAnsiTheme="minorHAnsi"/>
      </w:rPr>
      <w:t xml:space="preserve"> of </w:t>
    </w:r>
    <w:r w:rsidR="001D1401" w:rsidRPr="009265D6">
      <w:rPr>
        <w:rFonts w:asciiTheme="minorHAnsi" w:hAnsiTheme="minorHAnsi"/>
      </w:rPr>
      <w:fldChar w:fldCharType="begin"/>
    </w:r>
    <w:r w:rsidRPr="009265D6">
      <w:rPr>
        <w:rFonts w:asciiTheme="minorHAnsi" w:hAnsiTheme="minorHAnsi"/>
      </w:rPr>
      <w:instrText xml:space="preserve"> NUMPAGES  </w:instrText>
    </w:r>
    <w:r w:rsidR="001D1401" w:rsidRPr="009265D6">
      <w:rPr>
        <w:rFonts w:asciiTheme="minorHAnsi" w:hAnsiTheme="minorHAnsi"/>
      </w:rPr>
      <w:fldChar w:fldCharType="separate"/>
    </w:r>
    <w:r w:rsidR="009B5A76">
      <w:rPr>
        <w:rFonts w:asciiTheme="minorHAnsi" w:hAnsiTheme="minorHAnsi"/>
        <w:noProof/>
      </w:rPr>
      <w:t>210</w:t>
    </w:r>
    <w:r w:rsidR="001D1401" w:rsidRPr="009265D6">
      <w:rPr>
        <w:rFonts w:asciiTheme="minorHAnsi" w:hAnsiTheme="minorHAns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230" w:rsidRDefault="003D4230" w:rsidP="0072025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C70" w:rsidRDefault="00AD5C70" w:rsidP="00FD3460">
      <w:r>
        <w:separator/>
      </w:r>
    </w:p>
  </w:footnote>
  <w:footnote w:type="continuationSeparator" w:id="1">
    <w:p w:rsidR="00AD5C70" w:rsidRDefault="00AD5C70" w:rsidP="00FD34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230" w:rsidRDefault="003D4230" w:rsidP="00BD3F58">
    <w:pPr>
      <w:pBdr>
        <w:bottom w:val="single" w:sz="4" w:space="0" w:color="auto"/>
      </w:pBdr>
      <w:tabs>
        <w:tab w:val="center" w:pos="4680"/>
      </w:tabs>
      <w:spacing w:before="0" w:after="0" w:line="240" w:lineRule="auto"/>
      <w:rPr>
        <w:rFonts w:eastAsiaTheme="minorHAnsi"/>
        <w:sz w:val="6"/>
        <w:szCs w:val="6"/>
        <w:lang w:bidi="ar-SA"/>
      </w:rPr>
    </w:pPr>
  </w:p>
  <w:p w:rsidR="003D4230" w:rsidRPr="0006047A" w:rsidRDefault="003D4230" w:rsidP="00BD3F58">
    <w:pPr>
      <w:pBdr>
        <w:bottom w:val="single" w:sz="4" w:space="0" w:color="auto"/>
      </w:pBdr>
      <w:tabs>
        <w:tab w:val="center" w:pos="4680"/>
      </w:tabs>
      <w:spacing w:before="0" w:after="0" w:line="240" w:lineRule="auto"/>
      <w:rPr>
        <w:rFonts w:eastAsiaTheme="minorHAnsi"/>
        <w:sz w:val="6"/>
        <w:szCs w:val="6"/>
        <w:lang w:bidi="ar-SA"/>
      </w:rPr>
    </w:pPr>
    <w:r>
      <w:rPr>
        <w:rFonts w:eastAsiaTheme="minorHAnsi"/>
        <w:sz w:val="6"/>
        <w:szCs w:val="6"/>
        <w:lang w:bidi="ar-SA"/>
      </w:rPr>
      <w:t>Z</w:t>
    </w:r>
    <w:r w:rsidRPr="00ED739C">
      <w:rPr>
        <w:rFonts w:eastAsiaTheme="minorHAnsi"/>
        <w:sz w:val="6"/>
        <w:szCs w:val="6"/>
        <w:lang w:bidi="ar-SA"/>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230" w:rsidRPr="00BD3F58" w:rsidRDefault="003D4230" w:rsidP="00BD3F58">
    <w:pPr>
      <w:rPr>
        <w:rFonts w:cs="Arial"/>
        <w:b/>
        <w:spacing w:val="-10"/>
        <w:kern w:val="20"/>
        <w:sz w:val="32"/>
        <w:szCs w:val="32"/>
      </w:rPr>
    </w:pPr>
    <w:r>
      <w:rPr>
        <w:rFonts w:cs="Arial"/>
        <w:color w:val="0018A8"/>
        <w:spacing w:val="-10"/>
        <w:kern w:val="20"/>
        <w:sz w:val="32"/>
        <w:szCs w:val="32"/>
      </w:rPr>
      <w:t>Hadoop Learning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3A80542"/>
    <w:lvl w:ilvl="0">
      <w:start w:val="1"/>
      <w:numFmt w:val="decimal"/>
      <w:pStyle w:val="Normal-Indent"/>
      <w:lvlText w:val="%1."/>
      <w:lvlJc w:val="left"/>
      <w:pPr>
        <w:tabs>
          <w:tab w:val="num" w:pos="360"/>
        </w:tabs>
        <w:ind w:left="360" w:hanging="360"/>
      </w:pPr>
    </w:lvl>
  </w:abstractNum>
  <w:abstractNum w:abstractNumId="1">
    <w:nsid w:val="009B70DF"/>
    <w:multiLevelType w:val="hybridMultilevel"/>
    <w:tmpl w:val="4E64BB32"/>
    <w:lvl w:ilvl="0" w:tplc="22D8080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nsid w:val="02687257"/>
    <w:multiLevelType w:val="multilevel"/>
    <w:tmpl w:val="892E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B61120"/>
    <w:multiLevelType w:val="hybridMultilevel"/>
    <w:tmpl w:val="3482C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142966"/>
    <w:multiLevelType w:val="multilevel"/>
    <w:tmpl w:val="CFB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212854"/>
    <w:multiLevelType w:val="hybridMultilevel"/>
    <w:tmpl w:val="AC606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4417A"/>
    <w:multiLevelType w:val="hybridMultilevel"/>
    <w:tmpl w:val="38E643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561145"/>
    <w:multiLevelType w:val="hybridMultilevel"/>
    <w:tmpl w:val="BE44BDF0"/>
    <w:lvl w:ilvl="0" w:tplc="3AB25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F66EC9"/>
    <w:multiLevelType w:val="multilevel"/>
    <w:tmpl w:val="8982C054"/>
    <w:lvl w:ilvl="0">
      <w:start w:val="1"/>
      <w:numFmt w:val="none"/>
      <w:pStyle w:val="NormalIndentBullet"/>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9">
    <w:nsid w:val="05DB4E8E"/>
    <w:multiLevelType w:val="hybridMultilevel"/>
    <w:tmpl w:val="CD4C9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6BD3167"/>
    <w:multiLevelType w:val="hybridMultilevel"/>
    <w:tmpl w:val="9B604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874BF1"/>
    <w:multiLevelType w:val="hybridMultilevel"/>
    <w:tmpl w:val="638EBE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89B63D0"/>
    <w:multiLevelType w:val="hybridMultilevel"/>
    <w:tmpl w:val="C694B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D3340E"/>
    <w:multiLevelType w:val="multilevel"/>
    <w:tmpl w:val="784A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93310CF"/>
    <w:multiLevelType w:val="multilevel"/>
    <w:tmpl w:val="0AC21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A1746C6"/>
    <w:multiLevelType w:val="hybridMultilevel"/>
    <w:tmpl w:val="CB3EA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486FBE"/>
    <w:multiLevelType w:val="hybridMultilevel"/>
    <w:tmpl w:val="5A0CE29A"/>
    <w:lvl w:ilvl="0" w:tplc="0409000B">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0D2E3F54"/>
    <w:multiLevelType w:val="multilevel"/>
    <w:tmpl w:val="7E6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E2A0FF9"/>
    <w:multiLevelType w:val="hybridMultilevel"/>
    <w:tmpl w:val="D30C0F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E6623F5"/>
    <w:multiLevelType w:val="hybridMultilevel"/>
    <w:tmpl w:val="52D88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EA872E8"/>
    <w:multiLevelType w:val="hybridMultilevel"/>
    <w:tmpl w:val="E2A6A5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EE81F3D"/>
    <w:multiLevelType w:val="hybridMultilevel"/>
    <w:tmpl w:val="5156AE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FFB3968"/>
    <w:multiLevelType w:val="hybridMultilevel"/>
    <w:tmpl w:val="336075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178558D"/>
    <w:multiLevelType w:val="multilevel"/>
    <w:tmpl w:val="8C6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2EE67B0"/>
    <w:multiLevelType w:val="multilevel"/>
    <w:tmpl w:val="0AAC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35434FD"/>
    <w:multiLevelType w:val="hybridMultilevel"/>
    <w:tmpl w:val="20D62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4301874"/>
    <w:multiLevelType w:val="hybridMultilevel"/>
    <w:tmpl w:val="C054E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6DA511C"/>
    <w:multiLevelType w:val="multilevel"/>
    <w:tmpl w:val="D90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6EC1941"/>
    <w:multiLevelType w:val="hybridMultilevel"/>
    <w:tmpl w:val="D1BC9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7606406"/>
    <w:multiLevelType w:val="hybridMultilevel"/>
    <w:tmpl w:val="9B72F4EA"/>
    <w:lvl w:ilvl="0" w:tplc="3E60585A">
      <w:start w:val="1"/>
      <w:numFmt w:val="bullet"/>
      <w:pStyle w:val="TableBullet1"/>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nsid w:val="19003792"/>
    <w:multiLevelType w:val="multilevel"/>
    <w:tmpl w:val="39A6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99931AB"/>
    <w:multiLevelType w:val="hybridMultilevel"/>
    <w:tmpl w:val="460C8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C36778B"/>
    <w:multiLevelType w:val="hybridMultilevel"/>
    <w:tmpl w:val="D40C7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1E6257A8"/>
    <w:multiLevelType w:val="hybridMultilevel"/>
    <w:tmpl w:val="E5580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E7A77AE"/>
    <w:multiLevelType w:val="hybridMultilevel"/>
    <w:tmpl w:val="4B78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EAB3079"/>
    <w:multiLevelType w:val="hybridMultilevel"/>
    <w:tmpl w:val="78D2989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6">
    <w:nsid w:val="1EEF5D05"/>
    <w:multiLevelType w:val="hybridMultilevel"/>
    <w:tmpl w:val="8F1CD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F5B217D"/>
    <w:multiLevelType w:val="hybridMultilevel"/>
    <w:tmpl w:val="CAA007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03C5196"/>
    <w:multiLevelType w:val="hybridMultilevel"/>
    <w:tmpl w:val="67CEA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36D538B"/>
    <w:multiLevelType w:val="multilevel"/>
    <w:tmpl w:val="908A7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24713C6C"/>
    <w:multiLevelType w:val="hybridMultilevel"/>
    <w:tmpl w:val="5A307C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4E944D3"/>
    <w:multiLevelType w:val="hybridMultilevel"/>
    <w:tmpl w:val="92D811E4"/>
    <w:lvl w:ilvl="0" w:tplc="EB80196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2">
    <w:nsid w:val="25015CCC"/>
    <w:multiLevelType w:val="hybridMultilevel"/>
    <w:tmpl w:val="91C6E88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25DA5A89"/>
    <w:multiLevelType w:val="hybridMultilevel"/>
    <w:tmpl w:val="42506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6A65E5E"/>
    <w:multiLevelType w:val="hybridMultilevel"/>
    <w:tmpl w:val="A15E0532"/>
    <w:lvl w:ilvl="0" w:tplc="7568B05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5">
    <w:nsid w:val="26DC0B4F"/>
    <w:multiLevelType w:val="multilevel"/>
    <w:tmpl w:val="16EC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3A1DC0"/>
    <w:multiLevelType w:val="hybridMultilevel"/>
    <w:tmpl w:val="D40C7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27F3498F"/>
    <w:multiLevelType w:val="multilevel"/>
    <w:tmpl w:val="4DA0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28947408"/>
    <w:multiLevelType w:val="hybridMultilevel"/>
    <w:tmpl w:val="2CDC6D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9BF3886"/>
    <w:multiLevelType w:val="hybridMultilevel"/>
    <w:tmpl w:val="42480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ADF71BD"/>
    <w:multiLevelType w:val="hybridMultilevel"/>
    <w:tmpl w:val="7D964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BAA48BF"/>
    <w:multiLevelType w:val="hybridMultilevel"/>
    <w:tmpl w:val="096E092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nsid w:val="2CB26D9F"/>
    <w:multiLevelType w:val="hybridMultilevel"/>
    <w:tmpl w:val="8626E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D95662C"/>
    <w:multiLevelType w:val="hybridMultilevel"/>
    <w:tmpl w:val="E89657E4"/>
    <w:lvl w:ilvl="0" w:tplc="AB207E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4">
    <w:nsid w:val="2DA72118"/>
    <w:multiLevelType w:val="multilevel"/>
    <w:tmpl w:val="BDC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2DD502AE"/>
    <w:multiLevelType w:val="hybridMultilevel"/>
    <w:tmpl w:val="F1C004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F033515"/>
    <w:multiLevelType w:val="hybridMultilevel"/>
    <w:tmpl w:val="3EC693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32B21309"/>
    <w:multiLevelType w:val="hybridMultilevel"/>
    <w:tmpl w:val="0E065B1C"/>
    <w:lvl w:ilvl="0" w:tplc="68D8C31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8">
    <w:nsid w:val="330C0F52"/>
    <w:multiLevelType w:val="multilevel"/>
    <w:tmpl w:val="E680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33811E26"/>
    <w:multiLevelType w:val="hybridMultilevel"/>
    <w:tmpl w:val="B06E21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4374FFB"/>
    <w:multiLevelType w:val="hybridMultilevel"/>
    <w:tmpl w:val="126E8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nsid w:val="35C162B0"/>
    <w:multiLevelType w:val="singleLevel"/>
    <w:tmpl w:val="0409000F"/>
    <w:lvl w:ilvl="0">
      <w:start w:val="1"/>
      <w:numFmt w:val="decimal"/>
      <w:pStyle w:val="ListBullet"/>
      <w:lvlText w:val="%1."/>
      <w:lvlJc w:val="left"/>
      <w:pPr>
        <w:tabs>
          <w:tab w:val="num" w:pos="720"/>
        </w:tabs>
        <w:ind w:left="720" w:hanging="360"/>
      </w:pPr>
    </w:lvl>
  </w:abstractNum>
  <w:abstractNum w:abstractNumId="62">
    <w:nsid w:val="36936C55"/>
    <w:multiLevelType w:val="hybridMultilevel"/>
    <w:tmpl w:val="8B7E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8AF53FB"/>
    <w:multiLevelType w:val="hybridMultilevel"/>
    <w:tmpl w:val="0F78D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98449A2"/>
    <w:multiLevelType w:val="hybridMultilevel"/>
    <w:tmpl w:val="603E9BF4"/>
    <w:lvl w:ilvl="0" w:tplc="F5BCC2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39D30662"/>
    <w:multiLevelType w:val="hybridMultilevel"/>
    <w:tmpl w:val="A4B08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ADD73FC"/>
    <w:multiLevelType w:val="hybridMultilevel"/>
    <w:tmpl w:val="D40C7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3AF57AC5"/>
    <w:multiLevelType w:val="multilevel"/>
    <w:tmpl w:val="C11A9072"/>
    <w:lvl w:ilvl="0">
      <w:start w:val="1"/>
      <w:numFmt w:val="bullet"/>
      <w:lvlText w:val=""/>
      <w:lvlJc w:val="left"/>
      <w:pPr>
        <w:ind w:left="360" w:hanging="360"/>
      </w:pPr>
      <w:rPr>
        <w:rFonts w:ascii="Symbol" w:hAnsi="Symbol" w:hint="default"/>
      </w:rPr>
    </w:lvl>
    <w:lvl w:ilvl="1">
      <w:start w:val="1"/>
      <w:numFmt w:val="bullet"/>
      <w:pStyle w:val="Style1"/>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3E3C4AF2"/>
    <w:multiLevelType w:val="multilevel"/>
    <w:tmpl w:val="E54C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F9D361C"/>
    <w:multiLevelType w:val="multilevel"/>
    <w:tmpl w:val="FBD4B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0553447"/>
    <w:multiLevelType w:val="hybridMultilevel"/>
    <w:tmpl w:val="BE10DFEE"/>
    <w:lvl w:ilvl="0" w:tplc="04090001">
      <w:start w:val="1"/>
      <w:numFmt w:val="bullet"/>
      <w:lvlText w:val=""/>
      <w:lvlJc w:val="left"/>
      <w:pPr>
        <w:ind w:left="360" w:hanging="360"/>
      </w:pPr>
      <w:rPr>
        <w:rFonts w:ascii="Symbol" w:hAnsi="Symbol" w:hint="default"/>
      </w:rPr>
    </w:lvl>
    <w:lvl w:ilvl="1" w:tplc="04090003">
      <w:start w:val="1"/>
      <w:numFmt w:val="bullet"/>
      <w:pStyle w:val="obsolete1"/>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1564854"/>
    <w:multiLevelType w:val="hybridMultilevel"/>
    <w:tmpl w:val="AD982B40"/>
    <w:lvl w:ilvl="0" w:tplc="0B16A238">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72">
    <w:nsid w:val="41E00259"/>
    <w:multiLevelType w:val="hybridMultilevel"/>
    <w:tmpl w:val="58FE7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7DD2366"/>
    <w:multiLevelType w:val="hybridMultilevel"/>
    <w:tmpl w:val="FAE2412E"/>
    <w:lvl w:ilvl="0" w:tplc="49582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82046C1"/>
    <w:multiLevelType w:val="multilevel"/>
    <w:tmpl w:val="1A8A9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484E0CBA"/>
    <w:multiLevelType w:val="hybridMultilevel"/>
    <w:tmpl w:val="535C5C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nsid w:val="4A4F7126"/>
    <w:multiLevelType w:val="hybridMultilevel"/>
    <w:tmpl w:val="3F446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FA124D0"/>
    <w:multiLevelType w:val="multilevel"/>
    <w:tmpl w:val="1138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1266B1B"/>
    <w:multiLevelType w:val="hybridMultilevel"/>
    <w:tmpl w:val="E00A5970"/>
    <w:lvl w:ilvl="0" w:tplc="CF1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18A5D09"/>
    <w:multiLevelType w:val="hybridMultilevel"/>
    <w:tmpl w:val="36801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1F26F81"/>
    <w:multiLevelType w:val="singleLevel"/>
    <w:tmpl w:val="05109FB6"/>
    <w:lvl w:ilvl="0">
      <w:start w:val="1"/>
      <w:numFmt w:val="bullet"/>
      <w:pStyle w:val="NormalBulleted"/>
      <w:lvlText w:val=""/>
      <w:lvlJc w:val="left"/>
      <w:pPr>
        <w:tabs>
          <w:tab w:val="num" w:pos="360"/>
        </w:tabs>
        <w:ind w:left="360" w:hanging="360"/>
      </w:pPr>
      <w:rPr>
        <w:rFonts w:ascii="Wingdings" w:hAnsi="Wingdings" w:hint="default"/>
        <w:sz w:val="16"/>
      </w:rPr>
    </w:lvl>
  </w:abstractNum>
  <w:abstractNum w:abstractNumId="81">
    <w:nsid w:val="52735CD2"/>
    <w:multiLevelType w:val="hybridMultilevel"/>
    <w:tmpl w:val="4F5A9C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2792B52"/>
    <w:multiLevelType w:val="hybridMultilevel"/>
    <w:tmpl w:val="EE3AD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31B7E8D"/>
    <w:multiLevelType w:val="hybridMultilevel"/>
    <w:tmpl w:val="D57A5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49760C6"/>
    <w:multiLevelType w:val="hybridMultilevel"/>
    <w:tmpl w:val="9B208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53C1B02"/>
    <w:multiLevelType w:val="hybridMultilevel"/>
    <w:tmpl w:val="81E6E5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5A27664"/>
    <w:multiLevelType w:val="multilevel"/>
    <w:tmpl w:val="42701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56245DB0"/>
    <w:multiLevelType w:val="hybridMultilevel"/>
    <w:tmpl w:val="A3A6C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6D453A4"/>
    <w:multiLevelType w:val="hybridMultilevel"/>
    <w:tmpl w:val="E0780364"/>
    <w:lvl w:ilvl="0" w:tplc="7AC2E7C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9">
    <w:nsid w:val="5796665B"/>
    <w:multiLevelType w:val="hybridMultilevel"/>
    <w:tmpl w:val="3A38F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8754935"/>
    <w:multiLevelType w:val="hybridMultilevel"/>
    <w:tmpl w:val="9AAAF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9734732"/>
    <w:multiLevelType w:val="hybridMultilevel"/>
    <w:tmpl w:val="D570E7F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12C2F3C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9D05A60"/>
    <w:multiLevelType w:val="hybridMultilevel"/>
    <w:tmpl w:val="7F986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9D75A4F"/>
    <w:multiLevelType w:val="hybridMultilevel"/>
    <w:tmpl w:val="9EBE76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5A566B9B"/>
    <w:multiLevelType w:val="hybridMultilevel"/>
    <w:tmpl w:val="A0B48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C5C77C5"/>
    <w:multiLevelType w:val="hybridMultilevel"/>
    <w:tmpl w:val="4942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D2F0ED3"/>
    <w:multiLevelType w:val="hybridMultilevel"/>
    <w:tmpl w:val="7362ED58"/>
    <w:lvl w:ilvl="0" w:tplc="D7DCA04E">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7">
    <w:nsid w:val="6050392E"/>
    <w:multiLevelType w:val="hybridMultilevel"/>
    <w:tmpl w:val="CDC20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066052C"/>
    <w:multiLevelType w:val="hybridMultilevel"/>
    <w:tmpl w:val="23B6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0793E7D"/>
    <w:multiLevelType w:val="hybridMultilevel"/>
    <w:tmpl w:val="9606EEB2"/>
    <w:lvl w:ilvl="0" w:tplc="76C4ADA8">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CED65D50">
      <w:start w:val="1"/>
      <w:numFmt w:val="bullet"/>
      <w:lvlText w:val=""/>
      <w:lvlJc w:val="left"/>
      <w:pPr>
        <w:ind w:left="2689" w:hanging="360"/>
      </w:pPr>
      <w:rPr>
        <w:rFonts w:ascii="Wingdings" w:eastAsia="Times New Roman" w:hAnsi="Wingdings" w:cs="Calibri" w:hint="default"/>
      </w:r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0">
    <w:nsid w:val="61902CF2"/>
    <w:multiLevelType w:val="multilevel"/>
    <w:tmpl w:val="064E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21B71FE"/>
    <w:multiLevelType w:val="hybridMultilevel"/>
    <w:tmpl w:val="6512CCC4"/>
    <w:lvl w:ilvl="0" w:tplc="5FA83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2CA192C"/>
    <w:multiLevelType w:val="hybridMultilevel"/>
    <w:tmpl w:val="ADD41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2D670D1"/>
    <w:multiLevelType w:val="hybridMultilevel"/>
    <w:tmpl w:val="B59A6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6175C20"/>
    <w:multiLevelType w:val="hybridMultilevel"/>
    <w:tmpl w:val="E4C88A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6AE79E6"/>
    <w:multiLevelType w:val="hybridMultilevel"/>
    <w:tmpl w:val="21A2CFD2"/>
    <w:lvl w:ilvl="0" w:tplc="FC04E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67B272D5"/>
    <w:multiLevelType w:val="hybridMultilevel"/>
    <w:tmpl w:val="62A6F9D8"/>
    <w:lvl w:ilvl="0" w:tplc="87844B90">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7">
    <w:nsid w:val="69372296"/>
    <w:multiLevelType w:val="hybridMultilevel"/>
    <w:tmpl w:val="FE92E6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94C5680"/>
    <w:multiLevelType w:val="multilevel"/>
    <w:tmpl w:val="78D8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69A3630D"/>
    <w:multiLevelType w:val="hybridMultilevel"/>
    <w:tmpl w:val="E418F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BD81D88"/>
    <w:multiLevelType w:val="multilevel"/>
    <w:tmpl w:val="F8B6FB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1">
    <w:nsid w:val="6D8C5F7B"/>
    <w:multiLevelType w:val="hybridMultilevel"/>
    <w:tmpl w:val="7818B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D8F65E6"/>
    <w:multiLevelType w:val="hybridMultilevel"/>
    <w:tmpl w:val="E3D2A4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E9D587E"/>
    <w:multiLevelType w:val="hybridMultilevel"/>
    <w:tmpl w:val="B23EAA38"/>
    <w:lvl w:ilvl="0" w:tplc="09BE27F2">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4">
    <w:nsid w:val="6F4456CA"/>
    <w:multiLevelType w:val="multilevel"/>
    <w:tmpl w:val="B48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FD33F74"/>
    <w:multiLevelType w:val="hybridMultilevel"/>
    <w:tmpl w:val="2178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21B49BB"/>
    <w:multiLevelType w:val="multilevel"/>
    <w:tmpl w:val="8FD4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2237907"/>
    <w:multiLevelType w:val="multilevel"/>
    <w:tmpl w:val="B74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56D280E"/>
    <w:multiLevelType w:val="hybridMultilevel"/>
    <w:tmpl w:val="BFBE8C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9">
    <w:nsid w:val="757670E3"/>
    <w:multiLevelType w:val="hybridMultilevel"/>
    <w:tmpl w:val="2828E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A210FDE"/>
    <w:multiLevelType w:val="multilevel"/>
    <w:tmpl w:val="D09A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7A2E7C10"/>
    <w:multiLevelType w:val="multilevel"/>
    <w:tmpl w:val="D898C70E"/>
    <w:lvl w:ilvl="0">
      <w:start w:val="1"/>
      <w:numFmt w:val="decimal"/>
      <w:lvlText w:val="%1."/>
      <w:lvlJc w:val="left"/>
      <w:pPr>
        <w:ind w:left="360" w:hanging="360"/>
      </w:pPr>
      <w:rPr>
        <w:rFonts w:hint="default"/>
      </w:rPr>
    </w:lvl>
    <w:lvl w:ilvl="1">
      <w:start w:val="1"/>
      <w:numFmt w:val="bullet"/>
      <w:pStyle w:val="Requiremen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2">
    <w:nsid w:val="7A363E19"/>
    <w:multiLevelType w:val="hybridMultilevel"/>
    <w:tmpl w:val="D6DC47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A4335A3"/>
    <w:multiLevelType w:val="hybridMultilevel"/>
    <w:tmpl w:val="CC14D46E"/>
    <w:lvl w:ilvl="0" w:tplc="0409000B">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24">
    <w:nsid w:val="7AE6189D"/>
    <w:multiLevelType w:val="hybridMultilevel"/>
    <w:tmpl w:val="FC9A2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B4D1549"/>
    <w:multiLevelType w:val="hybridMultilevel"/>
    <w:tmpl w:val="8B22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C5062C6"/>
    <w:multiLevelType w:val="hybridMultilevel"/>
    <w:tmpl w:val="49CA1C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E084A6E"/>
    <w:multiLevelType w:val="hybridMultilevel"/>
    <w:tmpl w:val="DAE65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E125647"/>
    <w:multiLevelType w:val="hybridMultilevel"/>
    <w:tmpl w:val="865AC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FD84636"/>
    <w:multiLevelType w:val="hybridMultilevel"/>
    <w:tmpl w:val="42480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1"/>
  </w:num>
  <w:num w:numId="3">
    <w:abstractNumId w:val="0"/>
  </w:num>
  <w:num w:numId="4">
    <w:abstractNumId w:val="80"/>
  </w:num>
  <w:num w:numId="5">
    <w:abstractNumId w:val="70"/>
  </w:num>
  <w:num w:numId="6">
    <w:abstractNumId w:val="67"/>
  </w:num>
  <w:num w:numId="7">
    <w:abstractNumId w:val="121"/>
  </w:num>
  <w:num w:numId="8">
    <w:abstractNumId w:val="29"/>
  </w:num>
  <w:num w:numId="9">
    <w:abstractNumId w:val="110"/>
  </w:num>
  <w:num w:numId="10">
    <w:abstractNumId w:val="69"/>
  </w:num>
  <w:num w:numId="11">
    <w:abstractNumId w:val="63"/>
  </w:num>
  <w:num w:numId="12">
    <w:abstractNumId w:val="117"/>
  </w:num>
  <w:num w:numId="13">
    <w:abstractNumId w:val="114"/>
  </w:num>
  <w:num w:numId="14">
    <w:abstractNumId w:val="2"/>
  </w:num>
  <w:num w:numId="15">
    <w:abstractNumId w:val="120"/>
  </w:num>
  <w:num w:numId="16">
    <w:abstractNumId w:val="17"/>
  </w:num>
  <w:num w:numId="17">
    <w:abstractNumId w:val="108"/>
  </w:num>
  <w:num w:numId="18">
    <w:abstractNumId w:val="54"/>
  </w:num>
  <w:num w:numId="19">
    <w:abstractNumId w:val="116"/>
  </w:num>
  <w:num w:numId="20">
    <w:abstractNumId w:val="58"/>
  </w:num>
  <w:num w:numId="21">
    <w:abstractNumId w:val="27"/>
  </w:num>
  <w:num w:numId="22">
    <w:abstractNumId w:val="77"/>
  </w:num>
  <w:num w:numId="23">
    <w:abstractNumId w:val="68"/>
  </w:num>
  <w:num w:numId="24">
    <w:abstractNumId w:val="13"/>
  </w:num>
  <w:num w:numId="25">
    <w:abstractNumId w:val="47"/>
  </w:num>
  <w:num w:numId="26">
    <w:abstractNumId w:val="24"/>
  </w:num>
  <w:num w:numId="27">
    <w:abstractNumId w:val="100"/>
  </w:num>
  <w:num w:numId="28">
    <w:abstractNumId w:val="4"/>
  </w:num>
  <w:num w:numId="29">
    <w:abstractNumId w:val="45"/>
  </w:num>
  <w:num w:numId="30">
    <w:abstractNumId w:val="14"/>
  </w:num>
  <w:num w:numId="31">
    <w:abstractNumId w:val="74"/>
  </w:num>
  <w:num w:numId="32">
    <w:abstractNumId w:val="86"/>
  </w:num>
  <w:num w:numId="33">
    <w:abstractNumId w:val="39"/>
  </w:num>
  <w:num w:numId="34">
    <w:abstractNumId w:val="12"/>
  </w:num>
  <w:num w:numId="35">
    <w:abstractNumId w:val="90"/>
  </w:num>
  <w:num w:numId="36">
    <w:abstractNumId w:val="3"/>
  </w:num>
  <w:num w:numId="37">
    <w:abstractNumId w:val="125"/>
  </w:num>
  <w:num w:numId="38">
    <w:abstractNumId w:val="93"/>
  </w:num>
  <w:num w:numId="39">
    <w:abstractNumId w:val="75"/>
  </w:num>
  <w:num w:numId="40">
    <w:abstractNumId w:val="35"/>
  </w:num>
  <w:num w:numId="41">
    <w:abstractNumId w:val="60"/>
  </w:num>
  <w:num w:numId="42">
    <w:abstractNumId w:val="52"/>
  </w:num>
  <w:num w:numId="43">
    <w:abstractNumId w:val="118"/>
  </w:num>
  <w:num w:numId="44">
    <w:abstractNumId w:val="126"/>
  </w:num>
  <w:num w:numId="45">
    <w:abstractNumId w:val="85"/>
  </w:num>
  <w:num w:numId="46">
    <w:abstractNumId w:val="81"/>
  </w:num>
  <w:num w:numId="47">
    <w:abstractNumId w:val="59"/>
  </w:num>
  <w:num w:numId="48">
    <w:abstractNumId w:val="20"/>
  </w:num>
  <w:num w:numId="49">
    <w:abstractNumId w:val="18"/>
  </w:num>
  <w:num w:numId="50">
    <w:abstractNumId w:val="40"/>
  </w:num>
  <w:num w:numId="51">
    <w:abstractNumId w:val="22"/>
  </w:num>
  <w:num w:numId="52">
    <w:abstractNumId w:val="37"/>
  </w:num>
  <w:num w:numId="53">
    <w:abstractNumId w:val="91"/>
  </w:num>
  <w:num w:numId="54">
    <w:abstractNumId w:val="111"/>
  </w:num>
  <w:num w:numId="55">
    <w:abstractNumId w:val="30"/>
  </w:num>
  <w:num w:numId="56">
    <w:abstractNumId w:val="53"/>
  </w:num>
  <w:num w:numId="57">
    <w:abstractNumId w:val="127"/>
  </w:num>
  <w:num w:numId="58">
    <w:abstractNumId w:val="98"/>
  </w:num>
  <w:num w:numId="59">
    <w:abstractNumId w:val="122"/>
  </w:num>
  <w:num w:numId="60">
    <w:abstractNumId w:val="73"/>
  </w:num>
  <w:num w:numId="61">
    <w:abstractNumId w:val="71"/>
  </w:num>
  <w:num w:numId="62">
    <w:abstractNumId w:val="1"/>
  </w:num>
  <w:num w:numId="63">
    <w:abstractNumId w:val="106"/>
  </w:num>
  <w:num w:numId="64">
    <w:abstractNumId w:val="64"/>
  </w:num>
  <w:num w:numId="65">
    <w:abstractNumId w:val="99"/>
  </w:num>
  <w:num w:numId="66">
    <w:abstractNumId w:val="119"/>
  </w:num>
  <w:num w:numId="67">
    <w:abstractNumId w:val="9"/>
  </w:num>
  <w:num w:numId="68">
    <w:abstractNumId w:val="31"/>
  </w:num>
  <w:num w:numId="69">
    <w:abstractNumId w:val="5"/>
  </w:num>
  <w:num w:numId="7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3"/>
  </w:num>
  <w:num w:numId="72">
    <w:abstractNumId w:val="51"/>
  </w:num>
  <w:num w:numId="73">
    <w:abstractNumId w:val="48"/>
  </w:num>
  <w:num w:numId="74">
    <w:abstractNumId w:val="107"/>
  </w:num>
  <w:num w:numId="75">
    <w:abstractNumId w:val="87"/>
  </w:num>
  <w:num w:numId="76">
    <w:abstractNumId w:val="34"/>
  </w:num>
  <w:num w:numId="77">
    <w:abstractNumId w:val="109"/>
  </w:num>
  <w:num w:numId="78">
    <w:abstractNumId w:val="15"/>
  </w:num>
  <w:num w:numId="79">
    <w:abstractNumId w:val="49"/>
  </w:num>
  <w:num w:numId="80">
    <w:abstractNumId w:val="92"/>
  </w:num>
  <w:num w:numId="81">
    <w:abstractNumId w:val="128"/>
  </w:num>
  <w:num w:numId="82">
    <w:abstractNumId w:val="65"/>
  </w:num>
  <w:num w:numId="83">
    <w:abstractNumId w:val="96"/>
  </w:num>
  <w:num w:numId="84">
    <w:abstractNumId w:val="102"/>
  </w:num>
  <w:num w:numId="85">
    <w:abstractNumId w:val="19"/>
  </w:num>
  <w:num w:numId="86">
    <w:abstractNumId w:val="41"/>
  </w:num>
  <w:num w:numId="87">
    <w:abstractNumId w:val="10"/>
  </w:num>
  <w:num w:numId="88">
    <w:abstractNumId w:val="25"/>
  </w:num>
  <w:num w:numId="89">
    <w:abstractNumId w:val="33"/>
  </w:num>
  <w:num w:numId="90">
    <w:abstractNumId w:val="79"/>
  </w:num>
  <w:num w:numId="91">
    <w:abstractNumId w:val="95"/>
  </w:num>
  <w:num w:numId="92">
    <w:abstractNumId w:val="38"/>
  </w:num>
  <w:num w:numId="93">
    <w:abstractNumId w:val="43"/>
  </w:num>
  <w:num w:numId="94">
    <w:abstractNumId w:val="88"/>
  </w:num>
  <w:num w:numId="95">
    <w:abstractNumId w:val="94"/>
  </w:num>
  <w:num w:numId="96">
    <w:abstractNumId w:val="55"/>
  </w:num>
  <w:num w:numId="97">
    <w:abstractNumId w:val="89"/>
  </w:num>
  <w:num w:numId="98">
    <w:abstractNumId w:val="129"/>
  </w:num>
  <w:num w:numId="99">
    <w:abstractNumId w:val="115"/>
  </w:num>
  <w:num w:numId="100">
    <w:abstractNumId w:val="42"/>
  </w:num>
  <w:num w:numId="101">
    <w:abstractNumId w:val="101"/>
  </w:num>
  <w:num w:numId="102">
    <w:abstractNumId w:val="78"/>
  </w:num>
  <w:num w:numId="103">
    <w:abstractNumId w:val="16"/>
  </w:num>
  <w:num w:numId="104">
    <w:abstractNumId w:val="50"/>
  </w:num>
  <w:num w:numId="105">
    <w:abstractNumId w:val="7"/>
  </w:num>
  <w:num w:numId="106">
    <w:abstractNumId w:val="105"/>
  </w:num>
  <w:num w:numId="107">
    <w:abstractNumId w:val="57"/>
  </w:num>
  <w:num w:numId="108">
    <w:abstractNumId w:val="44"/>
  </w:num>
  <w:num w:numId="109">
    <w:abstractNumId w:val="112"/>
  </w:num>
  <w:num w:numId="110">
    <w:abstractNumId w:val="6"/>
  </w:num>
  <w:num w:numId="111">
    <w:abstractNumId w:val="21"/>
  </w:num>
  <w:num w:numId="112">
    <w:abstractNumId w:val="97"/>
  </w:num>
  <w:num w:numId="113">
    <w:abstractNumId w:val="124"/>
  </w:num>
  <w:num w:numId="114">
    <w:abstractNumId w:val="26"/>
  </w:num>
  <w:num w:numId="115">
    <w:abstractNumId w:val="103"/>
  </w:num>
  <w:num w:numId="116">
    <w:abstractNumId w:val="104"/>
  </w:num>
  <w:num w:numId="117">
    <w:abstractNumId w:val="113"/>
  </w:num>
  <w:num w:numId="118">
    <w:abstractNumId w:val="82"/>
  </w:num>
  <w:num w:numId="119">
    <w:abstractNumId w:val="66"/>
  </w:num>
  <w:num w:numId="120">
    <w:abstractNumId w:val="32"/>
  </w:num>
  <w:num w:numId="121">
    <w:abstractNumId w:val="46"/>
  </w:num>
  <w:num w:numId="122">
    <w:abstractNumId w:val="11"/>
  </w:num>
  <w:num w:numId="123">
    <w:abstractNumId w:val="56"/>
  </w:num>
  <w:num w:numId="124">
    <w:abstractNumId w:val="28"/>
  </w:num>
  <w:num w:numId="125">
    <w:abstractNumId w:val="83"/>
  </w:num>
  <w:num w:numId="126">
    <w:abstractNumId w:val="36"/>
  </w:num>
  <w:num w:numId="127">
    <w:abstractNumId w:val="62"/>
  </w:num>
  <w:num w:numId="128">
    <w:abstractNumId w:val="72"/>
  </w:num>
  <w:num w:numId="129">
    <w:abstractNumId w:val="76"/>
  </w:num>
  <w:num w:numId="130">
    <w:abstractNumId w:val="23"/>
  </w:num>
  <w:num w:numId="131">
    <w:abstractNumId w:val="84"/>
  </w:num>
  <w:numIdMacAtCleanup w:val="1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3F01"/>
  <w:defaultTabStop w:val="709"/>
  <w:hyphenationZone w:val="425"/>
  <w:doNotHyphenateCaps/>
  <w:drawingGridHorizontalSpacing w:val="100"/>
  <w:displayHorizontalDrawingGridEvery w:val="0"/>
  <w:displayVerticalDrawingGridEvery w:val="0"/>
  <w:noPunctuationKerning/>
  <w:characterSpacingControl w:val="doNotCompress"/>
  <w:hdrShapeDefaults>
    <o:shapedefaults v:ext="edit" spidmax="113666">
      <o:colormru v:ext="edit" colors="#eaeaea"/>
    </o:shapedefaults>
  </w:hdrShapeDefaults>
  <w:footnotePr>
    <w:footnote w:id="0"/>
    <w:footnote w:id="1"/>
  </w:footnotePr>
  <w:endnotePr>
    <w:endnote w:id="0"/>
    <w:endnote w:id="1"/>
  </w:endnotePr>
  <w:compat/>
  <w:rsids>
    <w:rsidRoot w:val="00C014DE"/>
    <w:rsid w:val="00000D89"/>
    <w:rsid w:val="000014A3"/>
    <w:rsid w:val="00002301"/>
    <w:rsid w:val="00002725"/>
    <w:rsid w:val="000027F8"/>
    <w:rsid w:val="000032AF"/>
    <w:rsid w:val="00003BFA"/>
    <w:rsid w:val="000047A0"/>
    <w:rsid w:val="00004B6B"/>
    <w:rsid w:val="00005223"/>
    <w:rsid w:val="00005F56"/>
    <w:rsid w:val="00007344"/>
    <w:rsid w:val="00007DB2"/>
    <w:rsid w:val="00007EF2"/>
    <w:rsid w:val="00010364"/>
    <w:rsid w:val="00011B3E"/>
    <w:rsid w:val="0001236A"/>
    <w:rsid w:val="0001340A"/>
    <w:rsid w:val="00013F58"/>
    <w:rsid w:val="00014093"/>
    <w:rsid w:val="000140CD"/>
    <w:rsid w:val="000147B6"/>
    <w:rsid w:val="00014FBA"/>
    <w:rsid w:val="00015463"/>
    <w:rsid w:val="00015ED5"/>
    <w:rsid w:val="00016126"/>
    <w:rsid w:val="00016557"/>
    <w:rsid w:val="0001669C"/>
    <w:rsid w:val="00021251"/>
    <w:rsid w:val="000212EA"/>
    <w:rsid w:val="00021911"/>
    <w:rsid w:val="00024548"/>
    <w:rsid w:val="000246E3"/>
    <w:rsid w:val="000263EA"/>
    <w:rsid w:val="00031415"/>
    <w:rsid w:val="00032B95"/>
    <w:rsid w:val="000331A0"/>
    <w:rsid w:val="00036AC7"/>
    <w:rsid w:val="0003722E"/>
    <w:rsid w:val="00041472"/>
    <w:rsid w:val="00041571"/>
    <w:rsid w:val="000423C2"/>
    <w:rsid w:val="00042B55"/>
    <w:rsid w:val="00042ECF"/>
    <w:rsid w:val="00043FDF"/>
    <w:rsid w:val="00044E19"/>
    <w:rsid w:val="00044E71"/>
    <w:rsid w:val="00045133"/>
    <w:rsid w:val="000457B3"/>
    <w:rsid w:val="00045D8E"/>
    <w:rsid w:val="0004653E"/>
    <w:rsid w:val="000465EC"/>
    <w:rsid w:val="00047250"/>
    <w:rsid w:val="000479C0"/>
    <w:rsid w:val="00047ABD"/>
    <w:rsid w:val="00047DF4"/>
    <w:rsid w:val="00050414"/>
    <w:rsid w:val="00050A04"/>
    <w:rsid w:val="00051C46"/>
    <w:rsid w:val="00052CAF"/>
    <w:rsid w:val="000530B6"/>
    <w:rsid w:val="000533A7"/>
    <w:rsid w:val="00053BE3"/>
    <w:rsid w:val="00054073"/>
    <w:rsid w:val="000547B9"/>
    <w:rsid w:val="0005565A"/>
    <w:rsid w:val="00055733"/>
    <w:rsid w:val="00055905"/>
    <w:rsid w:val="00055EA8"/>
    <w:rsid w:val="000566B3"/>
    <w:rsid w:val="0005725F"/>
    <w:rsid w:val="00060000"/>
    <w:rsid w:val="000600B6"/>
    <w:rsid w:val="0006064B"/>
    <w:rsid w:val="000606E7"/>
    <w:rsid w:val="0006085A"/>
    <w:rsid w:val="00061036"/>
    <w:rsid w:val="00061A48"/>
    <w:rsid w:val="00062142"/>
    <w:rsid w:val="0006223C"/>
    <w:rsid w:val="00062581"/>
    <w:rsid w:val="00062F65"/>
    <w:rsid w:val="00063359"/>
    <w:rsid w:val="00064B22"/>
    <w:rsid w:val="00065C21"/>
    <w:rsid w:val="000703C8"/>
    <w:rsid w:val="000708FC"/>
    <w:rsid w:val="00070E0D"/>
    <w:rsid w:val="00071B7A"/>
    <w:rsid w:val="000724FB"/>
    <w:rsid w:val="00072C6C"/>
    <w:rsid w:val="00074022"/>
    <w:rsid w:val="0007539D"/>
    <w:rsid w:val="00076B35"/>
    <w:rsid w:val="000801AE"/>
    <w:rsid w:val="00080E51"/>
    <w:rsid w:val="00081D29"/>
    <w:rsid w:val="000833F9"/>
    <w:rsid w:val="00083863"/>
    <w:rsid w:val="00084AE1"/>
    <w:rsid w:val="00085577"/>
    <w:rsid w:val="000863AA"/>
    <w:rsid w:val="000864FE"/>
    <w:rsid w:val="000874EA"/>
    <w:rsid w:val="00087A1F"/>
    <w:rsid w:val="000911D2"/>
    <w:rsid w:val="0009155B"/>
    <w:rsid w:val="000920EC"/>
    <w:rsid w:val="00092EDB"/>
    <w:rsid w:val="00094841"/>
    <w:rsid w:val="0009485B"/>
    <w:rsid w:val="00096C84"/>
    <w:rsid w:val="000972C1"/>
    <w:rsid w:val="00097531"/>
    <w:rsid w:val="00097FBF"/>
    <w:rsid w:val="000A0BEE"/>
    <w:rsid w:val="000A0CC4"/>
    <w:rsid w:val="000A0EB7"/>
    <w:rsid w:val="000A2666"/>
    <w:rsid w:val="000A26D2"/>
    <w:rsid w:val="000A2998"/>
    <w:rsid w:val="000A32B9"/>
    <w:rsid w:val="000A3A7A"/>
    <w:rsid w:val="000A4BB1"/>
    <w:rsid w:val="000A4E03"/>
    <w:rsid w:val="000A57D9"/>
    <w:rsid w:val="000A5D3A"/>
    <w:rsid w:val="000A6135"/>
    <w:rsid w:val="000A7078"/>
    <w:rsid w:val="000A7BC2"/>
    <w:rsid w:val="000B0078"/>
    <w:rsid w:val="000B0427"/>
    <w:rsid w:val="000B0F55"/>
    <w:rsid w:val="000B190C"/>
    <w:rsid w:val="000B1FF1"/>
    <w:rsid w:val="000B2555"/>
    <w:rsid w:val="000B3167"/>
    <w:rsid w:val="000B3FEF"/>
    <w:rsid w:val="000B4226"/>
    <w:rsid w:val="000B5484"/>
    <w:rsid w:val="000B6468"/>
    <w:rsid w:val="000B7A18"/>
    <w:rsid w:val="000C1B24"/>
    <w:rsid w:val="000C1B6B"/>
    <w:rsid w:val="000C1E63"/>
    <w:rsid w:val="000C4ED4"/>
    <w:rsid w:val="000C692F"/>
    <w:rsid w:val="000C797A"/>
    <w:rsid w:val="000D0AAC"/>
    <w:rsid w:val="000D0F51"/>
    <w:rsid w:val="000D2F66"/>
    <w:rsid w:val="000D312D"/>
    <w:rsid w:val="000D3DFB"/>
    <w:rsid w:val="000D486D"/>
    <w:rsid w:val="000D6C93"/>
    <w:rsid w:val="000D785D"/>
    <w:rsid w:val="000E078D"/>
    <w:rsid w:val="000E09D2"/>
    <w:rsid w:val="000E1221"/>
    <w:rsid w:val="000E175F"/>
    <w:rsid w:val="000E23D5"/>
    <w:rsid w:val="000E2CBF"/>
    <w:rsid w:val="000E2CE3"/>
    <w:rsid w:val="000E2E2E"/>
    <w:rsid w:val="000E427D"/>
    <w:rsid w:val="000E7162"/>
    <w:rsid w:val="000E7E64"/>
    <w:rsid w:val="000F09AB"/>
    <w:rsid w:val="000F0EB1"/>
    <w:rsid w:val="000F2400"/>
    <w:rsid w:val="000F29F5"/>
    <w:rsid w:val="000F4481"/>
    <w:rsid w:val="000F5100"/>
    <w:rsid w:val="000F60CC"/>
    <w:rsid w:val="000F73B2"/>
    <w:rsid w:val="000F74CA"/>
    <w:rsid w:val="00100412"/>
    <w:rsid w:val="00100A2B"/>
    <w:rsid w:val="00100D9E"/>
    <w:rsid w:val="00102321"/>
    <w:rsid w:val="001059BC"/>
    <w:rsid w:val="00105AC7"/>
    <w:rsid w:val="00107C69"/>
    <w:rsid w:val="00107C6A"/>
    <w:rsid w:val="00110B81"/>
    <w:rsid w:val="00111595"/>
    <w:rsid w:val="0011228B"/>
    <w:rsid w:val="001124C9"/>
    <w:rsid w:val="00112EE7"/>
    <w:rsid w:val="001131C6"/>
    <w:rsid w:val="001137A3"/>
    <w:rsid w:val="001142A5"/>
    <w:rsid w:val="001142BC"/>
    <w:rsid w:val="001159FD"/>
    <w:rsid w:val="00115A53"/>
    <w:rsid w:val="00116275"/>
    <w:rsid w:val="0011668D"/>
    <w:rsid w:val="00117C6A"/>
    <w:rsid w:val="0012091D"/>
    <w:rsid w:val="0012114C"/>
    <w:rsid w:val="001240DF"/>
    <w:rsid w:val="00125665"/>
    <w:rsid w:val="00125C62"/>
    <w:rsid w:val="0012638D"/>
    <w:rsid w:val="00126ED1"/>
    <w:rsid w:val="00127EBF"/>
    <w:rsid w:val="0013147B"/>
    <w:rsid w:val="0013229C"/>
    <w:rsid w:val="00132D11"/>
    <w:rsid w:val="00132E03"/>
    <w:rsid w:val="00133081"/>
    <w:rsid w:val="0013452E"/>
    <w:rsid w:val="001349A6"/>
    <w:rsid w:val="00134E19"/>
    <w:rsid w:val="00135163"/>
    <w:rsid w:val="001351D4"/>
    <w:rsid w:val="00136118"/>
    <w:rsid w:val="001377C8"/>
    <w:rsid w:val="00140298"/>
    <w:rsid w:val="00141680"/>
    <w:rsid w:val="0014221B"/>
    <w:rsid w:val="001433C3"/>
    <w:rsid w:val="00144A0A"/>
    <w:rsid w:val="00144EB5"/>
    <w:rsid w:val="00144F9A"/>
    <w:rsid w:val="001453E9"/>
    <w:rsid w:val="001458EF"/>
    <w:rsid w:val="001464FC"/>
    <w:rsid w:val="00146509"/>
    <w:rsid w:val="001465DD"/>
    <w:rsid w:val="0015074F"/>
    <w:rsid w:val="00150876"/>
    <w:rsid w:val="001511C7"/>
    <w:rsid w:val="00152711"/>
    <w:rsid w:val="00152920"/>
    <w:rsid w:val="001535FF"/>
    <w:rsid w:val="001537B9"/>
    <w:rsid w:val="00153D45"/>
    <w:rsid w:val="0015435A"/>
    <w:rsid w:val="00155575"/>
    <w:rsid w:val="00156911"/>
    <w:rsid w:val="001602CD"/>
    <w:rsid w:val="001608CE"/>
    <w:rsid w:val="00160C14"/>
    <w:rsid w:val="00161143"/>
    <w:rsid w:val="00161D0E"/>
    <w:rsid w:val="00161EFA"/>
    <w:rsid w:val="00161F8B"/>
    <w:rsid w:val="0016215D"/>
    <w:rsid w:val="001644BC"/>
    <w:rsid w:val="001650D2"/>
    <w:rsid w:val="0016535C"/>
    <w:rsid w:val="001672EE"/>
    <w:rsid w:val="00167BA5"/>
    <w:rsid w:val="00167EEA"/>
    <w:rsid w:val="00170BE2"/>
    <w:rsid w:val="00170C40"/>
    <w:rsid w:val="0017116F"/>
    <w:rsid w:val="00171494"/>
    <w:rsid w:val="001716D1"/>
    <w:rsid w:val="00172779"/>
    <w:rsid w:val="00172CE8"/>
    <w:rsid w:val="0017345C"/>
    <w:rsid w:val="00174A0C"/>
    <w:rsid w:val="00175172"/>
    <w:rsid w:val="001752A7"/>
    <w:rsid w:val="00177631"/>
    <w:rsid w:val="00177BCC"/>
    <w:rsid w:val="00177DB9"/>
    <w:rsid w:val="00181576"/>
    <w:rsid w:val="00181955"/>
    <w:rsid w:val="00181BB1"/>
    <w:rsid w:val="001822C5"/>
    <w:rsid w:val="00182908"/>
    <w:rsid w:val="00185CE9"/>
    <w:rsid w:val="00186503"/>
    <w:rsid w:val="00186633"/>
    <w:rsid w:val="0018715A"/>
    <w:rsid w:val="00187DEC"/>
    <w:rsid w:val="001903CC"/>
    <w:rsid w:val="00190E6D"/>
    <w:rsid w:val="00192B1E"/>
    <w:rsid w:val="001934D7"/>
    <w:rsid w:val="00194677"/>
    <w:rsid w:val="00195D4F"/>
    <w:rsid w:val="00196148"/>
    <w:rsid w:val="00196470"/>
    <w:rsid w:val="0019751D"/>
    <w:rsid w:val="00197676"/>
    <w:rsid w:val="001A05DD"/>
    <w:rsid w:val="001A07FD"/>
    <w:rsid w:val="001A0B26"/>
    <w:rsid w:val="001A123B"/>
    <w:rsid w:val="001A1673"/>
    <w:rsid w:val="001A43EC"/>
    <w:rsid w:val="001A4516"/>
    <w:rsid w:val="001A4FD0"/>
    <w:rsid w:val="001A5805"/>
    <w:rsid w:val="001A5B4D"/>
    <w:rsid w:val="001A7578"/>
    <w:rsid w:val="001A7737"/>
    <w:rsid w:val="001A79DB"/>
    <w:rsid w:val="001A7DA2"/>
    <w:rsid w:val="001B0FE1"/>
    <w:rsid w:val="001B205C"/>
    <w:rsid w:val="001B2425"/>
    <w:rsid w:val="001B2A80"/>
    <w:rsid w:val="001B3A3D"/>
    <w:rsid w:val="001B411A"/>
    <w:rsid w:val="001B64CB"/>
    <w:rsid w:val="001B6B6C"/>
    <w:rsid w:val="001C0955"/>
    <w:rsid w:val="001C0CDE"/>
    <w:rsid w:val="001C1C3E"/>
    <w:rsid w:val="001C41F8"/>
    <w:rsid w:val="001C5373"/>
    <w:rsid w:val="001C5388"/>
    <w:rsid w:val="001C55AF"/>
    <w:rsid w:val="001C5978"/>
    <w:rsid w:val="001C5B7E"/>
    <w:rsid w:val="001C5ECB"/>
    <w:rsid w:val="001C6A62"/>
    <w:rsid w:val="001C7F1F"/>
    <w:rsid w:val="001D121F"/>
    <w:rsid w:val="001D1401"/>
    <w:rsid w:val="001D1EC9"/>
    <w:rsid w:val="001D2354"/>
    <w:rsid w:val="001D2BE3"/>
    <w:rsid w:val="001D3E54"/>
    <w:rsid w:val="001D4128"/>
    <w:rsid w:val="001D4328"/>
    <w:rsid w:val="001D4EC4"/>
    <w:rsid w:val="001D685A"/>
    <w:rsid w:val="001D718E"/>
    <w:rsid w:val="001D7474"/>
    <w:rsid w:val="001E0EC1"/>
    <w:rsid w:val="001E1288"/>
    <w:rsid w:val="001E1DB6"/>
    <w:rsid w:val="001E2275"/>
    <w:rsid w:val="001E56D3"/>
    <w:rsid w:val="001E5BAC"/>
    <w:rsid w:val="001E5DE1"/>
    <w:rsid w:val="001E6142"/>
    <w:rsid w:val="001E65BC"/>
    <w:rsid w:val="001E6A73"/>
    <w:rsid w:val="001E7627"/>
    <w:rsid w:val="001E7D26"/>
    <w:rsid w:val="001F0408"/>
    <w:rsid w:val="001F05F9"/>
    <w:rsid w:val="001F0BDF"/>
    <w:rsid w:val="001F1E70"/>
    <w:rsid w:val="001F31B9"/>
    <w:rsid w:val="001F45DF"/>
    <w:rsid w:val="001F469E"/>
    <w:rsid w:val="001F489E"/>
    <w:rsid w:val="001F6AF8"/>
    <w:rsid w:val="00200BBF"/>
    <w:rsid w:val="0020437F"/>
    <w:rsid w:val="00204594"/>
    <w:rsid w:val="002049F3"/>
    <w:rsid w:val="0020537B"/>
    <w:rsid w:val="002057A6"/>
    <w:rsid w:val="00207762"/>
    <w:rsid w:val="00207CCE"/>
    <w:rsid w:val="002100EE"/>
    <w:rsid w:val="00210574"/>
    <w:rsid w:val="00210A3E"/>
    <w:rsid w:val="00211B8F"/>
    <w:rsid w:val="00213652"/>
    <w:rsid w:val="00214685"/>
    <w:rsid w:val="0021713F"/>
    <w:rsid w:val="002171F4"/>
    <w:rsid w:val="002174EE"/>
    <w:rsid w:val="00217989"/>
    <w:rsid w:val="002210F4"/>
    <w:rsid w:val="00222A8D"/>
    <w:rsid w:val="002238CF"/>
    <w:rsid w:val="0022520E"/>
    <w:rsid w:val="002264BC"/>
    <w:rsid w:val="002268CF"/>
    <w:rsid w:val="002275E6"/>
    <w:rsid w:val="002276F9"/>
    <w:rsid w:val="00230D06"/>
    <w:rsid w:val="00231615"/>
    <w:rsid w:val="00231A8A"/>
    <w:rsid w:val="0023275F"/>
    <w:rsid w:val="0023407F"/>
    <w:rsid w:val="00234856"/>
    <w:rsid w:val="00235054"/>
    <w:rsid w:val="002359D4"/>
    <w:rsid w:val="00235D4C"/>
    <w:rsid w:val="00235E02"/>
    <w:rsid w:val="002364A7"/>
    <w:rsid w:val="00236C16"/>
    <w:rsid w:val="00236F16"/>
    <w:rsid w:val="00237AFB"/>
    <w:rsid w:val="00237BA7"/>
    <w:rsid w:val="002402A5"/>
    <w:rsid w:val="0024054D"/>
    <w:rsid w:val="00240880"/>
    <w:rsid w:val="00240DEA"/>
    <w:rsid w:val="002412ED"/>
    <w:rsid w:val="00241718"/>
    <w:rsid w:val="00243618"/>
    <w:rsid w:val="002437FE"/>
    <w:rsid w:val="00243A81"/>
    <w:rsid w:val="00243B27"/>
    <w:rsid w:val="00244911"/>
    <w:rsid w:val="00244EF2"/>
    <w:rsid w:val="00245F61"/>
    <w:rsid w:val="00250728"/>
    <w:rsid w:val="00250BD1"/>
    <w:rsid w:val="00251435"/>
    <w:rsid w:val="002521AD"/>
    <w:rsid w:val="00253259"/>
    <w:rsid w:val="002532F4"/>
    <w:rsid w:val="00253ABB"/>
    <w:rsid w:val="00254DB2"/>
    <w:rsid w:val="002555F6"/>
    <w:rsid w:val="00255F59"/>
    <w:rsid w:val="0026084B"/>
    <w:rsid w:val="00262048"/>
    <w:rsid w:val="00262145"/>
    <w:rsid w:val="00263374"/>
    <w:rsid w:val="0026582C"/>
    <w:rsid w:val="00265B98"/>
    <w:rsid w:val="00265D77"/>
    <w:rsid w:val="0026643D"/>
    <w:rsid w:val="002664AF"/>
    <w:rsid w:val="002669E0"/>
    <w:rsid w:val="00266B33"/>
    <w:rsid w:val="002679DA"/>
    <w:rsid w:val="00271094"/>
    <w:rsid w:val="0027121A"/>
    <w:rsid w:val="0027190C"/>
    <w:rsid w:val="00271C15"/>
    <w:rsid w:val="00271C90"/>
    <w:rsid w:val="00271C9F"/>
    <w:rsid w:val="00272538"/>
    <w:rsid w:val="002731E1"/>
    <w:rsid w:val="00273CA7"/>
    <w:rsid w:val="002740DE"/>
    <w:rsid w:val="0027466D"/>
    <w:rsid w:val="002747D7"/>
    <w:rsid w:val="00274922"/>
    <w:rsid w:val="00276856"/>
    <w:rsid w:val="002773A2"/>
    <w:rsid w:val="002776DD"/>
    <w:rsid w:val="002809B6"/>
    <w:rsid w:val="00280B77"/>
    <w:rsid w:val="002815E4"/>
    <w:rsid w:val="00281A56"/>
    <w:rsid w:val="00281B68"/>
    <w:rsid w:val="00282142"/>
    <w:rsid w:val="0028226D"/>
    <w:rsid w:val="00282392"/>
    <w:rsid w:val="0028252E"/>
    <w:rsid w:val="00282534"/>
    <w:rsid w:val="00283195"/>
    <w:rsid w:val="00283347"/>
    <w:rsid w:val="0028337C"/>
    <w:rsid w:val="00283482"/>
    <w:rsid w:val="0028359B"/>
    <w:rsid w:val="002841B6"/>
    <w:rsid w:val="00284D37"/>
    <w:rsid w:val="00284DDD"/>
    <w:rsid w:val="00284E1B"/>
    <w:rsid w:val="00284FDF"/>
    <w:rsid w:val="00285C18"/>
    <w:rsid w:val="00285E34"/>
    <w:rsid w:val="00286E98"/>
    <w:rsid w:val="00286FAA"/>
    <w:rsid w:val="002905CA"/>
    <w:rsid w:val="00290B85"/>
    <w:rsid w:val="00290F46"/>
    <w:rsid w:val="002915DD"/>
    <w:rsid w:val="00292B47"/>
    <w:rsid w:val="00292EBA"/>
    <w:rsid w:val="00295869"/>
    <w:rsid w:val="00296C8A"/>
    <w:rsid w:val="002975A1"/>
    <w:rsid w:val="00297C21"/>
    <w:rsid w:val="002A0C31"/>
    <w:rsid w:val="002A1B64"/>
    <w:rsid w:val="002A35A3"/>
    <w:rsid w:val="002A5248"/>
    <w:rsid w:val="002A65B9"/>
    <w:rsid w:val="002A7FF4"/>
    <w:rsid w:val="002B04B7"/>
    <w:rsid w:val="002B097C"/>
    <w:rsid w:val="002B1087"/>
    <w:rsid w:val="002B14D7"/>
    <w:rsid w:val="002B1764"/>
    <w:rsid w:val="002B1C09"/>
    <w:rsid w:val="002B2034"/>
    <w:rsid w:val="002B2D72"/>
    <w:rsid w:val="002B3514"/>
    <w:rsid w:val="002B3C43"/>
    <w:rsid w:val="002B415F"/>
    <w:rsid w:val="002B450C"/>
    <w:rsid w:val="002B4B0B"/>
    <w:rsid w:val="002B65FB"/>
    <w:rsid w:val="002B6C40"/>
    <w:rsid w:val="002B6E8C"/>
    <w:rsid w:val="002C17A3"/>
    <w:rsid w:val="002C3194"/>
    <w:rsid w:val="002C40EF"/>
    <w:rsid w:val="002C410A"/>
    <w:rsid w:val="002C4A60"/>
    <w:rsid w:val="002C6D03"/>
    <w:rsid w:val="002D1031"/>
    <w:rsid w:val="002D1B8F"/>
    <w:rsid w:val="002D22FE"/>
    <w:rsid w:val="002D287D"/>
    <w:rsid w:val="002D2E35"/>
    <w:rsid w:val="002D36CE"/>
    <w:rsid w:val="002D3D8C"/>
    <w:rsid w:val="002D3FD8"/>
    <w:rsid w:val="002D4755"/>
    <w:rsid w:val="002D5554"/>
    <w:rsid w:val="002D6057"/>
    <w:rsid w:val="002D6726"/>
    <w:rsid w:val="002D67C0"/>
    <w:rsid w:val="002D6B86"/>
    <w:rsid w:val="002D6D78"/>
    <w:rsid w:val="002E076E"/>
    <w:rsid w:val="002E0901"/>
    <w:rsid w:val="002E0E87"/>
    <w:rsid w:val="002E1202"/>
    <w:rsid w:val="002E1A84"/>
    <w:rsid w:val="002E1F7B"/>
    <w:rsid w:val="002E32B2"/>
    <w:rsid w:val="002E47C3"/>
    <w:rsid w:val="002E5B72"/>
    <w:rsid w:val="002E5DDD"/>
    <w:rsid w:val="002E6D16"/>
    <w:rsid w:val="002E78F8"/>
    <w:rsid w:val="002F1022"/>
    <w:rsid w:val="002F296F"/>
    <w:rsid w:val="002F29E8"/>
    <w:rsid w:val="002F337D"/>
    <w:rsid w:val="002F33B9"/>
    <w:rsid w:val="002F38D6"/>
    <w:rsid w:val="002F45C1"/>
    <w:rsid w:val="002F4D39"/>
    <w:rsid w:val="002F522D"/>
    <w:rsid w:val="002F56BC"/>
    <w:rsid w:val="002F72CC"/>
    <w:rsid w:val="002F72DE"/>
    <w:rsid w:val="003004C4"/>
    <w:rsid w:val="003034BB"/>
    <w:rsid w:val="003048D0"/>
    <w:rsid w:val="003054AC"/>
    <w:rsid w:val="00305835"/>
    <w:rsid w:val="00306014"/>
    <w:rsid w:val="003079CB"/>
    <w:rsid w:val="00307EC3"/>
    <w:rsid w:val="003101E4"/>
    <w:rsid w:val="003115AD"/>
    <w:rsid w:val="00311683"/>
    <w:rsid w:val="0031225F"/>
    <w:rsid w:val="003138B7"/>
    <w:rsid w:val="00314A79"/>
    <w:rsid w:val="003154D9"/>
    <w:rsid w:val="00316E9B"/>
    <w:rsid w:val="003203BE"/>
    <w:rsid w:val="003208DE"/>
    <w:rsid w:val="00321507"/>
    <w:rsid w:val="003233C1"/>
    <w:rsid w:val="00323678"/>
    <w:rsid w:val="00323D18"/>
    <w:rsid w:val="00323D3F"/>
    <w:rsid w:val="00323DB5"/>
    <w:rsid w:val="00324819"/>
    <w:rsid w:val="00325569"/>
    <w:rsid w:val="00326091"/>
    <w:rsid w:val="0032734C"/>
    <w:rsid w:val="003311B2"/>
    <w:rsid w:val="00331627"/>
    <w:rsid w:val="003335FB"/>
    <w:rsid w:val="00333791"/>
    <w:rsid w:val="00333DA2"/>
    <w:rsid w:val="00334481"/>
    <w:rsid w:val="00335119"/>
    <w:rsid w:val="00335DB4"/>
    <w:rsid w:val="00336B0A"/>
    <w:rsid w:val="00336C15"/>
    <w:rsid w:val="0033756A"/>
    <w:rsid w:val="003401F2"/>
    <w:rsid w:val="00340450"/>
    <w:rsid w:val="003417E4"/>
    <w:rsid w:val="00341D39"/>
    <w:rsid w:val="00343004"/>
    <w:rsid w:val="0034302E"/>
    <w:rsid w:val="0034381D"/>
    <w:rsid w:val="003440CD"/>
    <w:rsid w:val="003445C1"/>
    <w:rsid w:val="003446BE"/>
    <w:rsid w:val="0034485E"/>
    <w:rsid w:val="00345C33"/>
    <w:rsid w:val="00345CD8"/>
    <w:rsid w:val="00346377"/>
    <w:rsid w:val="00346F88"/>
    <w:rsid w:val="00347BF6"/>
    <w:rsid w:val="00350CE6"/>
    <w:rsid w:val="00351C0A"/>
    <w:rsid w:val="003523B7"/>
    <w:rsid w:val="00352950"/>
    <w:rsid w:val="00352983"/>
    <w:rsid w:val="00353151"/>
    <w:rsid w:val="0035414F"/>
    <w:rsid w:val="00355921"/>
    <w:rsid w:val="00356CFE"/>
    <w:rsid w:val="00357FEC"/>
    <w:rsid w:val="0036291D"/>
    <w:rsid w:val="00362B29"/>
    <w:rsid w:val="003634F6"/>
    <w:rsid w:val="003642D4"/>
    <w:rsid w:val="00365DF8"/>
    <w:rsid w:val="00366A56"/>
    <w:rsid w:val="003671B9"/>
    <w:rsid w:val="003719FF"/>
    <w:rsid w:val="00371E1D"/>
    <w:rsid w:val="003739ED"/>
    <w:rsid w:val="003740F2"/>
    <w:rsid w:val="00375127"/>
    <w:rsid w:val="00375B3A"/>
    <w:rsid w:val="00377093"/>
    <w:rsid w:val="003779BE"/>
    <w:rsid w:val="00377B2D"/>
    <w:rsid w:val="00380557"/>
    <w:rsid w:val="0038096C"/>
    <w:rsid w:val="00380A9D"/>
    <w:rsid w:val="00382906"/>
    <w:rsid w:val="00383F73"/>
    <w:rsid w:val="00384C94"/>
    <w:rsid w:val="00384D39"/>
    <w:rsid w:val="00386003"/>
    <w:rsid w:val="00386F98"/>
    <w:rsid w:val="003872F8"/>
    <w:rsid w:val="003876BE"/>
    <w:rsid w:val="003877A0"/>
    <w:rsid w:val="003902AB"/>
    <w:rsid w:val="00390DE6"/>
    <w:rsid w:val="0039322C"/>
    <w:rsid w:val="00393AFB"/>
    <w:rsid w:val="00393EA7"/>
    <w:rsid w:val="00394C8D"/>
    <w:rsid w:val="00394CF9"/>
    <w:rsid w:val="00395A3E"/>
    <w:rsid w:val="003971A2"/>
    <w:rsid w:val="00397948"/>
    <w:rsid w:val="003A0AF1"/>
    <w:rsid w:val="003A1457"/>
    <w:rsid w:val="003A15FA"/>
    <w:rsid w:val="003A1A31"/>
    <w:rsid w:val="003A1AB3"/>
    <w:rsid w:val="003A1F89"/>
    <w:rsid w:val="003A2B1B"/>
    <w:rsid w:val="003A33AA"/>
    <w:rsid w:val="003A3641"/>
    <w:rsid w:val="003A481F"/>
    <w:rsid w:val="003A60BF"/>
    <w:rsid w:val="003A64F4"/>
    <w:rsid w:val="003A6502"/>
    <w:rsid w:val="003A73B4"/>
    <w:rsid w:val="003B1C0C"/>
    <w:rsid w:val="003B2E36"/>
    <w:rsid w:val="003B3379"/>
    <w:rsid w:val="003B3C05"/>
    <w:rsid w:val="003B5D4D"/>
    <w:rsid w:val="003B6101"/>
    <w:rsid w:val="003B65B6"/>
    <w:rsid w:val="003B69C4"/>
    <w:rsid w:val="003B6C87"/>
    <w:rsid w:val="003B7FA9"/>
    <w:rsid w:val="003C0582"/>
    <w:rsid w:val="003C2922"/>
    <w:rsid w:val="003C2B20"/>
    <w:rsid w:val="003C45BD"/>
    <w:rsid w:val="003C52C4"/>
    <w:rsid w:val="003C5E38"/>
    <w:rsid w:val="003C641C"/>
    <w:rsid w:val="003C727A"/>
    <w:rsid w:val="003C7C05"/>
    <w:rsid w:val="003D069D"/>
    <w:rsid w:val="003D06C3"/>
    <w:rsid w:val="003D1101"/>
    <w:rsid w:val="003D13EE"/>
    <w:rsid w:val="003D1B22"/>
    <w:rsid w:val="003D265E"/>
    <w:rsid w:val="003D2CF4"/>
    <w:rsid w:val="003D4230"/>
    <w:rsid w:val="003D443A"/>
    <w:rsid w:val="003D53FA"/>
    <w:rsid w:val="003D5DEF"/>
    <w:rsid w:val="003D6213"/>
    <w:rsid w:val="003D63EA"/>
    <w:rsid w:val="003D7D53"/>
    <w:rsid w:val="003E04AE"/>
    <w:rsid w:val="003E0FDA"/>
    <w:rsid w:val="003E19EA"/>
    <w:rsid w:val="003E23F5"/>
    <w:rsid w:val="003E2808"/>
    <w:rsid w:val="003E3548"/>
    <w:rsid w:val="003E35DA"/>
    <w:rsid w:val="003E6267"/>
    <w:rsid w:val="003E6CEA"/>
    <w:rsid w:val="003E6F27"/>
    <w:rsid w:val="003E7C62"/>
    <w:rsid w:val="003F0C22"/>
    <w:rsid w:val="003F18D5"/>
    <w:rsid w:val="003F1987"/>
    <w:rsid w:val="003F2409"/>
    <w:rsid w:val="003F248C"/>
    <w:rsid w:val="003F2DE7"/>
    <w:rsid w:val="003F2ED2"/>
    <w:rsid w:val="003F3ABC"/>
    <w:rsid w:val="003F40A2"/>
    <w:rsid w:val="003F4465"/>
    <w:rsid w:val="003F46B1"/>
    <w:rsid w:val="003F4D4C"/>
    <w:rsid w:val="003F509D"/>
    <w:rsid w:val="003F5848"/>
    <w:rsid w:val="003F6383"/>
    <w:rsid w:val="003F7223"/>
    <w:rsid w:val="003F72CC"/>
    <w:rsid w:val="003F73D4"/>
    <w:rsid w:val="003F75D8"/>
    <w:rsid w:val="003F7796"/>
    <w:rsid w:val="00400097"/>
    <w:rsid w:val="004011F0"/>
    <w:rsid w:val="00401DAE"/>
    <w:rsid w:val="00401FCA"/>
    <w:rsid w:val="004020DE"/>
    <w:rsid w:val="00403DA6"/>
    <w:rsid w:val="0040474C"/>
    <w:rsid w:val="004047F3"/>
    <w:rsid w:val="004059A6"/>
    <w:rsid w:val="00410863"/>
    <w:rsid w:val="00410EF4"/>
    <w:rsid w:val="00411075"/>
    <w:rsid w:val="00411092"/>
    <w:rsid w:val="0041300F"/>
    <w:rsid w:val="004130DA"/>
    <w:rsid w:val="004147B7"/>
    <w:rsid w:val="00414811"/>
    <w:rsid w:val="00414840"/>
    <w:rsid w:val="00415BEB"/>
    <w:rsid w:val="00416D27"/>
    <w:rsid w:val="00417653"/>
    <w:rsid w:val="00417DF3"/>
    <w:rsid w:val="00421271"/>
    <w:rsid w:val="0042159B"/>
    <w:rsid w:val="00421DB1"/>
    <w:rsid w:val="00422520"/>
    <w:rsid w:val="0042264E"/>
    <w:rsid w:val="00422ABB"/>
    <w:rsid w:val="00422E41"/>
    <w:rsid w:val="0042476E"/>
    <w:rsid w:val="00424865"/>
    <w:rsid w:val="00425280"/>
    <w:rsid w:val="00425545"/>
    <w:rsid w:val="00425B7E"/>
    <w:rsid w:val="00425CC9"/>
    <w:rsid w:val="00427153"/>
    <w:rsid w:val="004279DD"/>
    <w:rsid w:val="00430658"/>
    <w:rsid w:val="00430A08"/>
    <w:rsid w:val="00430E64"/>
    <w:rsid w:val="00431833"/>
    <w:rsid w:val="00431CDE"/>
    <w:rsid w:val="00431F4E"/>
    <w:rsid w:val="004340E4"/>
    <w:rsid w:val="004344DF"/>
    <w:rsid w:val="0043499F"/>
    <w:rsid w:val="00435757"/>
    <w:rsid w:val="00435BF5"/>
    <w:rsid w:val="00436010"/>
    <w:rsid w:val="00436EC6"/>
    <w:rsid w:val="00436F1D"/>
    <w:rsid w:val="004373E2"/>
    <w:rsid w:val="00437CBE"/>
    <w:rsid w:val="00440482"/>
    <w:rsid w:val="00440E9C"/>
    <w:rsid w:val="00441397"/>
    <w:rsid w:val="00441DE0"/>
    <w:rsid w:val="004435AF"/>
    <w:rsid w:val="004454B5"/>
    <w:rsid w:val="004472FA"/>
    <w:rsid w:val="00447A1A"/>
    <w:rsid w:val="00450CCF"/>
    <w:rsid w:val="00451A27"/>
    <w:rsid w:val="00451FDC"/>
    <w:rsid w:val="00452FC1"/>
    <w:rsid w:val="00453E90"/>
    <w:rsid w:val="0045403B"/>
    <w:rsid w:val="004546E4"/>
    <w:rsid w:val="00454AC6"/>
    <w:rsid w:val="00454FA7"/>
    <w:rsid w:val="00455665"/>
    <w:rsid w:val="004578AA"/>
    <w:rsid w:val="004579A6"/>
    <w:rsid w:val="00461E78"/>
    <w:rsid w:val="00462DD2"/>
    <w:rsid w:val="00465108"/>
    <w:rsid w:val="0046654B"/>
    <w:rsid w:val="00466643"/>
    <w:rsid w:val="00467397"/>
    <w:rsid w:val="00467EBD"/>
    <w:rsid w:val="00471311"/>
    <w:rsid w:val="00472227"/>
    <w:rsid w:val="00472C35"/>
    <w:rsid w:val="004732D4"/>
    <w:rsid w:val="00473A48"/>
    <w:rsid w:val="00474F76"/>
    <w:rsid w:val="00474FEC"/>
    <w:rsid w:val="00476A07"/>
    <w:rsid w:val="00476AA3"/>
    <w:rsid w:val="00476D7C"/>
    <w:rsid w:val="00481410"/>
    <w:rsid w:val="00481F40"/>
    <w:rsid w:val="0048578A"/>
    <w:rsid w:val="004877E7"/>
    <w:rsid w:val="00487C0E"/>
    <w:rsid w:val="00487F80"/>
    <w:rsid w:val="00490048"/>
    <w:rsid w:val="004901EA"/>
    <w:rsid w:val="0049062D"/>
    <w:rsid w:val="004907B4"/>
    <w:rsid w:val="00490A3B"/>
    <w:rsid w:val="0049104F"/>
    <w:rsid w:val="004911B3"/>
    <w:rsid w:val="004912C8"/>
    <w:rsid w:val="00491D5A"/>
    <w:rsid w:val="004921CF"/>
    <w:rsid w:val="0049341F"/>
    <w:rsid w:val="004953BB"/>
    <w:rsid w:val="00496AA3"/>
    <w:rsid w:val="00496CE5"/>
    <w:rsid w:val="00497469"/>
    <w:rsid w:val="00497858"/>
    <w:rsid w:val="004A028C"/>
    <w:rsid w:val="004A0B2C"/>
    <w:rsid w:val="004A13B4"/>
    <w:rsid w:val="004A3332"/>
    <w:rsid w:val="004A3652"/>
    <w:rsid w:val="004A4A58"/>
    <w:rsid w:val="004A51E9"/>
    <w:rsid w:val="004A5535"/>
    <w:rsid w:val="004A5603"/>
    <w:rsid w:val="004A5FB7"/>
    <w:rsid w:val="004A781C"/>
    <w:rsid w:val="004B1875"/>
    <w:rsid w:val="004B2105"/>
    <w:rsid w:val="004B2332"/>
    <w:rsid w:val="004B285A"/>
    <w:rsid w:val="004B2B02"/>
    <w:rsid w:val="004B2E76"/>
    <w:rsid w:val="004B32D9"/>
    <w:rsid w:val="004B40BD"/>
    <w:rsid w:val="004B54CB"/>
    <w:rsid w:val="004B61DF"/>
    <w:rsid w:val="004B68CA"/>
    <w:rsid w:val="004C0985"/>
    <w:rsid w:val="004C0A0F"/>
    <w:rsid w:val="004C0B53"/>
    <w:rsid w:val="004C1D86"/>
    <w:rsid w:val="004C24F4"/>
    <w:rsid w:val="004C27A6"/>
    <w:rsid w:val="004C3C62"/>
    <w:rsid w:val="004C3DC7"/>
    <w:rsid w:val="004C5D3B"/>
    <w:rsid w:val="004C5FB7"/>
    <w:rsid w:val="004C6894"/>
    <w:rsid w:val="004C6AE1"/>
    <w:rsid w:val="004C6C16"/>
    <w:rsid w:val="004C7407"/>
    <w:rsid w:val="004D0E20"/>
    <w:rsid w:val="004D10D3"/>
    <w:rsid w:val="004D11B6"/>
    <w:rsid w:val="004D1A7C"/>
    <w:rsid w:val="004D1AC8"/>
    <w:rsid w:val="004D2B00"/>
    <w:rsid w:val="004D32F1"/>
    <w:rsid w:val="004D38B9"/>
    <w:rsid w:val="004D3E70"/>
    <w:rsid w:val="004D3F7B"/>
    <w:rsid w:val="004D6269"/>
    <w:rsid w:val="004D7994"/>
    <w:rsid w:val="004E078D"/>
    <w:rsid w:val="004E0B32"/>
    <w:rsid w:val="004E1142"/>
    <w:rsid w:val="004E1923"/>
    <w:rsid w:val="004E1B02"/>
    <w:rsid w:val="004E242D"/>
    <w:rsid w:val="004E47CA"/>
    <w:rsid w:val="004E4AA5"/>
    <w:rsid w:val="004E77EF"/>
    <w:rsid w:val="004F14FB"/>
    <w:rsid w:val="004F1653"/>
    <w:rsid w:val="004F2FB7"/>
    <w:rsid w:val="004F4FF6"/>
    <w:rsid w:val="004F503E"/>
    <w:rsid w:val="004F5B80"/>
    <w:rsid w:val="004F6A30"/>
    <w:rsid w:val="004F6CDE"/>
    <w:rsid w:val="004F7D9C"/>
    <w:rsid w:val="004F7DCF"/>
    <w:rsid w:val="005000A1"/>
    <w:rsid w:val="005005F9"/>
    <w:rsid w:val="00500C2D"/>
    <w:rsid w:val="00501F6D"/>
    <w:rsid w:val="00502243"/>
    <w:rsid w:val="005034F7"/>
    <w:rsid w:val="00503758"/>
    <w:rsid w:val="00503E25"/>
    <w:rsid w:val="0050521F"/>
    <w:rsid w:val="00510B2C"/>
    <w:rsid w:val="00510D9E"/>
    <w:rsid w:val="005113BF"/>
    <w:rsid w:val="005118F5"/>
    <w:rsid w:val="00511C5D"/>
    <w:rsid w:val="00513576"/>
    <w:rsid w:val="00515833"/>
    <w:rsid w:val="0051591A"/>
    <w:rsid w:val="00515DB3"/>
    <w:rsid w:val="005169B4"/>
    <w:rsid w:val="00516C41"/>
    <w:rsid w:val="00516C64"/>
    <w:rsid w:val="00517BC2"/>
    <w:rsid w:val="00520772"/>
    <w:rsid w:val="00520B76"/>
    <w:rsid w:val="0052257F"/>
    <w:rsid w:val="0052266E"/>
    <w:rsid w:val="00522EF5"/>
    <w:rsid w:val="00523E66"/>
    <w:rsid w:val="00524662"/>
    <w:rsid w:val="00526FDB"/>
    <w:rsid w:val="00527530"/>
    <w:rsid w:val="00527FD9"/>
    <w:rsid w:val="0053111A"/>
    <w:rsid w:val="00531B5D"/>
    <w:rsid w:val="0053217A"/>
    <w:rsid w:val="00533624"/>
    <w:rsid w:val="00536678"/>
    <w:rsid w:val="0054007E"/>
    <w:rsid w:val="00541301"/>
    <w:rsid w:val="00541BAA"/>
    <w:rsid w:val="00541C4A"/>
    <w:rsid w:val="00541E05"/>
    <w:rsid w:val="0054215A"/>
    <w:rsid w:val="0054353A"/>
    <w:rsid w:val="00543E04"/>
    <w:rsid w:val="00544DAB"/>
    <w:rsid w:val="00545617"/>
    <w:rsid w:val="00545BDE"/>
    <w:rsid w:val="0054669F"/>
    <w:rsid w:val="005478A9"/>
    <w:rsid w:val="00547F44"/>
    <w:rsid w:val="005513D1"/>
    <w:rsid w:val="00552B7C"/>
    <w:rsid w:val="005531BF"/>
    <w:rsid w:val="005539ED"/>
    <w:rsid w:val="005546A1"/>
    <w:rsid w:val="00554BD1"/>
    <w:rsid w:val="00556247"/>
    <w:rsid w:val="00556678"/>
    <w:rsid w:val="005579F6"/>
    <w:rsid w:val="00557D39"/>
    <w:rsid w:val="00561945"/>
    <w:rsid w:val="00562FB0"/>
    <w:rsid w:val="005630C3"/>
    <w:rsid w:val="00563478"/>
    <w:rsid w:val="005639D2"/>
    <w:rsid w:val="005639E8"/>
    <w:rsid w:val="005639F1"/>
    <w:rsid w:val="005651FE"/>
    <w:rsid w:val="00565878"/>
    <w:rsid w:val="00565F1A"/>
    <w:rsid w:val="00566CFA"/>
    <w:rsid w:val="00567320"/>
    <w:rsid w:val="005676F0"/>
    <w:rsid w:val="00572A14"/>
    <w:rsid w:val="0057397F"/>
    <w:rsid w:val="00573A74"/>
    <w:rsid w:val="00574BF5"/>
    <w:rsid w:val="00575ACD"/>
    <w:rsid w:val="0057634C"/>
    <w:rsid w:val="00577ABF"/>
    <w:rsid w:val="00580D06"/>
    <w:rsid w:val="00581251"/>
    <w:rsid w:val="00581441"/>
    <w:rsid w:val="00581447"/>
    <w:rsid w:val="0058277F"/>
    <w:rsid w:val="00582BE1"/>
    <w:rsid w:val="005832A6"/>
    <w:rsid w:val="00583B44"/>
    <w:rsid w:val="00583D31"/>
    <w:rsid w:val="00583ED4"/>
    <w:rsid w:val="00583F14"/>
    <w:rsid w:val="005851B2"/>
    <w:rsid w:val="0058526B"/>
    <w:rsid w:val="0058626B"/>
    <w:rsid w:val="00590ECA"/>
    <w:rsid w:val="005913D1"/>
    <w:rsid w:val="005927D0"/>
    <w:rsid w:val="005940AF"/>
    <w:rsid w:val="00594535"/>
    <w:rsid w:val="00594715"/>
    <w:rsid w:val="0059478E"/>
    <w:rsid w:val="00596BE0"/>
    <w:rsid w:val="00597461"/>
    <w:rsid w:val="0059756C"/>
    <w:rsid w:val="0059759B"/>
    <w:rsid w:val="005976EE"/>
    <w:rsid w:val="005A097E"/>
    <w:rsid w:val="005A127E"/>
    <w:rsid w:val="005A2689"/>
    <w:rsid w:val="005A2FD6"/>
    <w:rsid w:val="005A30A5"/>
    <w:rsid w:val="005A31CC"/>
    <w:rsid w:val="005A3555"/>
    <w:rsid w:val="005A38E1"/>
    <w:rsid w:val="005A415C"/>
    <w:rsid w:val="005A59B8"/>
    <w:rsid w:val="005A5BBE"/>
    <w:rsid w:val="005A6323"/>
    <w:rsid w:val="005A6B24"/>
    <w:rsid w:val="005A7529"/>
    <w:rsid w:val="005B1AD3"/>
    <w:rsid w:val="005B1F94"/>
    <w:rsid w:val="005B205D"/>
    <w:rsid w:val="005B2758"/>
    <w:rsid w:val="005B4897"/>
    <w:rsid w:val="005B48AE"/>
    <w:rsid w:val="005C2872"/>
    <w:rsid w:val="005C2EE2"/>
    <w:rsid w:val="005C35B4"/>
    <w:rsid w:val="005C3BA2"/>
    <w:rsid w:val="005C4FA1"/>
    <w:rsid w:val="005C53C5"/>
    <w:rsid w:val="005C59CB"/>
    <w:rsid w:val="005C5B25"/>
    <w:rsid w:val="005C5CF4"/>
    <w:rsid w:val="005C64ED"/>
    <w:rsid w:val="005C67A9"/>
    <w:rsid w:val="005D067D"/>
    <w:rsid w:val="005D2026"/>
    <w:rsid w:val="005D2F94"/>
    <w:rsid w:val="005D3140"/>
    <w:rsid w:val="005D3B1C"/>
    <w:rsid w:val="005D454B"/>
    <w:rsid w:val="005D50C0"/>
    <w:rsid w:val="005D5E3E"/>
    <w:rsid w:val="005D6077"/>
    <w:rsid w:val="005D6270"/>
    <w:rsid w:val="005D63E5"/>
    <w:rsid w:val="005D6CA9"/>
    <w:rsid w:val="005D702E"/>
    <w:rsid w:val="005D7416"/>
    <w:rsid w:val="005D7452"/>
    <w:rsid w:val="005D7B9D"/>
    <w:rsid w:val="005D7D49"/>
    <w:rsid w:val="005E0AD7"/>
    <w:rsid w:val="005E1196"/>
    <w:rsid w:val="005E158D"/>
    <w:rsid w:val="005E1884"/>
    <w:rsid w:val="005E1E49"/>
    <w:rsid w:val="005E26B7"/>
    <w:rsid w:val="005E2945"/>
    <w:rsid w:val="005E69B1"/>
    <w:rsid w:val="005E7BDE"/>
    <w:rsid w:val="005F0A0F"/>
    <w:rsid w:val="005F206F"/>
    <w:rsid w:val="005F2CE4"/>
    <w:rsid w:val="005F6017"/>
    <w:rsid w:val="005F7171"/>
    <w:rsid w:val="005F7ACA"/>
    <w:rsid w:val="005F7E80"/>
    <w:rsid w:val="0060010E"/>
    <w:rsid w:val="00600A70"/>
    <w:rsid w:val="00602AAE"/>
    <w:rsid w:val="00602DCA"/>
    <w:rsid w:val="006030A4"/>
    <w:rsid w:val="006037D4"/>
    <w:rsid w:val="00603F29"/>
    <w:rsid w:val="00604D6F"/>
    <w:rsid w:val="00604F74"/>
    <w:rsid w:val="00605824"/>
    <w:rsid w:val="0060602E"/>
    <w:rsid w:val="006070B6"/>
    <w:rsid w:val="006107FA"/>
    <w:rsid w:val="00610C48"/>
    <w:rsid w:val="00611252"/>
    <w:rsid w:val="006116D8"/>
    <w:rsid w:val="00612039"/>
    <w:rsid w:val="00612A94"/>
    <w:rsid w:val="00612D15"/>
    <w:rsid w:val="0061327E"/>
    <w:rsid w:val="0061339C"/>
    <w:rsid w:val="00613570"/>
    <w:rsid w:val="0061385A"/>
    <w:rsid w:val="00613EAA"/>
    <w:rsid w:val="006147A1"/>
    <w:rsid w:val="00614E44"/>
    <w:rsid w:val="00615C70"/>
    <w:rsid w:val="006161AE"/>
    <w:rsid w:val="00617458"/>
    <w:rsid w:val="00617AB1"/>
    <w:rsid w:val="006213EF"/>
    <w:rsid w:val="00622927"/>
    <w:rsid w:val="006229F4"/>
    <w:rsid w:val="00623E23"/>
    <w:rsid w:val="0062466F"/>
    <w:rsid w:val="00625239"/>
    <w:rsid w:val="00625487"/>
    <w:rsid w:val="006263E0"/>
    <w:rsid w:val="006269C2"/>
    <w:rsid w:val="00627220"/>
    <w:rsid w:val="00627414"/>
    <w:rsid w:val="00630511"/>
    <w:rsid w:val="00631C1B"/>
    <w:rsid w:val="00632114"/>
    <w:rsid w:val="00632958"/>
    <w:rsid w:val="006333CD"/>
    <w:rsid w:val="006346B9"/>
    <w:rsid w:val="006407CE"/>
    <w:rsid w:val="00640AE4"/>
    <w:rsid w:val="00641499"/>
    <w:rsid w:val="00641F97"/>
    <w:rsid w:val="006424A6"/>
    <w:rsid w:val="00643045"/>
    <w:rsid w:val="006430AC"/>
    <w:rsid w:val="006453A5"/>
    <w:rsid w:val="0064600C"/>
    <w:rsid w:val="0064705B"/>
    <w:rsid w:val="0064748D"/>
    <w:rsid w:val="00650A79"/>
    <w:rsid w:val="006531FD"/>
    <w:rsid w:val="00653B57"/>
    <w:rsid w:val="00653EBD"/>
    <w:rsid w:val="006549B7"/>
    <w:rsid w:val="00655AC5"/>
    <w:rsid w:val="00655B68"/>
    <w:rsid w:val="00655EC1"/>
    <w:rsid w:val="0065604F"/>
    <w:rsid w:val="0065716C"/>
    <w:rsid w:val="00657474"/>
    <w:rsid w:val="00657569"/>
    <w:rsid w:val="00661554"/>
    <w:rsid w:val="00661DFE"/>
    <w:rsid w:val="0066225D"/>
    <w:rsid w:val="006623CD"/>
    <w:rsid w:val="00663107"/>
    <w:rsid w:val="00663245"/>
    <w:rsid w:val="006649D8"/>
    <w:rsid w:val="00664C83"/>
    <w:rsid w:val="00665492"/>
    <w:rsid w:val="00665507"/>
    <w:rsid w:val="00666502"/>
    <w:rsid w:val="00666E6D"/>
    <w:rsid w:val="00667B2C"/>
    <w:rsid w:val="00667CCF"/>
    <w:rsid w:val="00667E09"/>
    <w:rsid w:val="00670CFF"/>
    <w:rsid w:val="0067144F"/>
    <w:rsid w:val="006724AA"/>
    <w:rsid w:val="00672822"/>
    <w:rsid w:val="006740D2"/>
    <w:rsid w:val="006749FA"/>
    <w:rsid w:val="00674CAF"/>
    <w:rsid w:val="00675070"/>
    <w:rsid w:val="00675CCC"/>
    <w:rsid w:val="0067638F"/>
    <w:rsid w:val="00680AA6"/>
    <w:rsid w:val="006815AD"/>
    <w:rsid w:val="006824CD"/>
    <w:rsid w:val="0068403A"/>
    <w:rsid w:val="006855DC"/>
    <w:rsid w:val="00685737"/>
    <w:rsid w:val="0068782A"/>
    <w:rsid w:val="0069044A"/>
    <w:rsid w:val="00690ADA"/>
    <w:rsid w:val="0069159F"/>
    <w:rsid w:val="00691FFF"/>
    <w:rsid w:val="00692CC1"/>
    <w:rsid w:val="00693A4A"/>
    <w:rsid w:val="00693CE4"/>
    <w:rsid w:val="00694B3A"/>
    <w:rsid w:val="006954C6"/>
    <w:rsid w:val="00696A57"/>
    <w:rsid w:val="006A08F8"/>
    <w:rsid w:val="006A1E33"/>
    <w:rsid w:val="006A282A"/>
    <w:rsid w:val="006A3EC2"/>
    <w:rsid w:val="006A570C"/>
    <w:rsid w:val="006A5EAC"/>
    <w:rsid w:val="006A6385"/>
    <w:rsid w:val="006A6562"/>
    <w:rsid w:val="006A7124"/>
    <w:rsid w:val="006A7D71"/>
    <w:rsid w:val="006B0699"/>
    <w:rsid w:val="006B1581"/>
    <w:rsid w:val="006B170B"/>
    <w:rsid w:val="006B2761"/>
    <w:rsid w:val="006B2C96"/>
    <w:rsid w:val="006B48BA"/>
    <w:rsid w:val="006B491C"/>
    <w:rsid w:val="006B5903"/>
    <w:rsid w:val="006B63DE"/>
    <w:rsid w:val="006B7B46"/>
    <w:rsid w:val="006C011F"/>
    <w:rsid w:val="006C0351"/>
    <w:rsid w:val="006C06EC"/>
    <w:rsid w:val="006C22B7"/>
    <w:rsid w:val="006C2641"/>
    <w:rsid w:val="006C2987"/>
    <w:rsid w:val="006C32BD"/>
    <w:rsid w:val="006C3FD3"/>
    <w:rsid w:val="006C4965"/>
    <w:rsid w:val="006C5DAC"/>
    <w:rsid w:val="006C715E"/>
    <w:rsid w:val="006C7E24"/>
    <w:rsid w:val="006D025E"/>
    <w:rsid w:val="006D0550"/>
    <w:rsid w:val="006D0A18"/>
    <w:rsid w:val="006D0CC5"/>
    <w:rsid w:val="006D27E5"/>
    <w:rsid w:val="006D29CA"/>
    <w:rsid w:val="006D413B"/>
    <w:rsid w:val="006D4334"/>
    <w:rsid w:val="006D61E8"/>
    <w:rsid w:val="006D6FB1"/>
    <w:rsid w:val="006D709E"/>
    <w:rsid w:val="006D78A4"/>
    <w:rsid w:val="006D7AD9"/>
    <w:rsid w:val="006E1BBC"/>
    <w:rsid w:val="006E2276"/>
    <w:rsid w:val="006E272D"/>
    <w:rsid w:val="006E4B46"/>
    <w:rsid w:val="006E4C9E"/>
    <w:rsid w:val="006E4EEA"/>
    <w:rsid w:val="006E5A92"/>
    <w:rsid w:val="006E6330"/>
    <w:rsid w:val="006F01EF"/>
    <w:rsid w:val="006F09B8"/>
    <w:rsid w:val="006F192F"/>
    <w:rsid w:val="006F4052"/>
    <w:rsid w:val="006F4459"/>
    <w:rsid w:val="006F5BA4"/>
    <w:rsid w:val="006F61BE"/>
    <w:rsid w:val="006F62A0"/>
    <w:rsid w:val="006F62C9"/>
    <w:rsid w:val="006F7023"/>
    <w:rsid w:val="0070158E"/>
    <w:rsid w:val="007016DD"/>
    <w:rsid w:val="00701DAF"/>
    <w:rsid w:val="007033EB"/>
    <w:rsid w:val="00703FEA"/>
    <w:rsid w:val="00705B51"/>
    <w:rsid w:val="00705CD1"/>
    <w:rsid w:val="00705DCD"/>
    <w:rsid w:val="00707C00"/>
    <w:rsid w:val="00711639"/>
    <w:rsid w:val="007116E3"/>
    <w:rsid w:val="00712110"/>
    <w:rsid w:val="00712A8E"/>
    <w:rsid w:val="00712B16"/>
    <w:rsid w:val="007139F6"/>
    <w:rsid w:val="007140B4"/>
    <w:rsid w:val="0071496C"/>
    <w:rsid w:val="007149A2"/>
    <w:rsid w:val="00714E57"/>
    <w:rsid w:val="007152E2"/>
    <w:rsid w:val="00715884"/>
    <w:rsid w:val="0071669E"/>
    <w:rsid w:val="00720252"/>
    <w:rsid w:val="00720D41"/>
    <w:rsid w:val="0072114C"/>
    <w:rsid w:val="0072132A"/>
    <w:rsid w:val="00721336"/>
    <w:rsid w:val="00721A80"/>
    <w:rsid w:val="00721F3F"/>
    <w:rsid w:val="00722294"/>
    <w:rsid w:val="0072264D"/>
    <w:rsid w:val="0072284F"/>
    <w:rsid w:val="00722CD0"/>
    <w:rsid w:val="0072345A"/>
    <w:rsid w:val="007242D9"/>
    <w:rsid w:val="00727340"/>
    <w:rsid w:val="007315D7"/>
    <w:rsid w:val="00732C3C"/>
    <w:rsid w:val="00733824"/>
    <w:rsid w:val="007342C5"/>
    <w:rsid w:val="00734CD7"/>
    <w:rsid w:val="00736530"/>
    <w:rsid w:val="00736655"/>
    <w:rsid w:val="00737968"/>
    <w:rsid w:val="00737AB4"/>
    <w:rsid w:val="00737D99"/>
    <w:rsid w:val="00737DC9"/>
    <w:rsid w:val="00737F64"/>
    <w:rsid w:val="00741048"/>
    <w:rsid w:val="00741466"/>
    <w:rsid w:val="007416CE"/>
    <w:rsid w:val="00742DEB"/>
    <w:rsid w:val="007442D3"/>
    <w:rsid w:val="00745146"/>
    <w:rsid w:val="0074628F"/>
    <w:rsid w:val="0074647C"/>
    <w:rsid w:val="0075087A"/>
    <w:rsid w:val="0075127E"/>
    <w:rsid w:val="007519D8"/>
    <w:rsid w:val="00752B44"/>
    <w:rsid w:val="00754CE3"/>
    <w:rsid w:val="00754D7A"/>
    <w:rsid w:val="00755441"/>
    <w:rsid w:val="007558E0"/>
    <w:rsid w:val="00757B1D"/>
    <w:rsid w:val="00760ACE"/>
    <w:rsid w:val="007617FF"/>
    <w:rsid w:val="007618AA"/>
    <w:rsid w:val="00762577"/>
    <w:rsid w:val="00763776"/>
    <w:rsid w:val="00763FB3"/>
    <w:rsid w:val="0076625D"/>
    <w:rsid w:val="00766BF8"/>
    <w:rsid w:val="00770514"/>
    <w:rsid w:val="00770795"/>
    <w:rsid w:val="00770EC8"/>
    <w:rsid w:val="00771987"/>
    <w:rsid w:val="00771A93"/>
    <w:rsid w:val="00771F69"/>
    <w:rsid w:val="0077339A"/>
    <w:rsid w:val="00773E5E"/>
    <w:rsid w:val="00774CC2"/>
    <w:rsid w:val="00775325"/>
    <w:rsid w:val="00775481"/>
    <w:rsid w:val="0077549B"/>
    <w:rsid w:val="00776296"/>
    <w:rsid w:val="0077658B"/>
    <w:rsid w:val="00777737"/>
    <w:rsid w:val="007779B4"/>
    <w:rsid w:val="007805BE"/>
    <w:rsid w:val="00781FAF"/>
    <w:rsid w:val="007838D8"/>
    <w:rsid w:val="00784755"/>
    <w:rsid w:val="00785196"/>
    <w:rsid w:val="007854DB"/>
    <w:rsid w:val="00785AA1"/>
    <w:rsid w:val="007860FD"/>
    <w:rsid w:val="00786526"/>
    <w:rsid w:val="00786ED3"/>
    <w:rsid w:val="0079048F"/>
    <w:rsid w:val="00791A3A"/>
    <w:rsid w:val="007923A0"/>
    <w:rsid w:val="007929B3"/>
    <w:rsid w:val="00796BF9"/>
    <w:rsid w:val="00797C2A"/>
    <w:rsid w:val="007A01CE"/>
    <w:rsid w:val="007A0797"/>
    <w:rsid w:val="007A12BF"/>
    <w:rsid w:val="007A1CD5"/>
    <w:rsid w:val="007A2024"/>
    <w:rsid w:val="007A224A"/>
    <w:rsid w:val="007A3E47"/>
    <w:rsid w:val="007A5D24"/>
    <w:rsid w:val="007A6391"/>
    <w:rsid w:val="007A6C76"/>
    <w:rsid w:val="007A719D"/>
    <w:rsid w:val="007B0467"/>
    <w:rsid w:val="007B0546"/>
    <w:rsid w:val="007B0C39"/>
    <w:rsid w:val="007B0C72"/>
    <w:rsid w:val="007B2DA8"/>
    <w:rsid w:val="007B3A2A"/>
    <w:rsid w:val="007B3C26"/>
    <w:rsid w:val="007B4BBF"/>
    <w:rsid w:val="007B4C30"/>
    <w:rsid w:val="007B7AB3"/>
    <w:rsid w:val="007C07F3"/>
    <w:rsid w:val="007C0876"/>
    <w:rsid w:val="007C1276"/>
    <w:rsid w:val="007C17E9"/>
    <w:rsid w:val="007C3393"/>
    <w:rsid w:val="007C342E"/>
    <w:rsid w:val="007C423D"/>
    <w:rsid w:val="007C4516"/>
    <w:rsid w:val="007C508C"/>
    <w:rsid w:val="007C580B"/>
    <w:rsid w:val="007C59FF"/>
    <w:rsid w:val="007C6240"/>
    <w:rsid w:val="007C6C28"/>
    <w:rsid w:val="007C7618"/>
    <w:rsid w:val="007C780C"/>
    <w:rsid w:val="007C79F8"/>
    <w:rsid w:val="007D1184"/>
    <w:rsid w:val="007D19F5"/>
    <w:rsid w:val="007D2193"/>
    <w:rsid w:val="007D2C6D"/>
    <w:rsid w:val="007D311F"/>
    <w:rsid w:val="007D3AD0"/>
    <w:rsid w:val="007D5333"/>
    <w:rsid w:val="007D5B08"/>
    <w:rsid w:val="007D6285"/>
    <w:rsid w:val="007D6B17"/>
    <w:rsid w:val="007D6B52"/>
    <w:rsid w:val="007D779A"/>
    <w:rsid w:val="007D7A50"/>
    <w:rsid w:val="007D7A72"/>
    <w:rsid w:val="007E0E37"/>
    <w:rsid w:val="007E1599"/>
    <w:rsid w:val="007E1702"/>
    <w:rsid w:val="007E17C8"/>
    <w:rsid w:val="007E21AD"/>
    <w:rsid w:val="007E2803"/>
    <w:rsid w:val="007E2FC6"/>
    <w:rsid w:val="007E31B3"/>
    <w:rsid w:val="007E46EC"/>
    <w:rsid w:val="007E4DBF"/>
    <w:rsid w:val="007E52BA"/>
    <w:rsid w:val="007E52E6"/>
    <w:rsid w:val="007E5BDD"/>
    <w:rsid w:val="007E5D74"/>
    <w:rsid w:val="007E69E4"/>
    <w:rsid w:val="007E70B9"/>
    <w:rsid w:val="007E72B6"/>
    <w:rsid w:val="007E7572"/>
    <w:rsid w:val="007E7E10"/>
    <w:rsid w:val="007F016E"/>
    <w:rsid w:val="007F0A13"/>
    <w:rsid w:val="007F0B97"/>
    <w:rsid w:val="007F1C53"/>
    <w:rsid w:val="007F1DDF"/>
    <w:rsid w:val="007F2A34"/>
    <w:rsid w:val="007F3193"/>
    <w:rsid w:val="007F50AD"/>
    <w:rsid w:val="007F5D0B"/>
    <w:rsid w:val="007F6A4D"/>
    <w:rsid w:val="007F7582"/>
    <w:rsid w:val="007F77E3"/>
    <w:rsid w:val="007F7D50"/>
    <w:rsid w:val="007F7DD5"/>
    <w:rsid w:val="00800B8D"/>
    <w:rsid w:val="00800CBD"/>
    <w:rsid w:val="00801A30"/>
    <w:rsid w:val="00801A77"/>
    <w:rsid w:val="008026EE"/>
    <w:rsid w:val="008029E5"/>
    <w:rsid w:val="00803177"/>
    <w:rsid w:val="00803351"/>
    <w:rsid w:val="008037C7"/>
    <w:rsid w:val="00803FE3"/>
    <w:rsid w:val="00804D60"/>
    <w:rsid w:val="00804E78"/>
    <w:rsid w:val="008053DE"/>
    <w:rsid w:val="0080541F"/>
    <w:rsid w:val="00806170"/>
    <w:rsid w:val="0080683C"/>
    <w:rsid w:val="008072CA"/>
    <w:rsid w:val="0081023D"/>
    <w:rsid w:val="0081039E"/>
    <w:rsid w:val="00811823"/>
    <w:rsid w:val="00811CFF"/>
    <w:rsid w:val="0081213A"/>
    <w:rsid w:val="008126EA"/>
    <w:rsid w:val="008147C0"/>
    <w:rsid w:val="00814B80"/>
    <w:rsid w:val="00815623"/>
    <w:rsid w:val="00817FC8"/>
    <w:rsid w:val="00820A2B"/>
    <w:rsid w:val="00820F72"/>
    <w:rsid w:val="0082129C"/>
    <w:rsid w:val="00821C4D"/>
    <w:rsid w:val="008222A7"/>
    <w:rsid w:val="00822D03"/>
    <w:rsid w:val="00823238"/>
    <w:rsid w:val="00823656"/>
    <w:rsid w:val="00824A3E"/>
    <w:rsid w:val="008261D6"/>
    <w:rsid w:val="00827359"/>
    <w:rsid w:val="00827A1D"/>
    <w:rsid w:val="008321D5"/>
    <w:rsid w:val="008330DE"/>
    <w:rsid w:val="008335DE"/>
    <w:rsid w:val="0083363A"/>
    <w:rsid w:val="00834528"/>
    <w:rsid w:val="00834987"/>
    <w:rsid w:val="00835E75"/>
    <w:rsid w:val="008360A2"/>
    <w:rsid w:val="008360BE"/>
    <w:rsid w:val="00836D04"/>
    <w:rsid w:val="00837C7D"/>
    <w:rsid w:val="0084022D"/>
    <w:rsid w:val="00842405"/>
    <w:rsid w:val="00842580"/>
    <w:rsid w:val="0084267F"/>
    <w:rsid w:val="00842D78"/>
    <w:rsid w:val="0084327B"/>
    <w:rsid w:val="00843434"/>
    <w:rsid w:val="008455DF"/>
    <w:rsid w:val="00845D6F"/>
    <w:rsid w:val="0084664B"/>
    <w:rsid w:val="00846651"/>
    <w:rsid w:val="00850DA4"/>
    <w:rsid w:val="00851107"/>
    <w:rsid w:val="00851905"/>
    <w:rsid w:val="00851B76"/>
    <w:rsid w:val="00851ED1"/>
    <w:rsid w:val="00852DAE"/>
    <w:rsid w:val="0085308E"/>
    <w:rsid w:val="00853DDB"/>
    <w:rsid w:val="00854474"/>
    <w:rsid w:val="00856B1E"/>
    <w:rsid w:val="00856BEE"/>
    <w:rsid w:val="0085725B"/>
    <w:rsid w:val="008618CF"/>
    <w:rsid w:val="008619B3"/>
    <w:rsid w:val="00862194"/>
    <w:rsid w:val="0086289C"/>
    <w:rsid w:val="0086347C"/>
    <w:rsid w:val="00863762"/>
    <w:rsid w:val="00864B88"/>
    <w:rsid w:val="0086657E"/>
    <w:rsid w:val="008672BF"/>
    <w:rsid w:val="00871A5F"/>
    <w:rsid w:val="00871D9A"/>
    <w:rsid w:val="008727F6"/>
    <w:rsid w:val="00872D73"/>
    <w:rsid w:val="008734DD"/>
    <w:rsid w:val="008738C6"/>
    <w:rsid w:val="00873D0A"/>
    <w:rsid w:val="008750C9"/>
    <w:rsid w:val="0087580E"/>
    <w:rsid w:val="008763C2"/>
    <w:rsid w:val="00876BF3"/>
    <w:rsid w:val="00876E25"/>
    <w:rsid w:val="00877EE8"/>
    <w:rsid w:val="008806E4"/>
    <w:rsid w:val="00881232"/>
    <w:rsid w:val="0088157F"/>
    <w:rsid w:val="008818C0"/>
    <w:rsid w:val="00881CFF"/>
    <w:rsid w:val="00882E64"/>
    <w:rsid w:val="008836CC"/>
    <w:rsid w:val="00883D07"/>
    <w:rsid w:val="00885F7E"/>
    <w:rsid w:val="00886706"/>
    <w:rsid w:val="00886BE3"/>
    <w:rsid w:val="00886CF9"/>
    <w:rsid w:val="00886D92"/>
    <w:rsid w:val="00887A13"/>
    <w:rsid w:val="008906A5"/>
    <w:rsid w:val="008910FC"/>
    <w:rsid w:val="00891180"/>
    <w:rsid w:val="008917A8"/>
    <w:rsid w:val="008919DE"/>
    <w:rsid w:val="00891EFA"/>
    <w:rsid w:val="0089321E"/>
    <w:rsid w:val="00894382"/>
    <w:rsid w:val="00895449"/>
    <w:rsid w:val="008954FC"/>
    <w:rsid w:val="00895944"/>
    <w:rsid w:val="00895C68"/>
    <w:rsid w:val="008973C9"/>
    <w:rsid w:val="00897709"/>
    <w:rsid w:val="00897726"/>
    <w:rsid w:val="00897BB6"/>
    <w:rsid w:val="008A3E19"/>
    <w:rsid w:val="008A423B"/>
    <w:rsid w:val="008A4E63"/>
    <w:rsid w:val="008A65EE"/>
    <w:rsid w:val="008A6969"/>
    <w:rsid w:val="008A7756"/>
    <w:rsid w:val="008B022D"/>
    <w:rsid w:val="008B0A38"/>
    <w:rsid w:val="008B1EBA"/>
    <w:rsid w:val="008B1EDD"/>
    <w:rsid w:val="008B29FB"/>
    <w:rsid w:val="008B2D3D"/>
    <w:rsid w:val="008B2FC8"/>
    <w:rsid w:val="008B375D"/>
    <w:rsid w:val="008B51C1"/>
    <w:rsid w:val="008B523D"/>
    <w:rsid w:val="008B57B3"/>
    <w:rsid w:val="008B5BCC"/>
    <w:rsid w:val="008B5C49"/>
    <w:rsid w:val="008B6034"/>
    <w:rsid w:val="008B797D"/>
    <w:rsid w:val="008C051D"/>
    <w:rsid w:val="008C065B"/>
    <w:rsid w:val="008C2A69"/>
    <w:rsid w:val="008C2DD8"/>
    <w:rsid w:val="008C3428"/>
    <w:rsid w:val="008C37E7"/>
    <w:rsid w:val="008C44A4"/>
    <w:rsid w:val="008C493A"/>
    <w:rsid w:val="008C5AD3"/>
    <w:rsid w:val="008C6411"/>
    <w:rsid w:val="008C6BB8"/>
    <w:rsid w:val="008C7944"/>
    <w:rsid w:val="008C7CDC"/>
    <w:rsid w:val="008C7F4D"/>
    <w:rsid w:val="008D0708"/>
    <w:rsid w:val="008D087C"/>
    <w:rsid w:val="008D11AF"/>
    <w:rsid w:val="008D15E9"/>
    <w:rsid w:val="008D1C17"/>
    <w:rsid w:val="008D1D9D"/>
    <w:rsid w:val="008D39B3"/>
    <w:rsid w:val="008D4627"/>
    <w:rsid w:val="008D4B35"/>
    <w:rsid w:val="008D6769"/>
    <w:rsid w:val="008D677A"/>
    <w:rsid w:val="008D7636"/>
    <w:rsid w:val="008E0CBA"/>
    <w:rsid w:val="008E1225"/>
    <w:rsid w:val="008E132D"/>
    <w:rsid w:val="008E310F"/>
    <w:rsid w:val="008E3BD5"/>
    <w:rsid w:val="008E4814"/>
    <w:rsid w:val="008E4C46"/>
    <w:rsid w:val="008E52F2"/>
    <w:rsid w:val="008E54AB"/>
    <w:rsid w:val="008E6A7E"/>
    <w:rsid w:val="008F1012"/>
    <w:rsid w:val="008F1EBB"/>
    <w:rsid w:val="008F1F07"/>
    <w:rsid w:val="008F2E95"/>
    <w:rsid w:val="008F3E9F"/>
    <w:rsid w:val="008F4510"/>
    <w:rsid w:val="008F45E5"/>
    <w:rsid w:val="008F5C89"/>
    <w:rsid w:val="008F5E60"/>
    <w:rsid w:val="008F611B"/>
    <w:rsid w:val="008F6E0D"/>
    <w:rsid w:val="008F71D0"/>
    <w:rsid w:val="00900CB1"/>
    <w:rsid w:val="00901439"/>
    <w:rsid w:val="00901961"/>
    <w:rsid w:val="00901CEB"/>
    <w:rsid w:val="00901F48"/>
    <w:rsid w:val="0090279C"/>
    <w:rsid w:val="00902A9B"/>
    <w:rsid w:val="00903CD3"/>
    <w:rsid w:val="00906D03"/>
    <w:rsid w:val="00910166"/>
    <w:rsid w:val="0091074F"/>
    <w:rsid w:val="00912A27"/>
    <w:rsid w:val="00913B87"/>
    <w:rsid w:val="009158EF"/>
    <w:rsid w:val="0091648F"/>
    <w:rsid w:val="009171B7"/>
    <w:rsid w:val="0092226E"/>
    <w:rsid w:val="0092272E"/>
    <w:rsid w:val="009228FF"/>
    <w:rsid w:val="00923061"/>
    <w:rsid w:val="00924CE1"/>
    <w:rsid w:val="00924E40"/>
    <w:rsid w:val="00925B5B"/>
    <w:rsid w:val="009267D4"/>
    <w:rsid w:val="0093022A"/>
    <w:rsid w:val="0093071D"/>
    <w:rsid w:val="00931000"/>
    <w:rsid w:val="0093189F"/>
    <w:rsid w:val="00933400"/>
    <w:rsid w:val="00934E13"/>
    <w:rsid w:val="009361D0"/>
    <w:rsid w:val="00936587"/>
    <w:rsid w:val="00936B47"/>
    <w:rsid w:val="00936D61"/>
    <w:rsid w:val="0093786F"/>
    <w:rsid w:val="00940AD4"/>
    <w:rsid w:val="00942EAD"/>
    <w:rsid w:val="009434EE"/>
    <w:rsid w:val="00943689"/>
    <w:rsid w:val="00943AE8"/>
    <w:rsid w:val="00943F32"/>
    <w:rsid w:val="00944108"/>
    <w:rsid w:val="0094436E"/>
    <w:rsid w:val="009451F8"/>
    <w:rsid w:val="009457A5"/>
    <w:rsid w:val="00945D94"/>
    <w:rsid w:val="0094782A"/>
    <w:rsid w:val="009502D8"/>
    <w:rsid w:val="0095113E"/>
    <w:rsid w:val="00951154"/>
    <w:rsid w:val="00953E2C"/>
    <w:rsid w:val="009552A1"/>
    <w:rsid w:val="0095599F"/>
    <w:rsid w:val="00955A2D"/>
    <w:rsid w:val="00955FCF"/>
    <w:rsid w:val="0095604E"/>
    <w:rsid w:val="0096142B"/>
    <w:rsid w:val="00962285"/>
    <w:rsid w:val="009633DD"/>
    <w:rsid w:val="00963922"/>
    <w:rsid w:val="00963A4B"/>
    <w:rsid w:val="00963B9F"/>
    <w:rsid w:val="00966D73"/>
    <w:rsid w:val="009676BA"/>
    <w:rsid w:val="00967851"/>
    <w:rsid w:val="00967B18"/>
    <w:rsid w:val="009709AF"/>
    <w:rsid w:val="00970B82"/>
    <w:rsid w:val="00970FCB"/>
    <w:rsid w:val="0097172E"/>
    <w:rsid w:val="00972619"/>
    <w:rsid w:val="00972664"/>
    <w:rsid w:val="00972FED"/>
    <w:rsid w:val="0097349C"/>
    <w:rsid w:val="00974ABA"/>
    <w:rsid w:val="009759D2"/>
    <w:rsid w:val="00976121"/>
    <w:rsid w:val="00980124"/>
    <w:rsid w:val="00980479"/>
    <w:rsid w:val="009810D8"/>
    <w:rsid w:val="00981C9E"/>
    <w:rsid w:val="0098238A"/>
    <w:rsid w:val="00983606"/>
    <w:rsid w:val="009849ED"/>
    <w:rsid w:val="009853DE"/>
    <w:rsid w:val="00985CB1"/>
    <w:rsid w:val="00987EE2"/>
    <w:rsid w:val="00991851"/>
    <w:rsid w:val="009925DC"/>
    <w:rsid w:val="009931EF"/>
    <w:rsid w:val="0099407F"/>
    <w:rsid w:val="0099419C"/>
    <w:rsid w:val="00995231"/>
    <w:rsid w:val="00996A59"/>
    <w:rsid w:val="009A0A5F"/>
    <w:rsid w:val="009A0AA0"/>
    <w:rsid w:val="009A0F12"/>
    <w:rsid w:val="009A1693"/>
    <w:rsid w:val="009A1B97"/>
    <w:rsid w:val="009A2CCB"/>
    <w:rsid w:val="009A39DB"/>
    <w:rsid w:val="009A3CC7"/>
    <w:rsid w:val="009A3FE6"/>
    <w:rsid w:val="009A5005"/>
    <w:rsid w:val="009A7C9C"/>
    <w:rsid w:val="009A7CF9"/>
    <w:rsid w:val="009B15A8"/>
    <w:rsid w:val="009B1FBF"/>
    <w:rsid w:val="009B20D2"/>
    <w:rsid w:val="009B3042"/>
    <w:rsid w:val="009B34A2"/>
    <w:rsid w:val="009B3661"/>
    <w:rsid w:val="009B45E1"/>
    <w:rsid w:val="009B4F60"/>
    <w:rsid w:val="009B5A76"/>
    <w:rsid w:val="009B6196"/>
    <w:rsid w:val="009B6BA2"/>
    <w:rsid w:val="009C0720"/>
    <w:rsid w:val="009C0F14"/>
    <w:rsid w:val="009C3CFC"/>
    <w:rsid w:val="009C3D98"/>
    <w:rsid w:val="009C59B7"/>
    <w:rsid w:val="009C7ACE"/>
    <w:rsid w:val="009D14D5"/>
    <w:rsid w:val="009D2386"/>
    <w:rsid w:val="009D2878"/>
    <w:rsid w:val="009D2B06"/>
    <w:rsid w:val="009D3AA3"/>
    <w:rsid w:val="009D3C88"/>
    <w:rsid w:val="009D3DDA"/>
    <w:rsid w:val="009D3FC1"/>
    <w:rsid w:val="009D4EEB"/>
    <w:rsid w:val="009D6FAB"/>
    <w:rsid w:val="009D75E3"/>
    <w:rsid w:val="009D7B71"/>
    <w:rsid w:val="009E0910"/>
    <w:rsid w:val="009E24C5"/>
    <w:rsid w:val="009E2C18"/>
    <w:rsid w:val="009E2D54"/>
    <w:rsid w:val="009E317F"/>
    <w:rsid w:val="009E3709"/>
    <w:rsid w:val="009E375B"/>
    <w:rsid w:val="009E56A8"/>
    <w:rsid w:val="009E5AA1"/>
    <w:rsid w:val="009E6E9F"/>
    <w:rsid w:val="009E74EE"/>
    <w:rsid w:val="009E7862"/>
    <w:rsid w:val="009F15B5"/>
    <w:rsid w:val="009F1BD9"/>
    <w:rsid w:val="009F236A"/>
    <w:rsid w:val="009F24CD"/>
    <w:rsid w:val="009F3034"/>
    <w:rsid w:val="009F334B"/>
    <w:rsid w:val="009F4B4F"/>
    <w:rsid w:val="009F4DC9"/>
    <w:rsid w:val="009F51B2"/>
    <w:rsid w:val="009F520B"/>
    <w:rsid w:val="009F691E"/>
    <w:rsid w:val="009F6C3D"/>
    <w:rsid w:val="009F7023"/>
    <w:rsid w:val="009F7438"/>
    <w:rsid w:val="009F7C5A"/>
    <w:rsid w:val="00A0010F"/>
    <w:rsid w:val="00A0057B"/>
    <w:rsid w:val="00A007AA"/>
    <w:rsid w:val="00A00B83"/>
    <w:rsid w:val="00A02019"/>
    <w:rsid w:val="00A02A35"/>
    <w:rsid w:val="00A0312E"/>
    <w:rsid w:val="00A05983"/>
    <w:rsid w:val="00A05B09"/>
    <w:rsid w:val="00A06069"/>
    <w:rsid w:val="00A064BE"/>
    <w:rsid w:val="00A069E4"/>
    <w:rsid w:val="00A07B80"/>
    <w:rsid w:val="00A106FD"/>
    <w:rsid w:val="00A10D64"/>
    <w:rsid w:val="00A11980"/>
    <w:rsid w:val="00A12F5B"/>
    <w:rsid w:val="00A12FD4"/>
    <w:rsid w:val="00A13388"/>
    <w:rsid w:val="00A13782"/>
    <w:rsid w:val="00A141D7"/>
    <w:rsid w:val="00A142D9"/>
    <w:rsid w:val="00A14721"/>
    <w:rsid w:val="00A1509D"/>
    <w:rsid w:val="00A15F42"/>
    <w:rsid w:val="00A164C8"/>
    <w:rsid w:val="00A1665F"/>
    <w:rsid w:val="00A16E07"/>
    <w:rsid w:val="00A16F23"/>
    <w:rsid w:val="00A17BD7"/>
    <w:rsid w:val="00A20070"/>
    <w:rsid w:val="00A208A6"/>
    <w:rsid w:val="00A22BE1"/>
    <w:rsid w:val="00A230CA"/>
    <w:rsid w:val="00A24A2A"/>
    <w:rsid w:val="00A24BB7"/>
    <w:rsid w:val="00A25E9D"/>
    <w:rsid w:val="00A26B60"/>
    <w:rsid w:val="00A2790B"/>
    <w:rsid w:val="00A27943"/>
    <w:rsid w:val="00A27BD6"/>
    <w:rsid w:val="00A27C6F"/>
    <w:rsid w:val="00A303BD"/>
    <w:rsid w:val="00A33376"/>
    <w:rsid w:val="00A338FA"/>
    <w:rsid w:val="00A349B5"/>
    <w:rsid w:val="00A34DE5"/>
    <w:rsid w:val="00A371A1"/>
    <w:rsid w:val="00A375B0"/>
    <w:rsid w:val="00A4090D"/>
    <w:rsid w:val="00A40F4C"/>
    <w:rsid w:val="00A43A2C"/>
    <w:rsid w:val="00A43F74"/>
    <w:rsid w:val="00A44289"/>
    <w:rsid w:val="00A449C8"/>
    <w:rsid w:val="00A44B1B"/>
    <w:rsid w:val="00A4597A"/>
    <w:rsid w:val="00A45C12"/>
    <w:rsid w:val="00A45E2E"/>
    <w:rsid w:val="00A46276"/>
    <w:rsid w:val="00A46376"/>
    <w:rsid w:val="00A46BBE"/>
    <w:rsid w:val="00A46EF7"/>
    <w:rsid w:val="00A46FE1"/>
    <w:rsid w:val="00A5022F"/>
    <w:rsid w:val="00A50874"/>
    <w:rsid w:val="00A51A9F"/>
    <w:rsid w:val="00A5382C"/>
    <w:rsid w:val="00A53D4F"/>
    <w:rsid w:val="00A54E6F"/>
    <w:rsid w:val="00A556CB"/>
    <w:rsid w:val="00A5591E"/>
    <w:rsid w:val="00A56872"/>
    <w:rsid w:val="00A576D8"/>
    <w:rsid w:val="00A577BA"/>
    <w:rsid w:val="00A609F5"/>
    <w:rsid w:val="00A6122D"/>
    <w:rsid w:val="00A6435F"/>
    <w:rsid w:val="00A65103"/>
    <w:rsid w:val="00A652C4"/>
    <w:rsid w:val="00A65AB7"/>
    <w:rsid w:val="00A66657"/>
    <w:rsid w:val="00A67103"/>
    <w:rsid w:val="00A67555"/>
    <w:rsid w:val="00A70ED1"/>
    <w:rsid w:val="00A72C2D"/>
    <w:rsid w:val="00A72E5C"/>
    <w:rsid w:val="00A72EE8"/>
    <w:rsid w:val="00A73460"/>
    <w:rsid w:val="00A73D53"/>
    <w:rsid w:val="00A759A3"/>
    <w:rsid w:val="00A76539"/>
    <w:rsid w:val="00A769EA"/>
    <w:rsid w:val="00A77434"/>
    <w:rsid w:val="00A776C0"/>
    <w:rsid w:val="00A77D9C"/>
    <w:rsid w:val="00A80677"/>
    <w:rsid w:val="00A81735"/>
    <w:rsid w:val="00A82756"/>
    <w:rsid w:val="00A82F2A"/>
    <w:rsid w:val="00A847D9"/>
    <w:rsid w:val="00A85AC7"/>
    <w:rsid w:val="00A86EF0"/>
    <w:rsid w:val="00A90357"/>
    <w:rsid w:val="00A907FE"/>
    <w:rsid w:val="00A90E67"/>
    <w:rsid w:val="00A91E01"/>
    <w:rsid w:val="00A92185"/>
    <w:rsid w:val="00A92C5F"/>
    <w:rsid w:val="00A93C5F"/>
    <w:rsid w:val="00A950B3"/>
    <w:rsid w:val="00A95794"/>
    <w:rsid w:val="00A9606F"/>
    <w:rsid w:val="00A96BCC"/>
    <w:rsid w:val="00A97FDA"/>
    <w:rsid w:val="00AA00CF"/>
    <w:rsid w:val="00AA09C7"/>
    <w:rsid w:val="00AA0B9F"/>
    <w:rsid w:val="00AA0CC5"/>
    <w:rsid w:val="00AA136E"/>
    <w:rsid w:val="00AA1DD7"/>
    <w:rsid w:val="00AA236A"/>
    <w:rsid w:val="00AA24D3"/>
    <w:rsid w:val="00AA28AD"/>
    <w:rsid w:val="00AA2FAF"/>
    <w:rsid w:val="00AA31FB"/>
    <w:rsid w:val="00AA3271"/>
    <w:rsid w:val="00AA39EA"/>
    <w:rsid w:val="00AA3A39"/>
    <w:rsid w:val="00AA42BF"/>
    <w:rsid w:val="00AA531C"/>
    <w:rsid w:val="00AA674D"/>
    <w:rsid w:val="00AA6F13"/>
    <w:rsid w:val="00AB061F"/>
    <w:rsid w:val="00AB06AA"/>
    <w:rsid w:val="00AB0F62"/>
    <w:rsid w:val="00AB0FB1"/>
    <w:rsid w:val="00AB366C"/>
    <w:rsid w:val="00AB38A3"/>
    <w:rsid w:val="00AB578B"/>
    <w:rsid w:val="00AB57C6"/>
    <w:rsid w:val="00AB5DBE"/>
    <w:rsid w:val="00AB6205"/>
    <w:rsid w:val="00AB65FD"/>
    <w:rsid w:val="00AB6620"/>
    <w:rsid w:val="00AB6BDF"/>
    <w:rsid w:val="00AB6C6F"/>
    <w:rsid w:val="00AB6E1F"/>
    <w:rsid w:val="00AB70E6"/>
    <w:rsid w:val="00AB76BD"/>
    <w:rsid w:val="00AB775D"/>
    <w:rsid w:val="00AC05A0"/>
    <w:rsid w:val="00AC08A8"/>
    <w:rsid w:val="00AC0AF1"/>
    <w:rsid w:val="00AC0B6C"/>
    <w:rsid w:val="00AC19D7"/>
    <w:rsid w:val="00AC2457"/>
    <w:rsid w:val="00AC2D95"/>
    <w:rsid w:val="00AC3966"/>
    <w:rsid w:val="00AC4932"/>
    <w:rsid w:val="00AC4969"/>
    <w:rsid w:val="00AC70E0"/>
    <w:rsid w:val="00AD156C"/>
    <w:rsid w:val="00AD1616"/>
    <w:rsid w:val="00AD1C59"/>
    <w:rsid w:val="00AD221C"/>
    <w:rsid w:val="00AD265D"/>
    <w:rsid w:val="00AD3DD1"/>
    <w:rsid w:val="00AD531E"/>
    <w:rsid w:val="00AD5C70"/>
    <w:rsid w:val="00AD60BD"/>
    <w:rsid w:val="00AD6191"/>
    <w:rsid w:val="00AD67B4"/>
    <w:rsid w:val="00AD7745"/>
    <w:rsid w:val="00AE113D"/>
    <w:rsid w:val="00AE19A7"/>
    <w:rsid w:val="00AE34A3"/>
    <w:rsid w:val="00AE3E05"/>
    <w:rsid w:val="00AE4E2D"/>
    <w:rsid w:val="00AE54D9"/>
    <w:rsid w:val="00AE6718"/>
    <w:rsid w:val="00AE67FA"/>
    <w:rsid w:val="00AF0548"/>
    <w:rsid w:val="00AF0B46"/>
    <w:rsid w:val="00AF0E2B"/>
    <w:rsid w:val="00AF0E8B"/>
    <w:rsid w:val="00AF19DB"/>
    <w:rsid w:val="00AF2CF7"/>
    <w:rsid w:val="00AF3980"/>
    <w:rsid w:val="00AF3A15"/>
    <w:rsid w:val="00AF3AD8"/>
    <w:rsid w:val="00AF3C5F"/>
    <w:rsid w:val="00AF492E"/>
    <w:rsid w:val="00AF4C80"/>
    <w:rsid w:val="00AF5006"/>
    <w:rsid w:val="00AF53B6"/>
    <w:rsid w:val="00AF61F4"/>
    <w:rsid w:val="00AF6D10"/>
    <w:rsid w:val="00AF75B5"/>
    <w:rsid w:val="00B00402"/>
    <w:rsid w:val="00B00CEF"/>
    <w:rsid w:val="00B01925"/>
    <w:rsid w:val="00B0321B"/>
    <w:rsid w:val="00B05994"/>
    <w:rsid w:val="00B1095A"/>
    <w:rsid w:val="00B109DF"/>
    <w:rsid w:val="00B10A2C"/>
    <w:rsid w:val="00B1150A"/>
    <w:rsid w:val="00B12D04"/>
    <w:rsid w:val="00B12F5E"/>
    <w:rsid w:val="00B13448"/>
    <w:rsid w:val="00B13639"/>
    <w:rsid w:val="00B13933"/>
    <w:rsid w:val="00B15936"/>
    <w:rsid w:val="00B15B3E"/>
    <w:rsid w:val="00B16144"/>
    <w:rsid w:val="00B16C28"/>
    <w:rsid w:val="00B16C45"/>
    <w:rsid w:val="00B16E1F"/>
    <w:rsid w:val="00B1726A"/>
    <w:rsid w:val="00B20B0C"/>
    <w:rsid w:val="00B21BC9"/>
    <w:rsid w:val="00B22025"/>
    <w:rsid w:val="00B22556"/>
    <w:rsid w:val="00B225A3"/>
    <w:rsid w:val="00B2279C"/>
    <w:rsid w:val="00B2352C"/>
    <w:rsid w:val="00B237BA"/>
    <w:rsid w:val="00B2491D"/>
    <w:rsid w:val="00B24C78"/>
    <w:rsid w:val="00B331B0"/>
    <w:rsid w:val="00B33A6C"/>
    <w:rsid w:val="00B34929"/>
    <w:rsid w:val="00B349B1"/>
    <w:rsid w:val="00B35ED6"/>
    <w:rsid w:val="00B36AB1"/>
    <w:rsid w:val="00B37C4B"/>
    <w:rsid w:val="00B40A2A"/>
    <w:rsid w:val="00B4167B"/>
    <w:rsid w:val="00B4224D"/>
    <w:rsid w:val="00B42759"/>
    <w:rsid w:val="00B43979"/>
    <w:rsid w:val="00B4496D"/>
    <w:rsid w:val="00B45453"/>
    <w:rsid w:val="00B463EA"/>
    <w:rsid w:val="00B46E4D"/>
    <w:rsid w:val="00B50E4A"/>
    <w:rsid w:val="00B51034"/>
    <w:rsid w:val="00B5145B"/>
    <w:rsid w:val="00B52251"/>
    <w:rsid w:val="00B52378"/>
    <w:rsid w:val="00B52678"/>
    <w:rsid w:val="00B5360B"/>
    <w:rsid w:val="00B548AC"/>
    <w:rsid w:val="00B552F6"/>
    <w:rsid w:val="00B5557E"/>
    <w:rsid w:val="00B55E20"/>
    <w:rsid w:val="00B56972"/>
    <w:rsid w:val="00B573D0"/>
    <w:rsid w:val="00B575C4"/>
    <w:rsid w:val="00B60235"/>
    <w:rsid w:val="00B60246"/>
    <w:rsid w:val="00B61055"/>
    <w:rsid w:val="00B616B7"/>
    <w:rsid w:val="00B62E28"/>
    <w:rsid w:val="00B638FE"/>
    <w:rsid w:val="00B63A05"/>
    <w:rsid w:val="00B63B64"/>
    <w:rsid w:val="00B6407F"/>
    <w:rsid w:val="00B64291"/>
    <w:rsid w:val="00B6433E"/>
    <w:rsid w:val="00B64359"/>
    <w:rsid w:val="00B671D7"/>
    <w:rsid w:val="00B70915"/>
    <w:rsid w:val="00B74C62"/>
    <w:rsid w:val="00B75983"/>
    <w:rsid w:val="00B76853"/>
    <w:rsid w:val="00B76B43"/>
    <w:rsid w:val="00B76CD2"/>
    <w:rsid w:val="00B76F74"/>
    <w:rsid w:val="00B82310"/>
    <w:rsid w:val="00B83047"/>
    <w:rsid w:val="00B8331E"/>
    <w:rsid w:val="00B84D0C"/>
    <w:rsid w:val="00B86152"/>
    <w:rsid w:val="00B8659C"/>
    <w:rsid w:val="00B878F5"/>
    <w:rsid w:val="00B879C5"/>
    <w:rsid w:val="00B90452"/>
    <w:rsid w:val="00B90B42"/>
    <w:rsid w:val="00B91007"/>
    <w:rsid w:val="00B912A9"/>
    <w:rsid w:val="00B9153A"/>
    <w:rsid w:val="00B92DD9"/>
    <w:rsid w:val="00B93043"/>
    <w:rsid w:val="00B93F5E"/>
    <w:rsid w:val="00B9407F"/>
    <w:rsid w:val="00B9434B"/>
    <w:rsid w:val="00B95670"/>
    <w:rsid w:val="00B960BD"/>
    <w:rsid w:val="00B965FA"/>
    <w:rsid w:val="00B96A8D"/>
    <w:rsid w:val="00BA00A0"/>
    <w:rsid w:val="00BA0446"/>
    <w:rsid w:val="00BA04D1"/>
    <w:rsid w:val="00BA187E"/>
    <w:rsid w:val="00BA1DDB"/>
    <w:rsid w:val="00BA1F04"/>
    <w:rsid w:val="00BA1F68"/>
    <w:rsid w:val="00BA292F"/>
    <w:rsid w:val="00BA29DF"/>
    <w:rsid w:val="00BA2BEE"/>
    <w:rsid w:val="00BA2CA2"/>
    <w:rsid w:val="00BA5333"/>
    <w:rsid w:val="00BA5605"/>
    <w:rsid w:val="00BA6628"/>
    <w:rsid w:val="00BA6B07"/>
    <w:rsid w:val="00BA7D41"/>
    <w:rsid w:val="00BB0B4E"/>
    <w:rsid w:val="00BB0B67"/>
    <w:rsid w:val="00BB2D91"/>
    <w:rsid w:val="00BB3DB2"/>
    <w:rsid w:val="00BB42B0"/>
    <w:rsid w:val="00BB4887"/>
    <w:rsid w:val="00BB6355"/>
    <w:rsid w:val="00BB6A42"/>
    <w:rsid w:val="00BB750B"/>
    <w:rsid w:val="00BC0092"/>
    <w:rsid w:val="00BC317F"/>
    <w:rsid w:val="00BC3E8A"/>
    <w:rsid w:val="00BC5B37"/>
    <w:rsid w:val="00BC7108"/>
    <w:rsid w:val="00BC74EE"/>
    <w:rsid w:val="00BD0676"/>
    <w:rsid w:val="00BD083F"/>
    <w:rsid w:val="00BD0D7B"/>
    <w:rsid w:val="00BD1531"/>
    <w:rsid w:val="00BD19F5"/>
    <w:rsid w:val="00BD20E5"/>
    <w:rsid w:val="00BD3D87"/>
    <w:rsid w:val="00BD3DCE"/>
    <w:rsid w:val="00BD3F58"/>
    <w:rsid w:val="00BD558A"/>
    <w:rsid w:val="00BD5827"/>
    <w:rsid w:val="00BD595F"/>
    <w:rsid w:val="00BD626F"/>
    <w:rsid w:val="00BE1E3C"/>
    <w:rsid w:val="00BE1FE0"/>
    <w:rsid w:val="00BE2BFB"/>
    <w:rsid w:val="00BE33D1"/>
    <w:rsid w:val="00BE36E2"/>
    <w:rsid w:val="00BE374A"/>
    <w:rsid w:val="00BE3F7F"/>
    <w:rsid w:val="00BE4074"/>
    <w:rsid w:val="00BE4E78"/>
    <w:rsid w:val="00BE52ED"/>
    <w:rsid w:val="00BE563A"/>
    <w:rsid w:val="00BE5CD7"/>
    <w:rsid w:val="00BE6932"/>
    <w:rsid w:val="00BE77E7"/>
    <w:rsid w:val="00BE7D10"/>
    <w:rsid w:val="00BF0B44"/>
    <w:rsid w:val="00BF12C5"/>
    <w:rsid w:val="00BF3AA8"/>
    <w:rsid w:val="00BF4BBB"/>
    <w:rsid w:val="00BF4E41"/>
    <w:rsid w:val="00BF534B"/>
    <w:rsid w:val="00BF6E26"/>
    <w:rsid w:val="00C014DE"/>
    <w:rsid w:val="00C04A1E"/>
    <w:rsid w:val="00C04D39"/>
    <w:rsid w:val="00C054FE"/>
    <w:rsid w:val="00C05B2E"/>
    <w:rsid w:val="00C05EAE"/>
    <w:rsid w:val="00C060F4"/>
    <w:rsid w:val="00C068A5"/>
    <w:rsid w:val="00C06E66"/>
    <w:rsid w:val="00C10F99"/>
    <w:rsid w:val="00C10F9F"/>
    <w:rsid w:val="00C134F5"/>
    <w:rsid w:val="00C13F2F"/>
    <w:rsid w:val="00C140E4"/>
    <w:rsid w:val="00C15174"/>
    <w:rsid w:val="00C1530E"/>
    <w:rsid w:val="00C16854"/>
    <w:rsid w:val="00C16ED0"/>
    <w:rsid w:val="00C1740F"/>
    <w:rsid w:val="00C203E3"/>
    <w:rsid w:val="00C203F0"/>
    <w:rsid w:val="00C208BC"/>
    <w:rsid w:val="00C2211D"/>
    <w:rsid w:val="00C22331"/>
    <w:rsid w:val="00C23ADE"/>
    <w:rsid w:val="00C248B8"/>
    <w:rsid w:val="00C2559A"/>
    <w:rsid w:val="00C26B54"/>
    <w:rsid w:val="00C3042E"/>
    <w:rsid w:val="00C314A9"/>
    <w:rsid w:val="00C3315F"/>
    <w:rsid w:val="00C333BD"/>
    <w:rsid w:val="00C343CE"/>
    <w:rsid w:val="00C349B9"/>
    <w:rsid w:val="00C349DF"/>
    <w:rsid w:val="00C34C35"/>
    <w:rsid w:val="00C359F6"/>
    <w:rsid w:val="00C35BA6"/>
    <w:rsid w:val="00C35E72"/>
    <w:rsid w:val="00C36D8E"/>
    <w:rsid w:val="00C37407"/>
    <w:rsid w:val="00C37FC1"/>
    <w:rsid w:val="00C40391"/>
    <w:rsid w:val="00C40FA9"/>
    <w:rsid w:val="00C4112C"/>
    <w:rsid w:val="00C41A03"/>
    <w:rsid w:val="00C4216B"/>
    <w:rsid w:val="00C436AA"/>
    <w:rsid w:val="00C43897"/>
    <w:rsid w:val="00C4390B"/>
    <w:rsid w:val="00C44617"/>
    <w:rsid w:val="00C45CEB"/>
    <w:rsid w:val="00C462BC"/>
    <w:rsid w:val="00C50A21"/>
    <w:rsid w:val="00C50E5D"/>
    <w:rsid w:val="00C51071"/>
    <w:rsid w:val="00C512B9"/>
    <w:rsid w:val="00C52DC3"/>
    <w:rsid w:val="00C533FC"/>
    <w:rsid w:val="00C54590"/>
    <w:rsid w:val="00C554F7"/>
    <w:rsid w:val="00C55D3D"/>
    <w:rsid w:val="00C563B0"/>
    <w:rsid w:val="00C56C16"/>
    <w:rsid w:val="00C56F71"/>
    <w:rsid w:val="00C575A0"/>
    <w:rsid w:val="00C57E1D"/>
    <w:rsid w:val="00C60F61"/>
    <w:rsid w:val="00C61D88"/>
    <w:rsid w:val="00C62696"/>
    <w:rsid w:val="00C630BC"/>
    <w:rsid w:val="00C648AE"/>
    <w:rsid w:val="00C65C28"/>
    <w:rsid w:val="00C6711B"/>
    <w:rsid w:val="00C7139B"/>
    <w:rsid w:val="00C71DC3"/>
    <w:rsid w:val="00C71E20"/>
    <w:rsid w:val="00C7324A"/>
    <w:rsid w:val="00C733E3"/>
    <w:rsid w:val="00C73AC7"/>
    <w:rsid w:val="00C74186"/>
    <w:rsid w:val="00C74922"/>
    <w:rsid w:val="00C74B24"/>
    <w:rsid w:val="00C75B75"/>
    <w:rsid w:val="00C75E33"/>
    <w:rsid w:val="00C75E68"/>
    <w:rsid w:val="00C76661"/>
    <w:rsid w:val="00C76DFE"/>
    <w:rsid w:val="00C81B6C"/>
    <w:rsid w:val="00C81D79"/>
    <w:rsid w:val="00C82156"/>
    <w:rsid w:val="00C8448D"/>
    <w:rsid w:val="00C84A09"/>
    <w:rsid w:val="00C84AF7"/>
    <w:rsid w:val="00C84F81"/>
    <w:rsid w:val="00C850B7"/>
    <w:rsid w:val="00C85414"/>
    <w:rsid w:val="00C867C8"/>
    <w:rsid w:val="00C87015"/>
    <w:rsid w:val="00C87089"/>
    <w:rsid w:val="00C8736F"/>
    <w:rsid w:val="00C8758E"/>
    <w:rsid w:val="00C900E0"/>
    <w:rsid w:val="00C9085E"/>
    <w:rsid w:val="00C913B2"/>
    <w:rsid w:val="00C915E5"/>
    <w:rsid w:val="00C91CA7"/>
    <w:rsid w:val="00C924D3"/>
    <w:rsid w:val="00C929B4"/>
    <w:rsid w:val="00C93CBE"/>
    <w:rsid w:val="00C940BC"/>
    <w:rsid w:val="00C94795"/>
    <w:rsid w:val="00C95534"/>
    <w:rsid w:val="00C95591"/>
    <w:rsid w:val="00C95ADA"/>
    <w:rsid w:val="00C966BA"/>
    <w:rsid w:val="00C96748"/>
    <w:rsid w:val="00C96A91"/>
    <w:rsid w:val="00C96C6F"/>
    <w:rsid w:val="00CA127C"/>
    <w:rsid w:val="00CA4C9F"/>
    <w:rsid w:val="00CA53A5"/>
    <w:rsid w:val="00CA55A9"/>
    <w:rsid w:val="00CA5C1D"/>
    <w:rsid w:val="00CA643A"/>
    <w:rsid w:val="00CA6992"/>
    <w:rsid w:val="00CB03CB"/>
    <w:rsid w:val="00CB05FE"/>
    <w:rsid w:val="00CB1AA4"/>
    <w:rsid w:val="00CB2BB7"/>
    <w:rsid w:val="00CB33A2"/>
    <w:rsid w:val="00CB3FCE"/>
    <w:rsid w:val="00CB4B57"/>
    <w:rsid w:val="00CB4D82"/>
    <w:rsid w:val="00CB6154"/>
    <w:rsid w:val="00CB6DB0"/>
    <w:rsid w:val="00CB7EC5"/>
    <w:rsid w:val="00CB7F39"/>
    <w:rsid w:val="00CC00D4"/>
    <w:rsid w:val="00CC4029"/>
    <w:rsid w:val="00CC403F"/>
    <w:rsid w:val="00CC4258"/>
    <w:rsid w:val="00CC45DE"/>
    <w:rsid w:val="00CC48EB"/>
    <w:rsid w:val="00CC5830"/>
    <w:rsid w:val="00CC6FEF"/>
    <w:rsid w:val="00CC7148"/>
    <w:rsid w:val="00CC7546"/>
    <w:rsid w:val="00CC76B6"/>
    <w:rsid w:val="00CC78E4"/>
    <w:rsid w:val="00CC7DAD"/>
    <w:rsid w:val="00CD0090"/>
    <w:rsid w:val="00CD0494"/>
    <w:rsid w:val="00CD1D44"/>
    <w:rsid w:val="00CD1F4D"/>
    <w:rsid w:val="00CD2EF2"/>
    <w:rsid w:val="00CD3552"/>
    <w:rsid w:val="00CD5535"/>
    <w:rsid w:val="00CD561C"/>
    <w:rsid w:val="00CD59D8"/>
    <w:rsid w:val="00CD5C1B"/>
    <w:rsid w:val="00CD694C"/>
    <w:rsid w:val="00CD6DE5"/>
    <w:rsid w:val="00CD726C"/>
    <w:rsid w:val="00CE052A"/>
    <w:rsid w:val="00CE1A43"/>
    <w:rsid w:val="00CE1B39"/>
    <w:rsid w:val="00CE2A73"/>
    <w:rsid w:val="00CE3EA8"/>
    <w:rsid w:val="00CE416D"/>
    <w:rsid w:val="00CE50D0"/>
    <w:rsid w:val="00CE54DB"/>
    <w:rsid w:val="00CE6752"/>
    <w:rsid w:val="00CE793C"/>
    <w:rsid w:val="00CE7C72"/>
    <w:rsid w:val="00CF003E"/>
    <w:rsid w:val="00CF1E4B"/>
    <w:rsid w:val="00CF1E84"/>
    <w:rsid w:val="00CF3F68"/>
    <w:rsid w:val="00CF410C"/>
    <w:rsid w:val="00CF49F1"/>
    <w:rsid w:val="00CF68C1"/>
    <w:rsid w:val="00CF692D"/>
    <w:rsid w:val="00CF766C"/>
    <w:rsid w:val="00D00527"/>
    <w:rsid w:val="00D01925"/>
    <w:rsid w:val="00D0276B"/>
    <w:rsid w:val="00D02930"/>
    <w:rsid w:val="00D02B06"/>
    <w:rsid w:val="00D03580"/>
    <w:rsid w:val="00D044A6"/>
    <w:rsid w:val="00D04767"/>
    <w:rsid w:val="00D048D7"/>
    <w:rsid w:val="00D048D8"/>
    <w:rsid w:val="00D04A36"/>
    <w:rsid w:val="00D04CB9"/>
    <w:rsid w:val="00D05160"/>
    <w:rsid w:val="00D05179"/>
    <w:rsid w:val="00D05DEC"/>
    <w:rsid w:val="00D06A57"/>
    <w:rsid w:val="00D07909"/>
    <w:rsid w:val="00D11CA6"/>
    <w:rsid w:val="00D13B19"/>
    <w:rsid w:val="00D1578D"/>
    <w:rsid w:val="00D15D64"/>
    <w:rsid w:val="00D165A4"/>
    <w:rsid w:val="00D217ED"/>
    <w:rsid w:val="00D23BFB"/>
    <w:rsid w:val="00D23D9B"/>
    <w:rsid w:val="00D24D5B"/>
    <w:rsid w:val="00D24EA4"/>
    <w:rsid w:val="00D26414"/>
    <w:rsid w:val="00D267A2"/>
    <w:rsid w:val="00D268FC"/>
    <w:rsid w:val="00D275F6"/>
    <w:rsid w:val="00D27610"/>
    <w:rsid w:val="00D27B99"/>
    <w:rsid w:val="00D27FBA"/>
    <w:rsid w:val="00D304E3"/>
    <w:rsid w:val="00D30EBB"/>
    <w:rsid w:val="00D316BB"/>
    <w:rsid w:val="00D316FD"/>
    <w:rsid w:val="00D31AC5"/>
    <w:rsid w:val="00D324C8"/>
    <w:rsid w:val="00D32F3B"/>
    <w:rsid w:val="00D33015"/>
    <w:rsid w:val="00D336E0"/>
    <w:rsid w:val="00D3374D"/>
    <w:rsid w:val="00D34618"/>
    <w:rsid w:val="00D346B6"/>
    <w:rsid w:val="00D34F8B"/>
    <w:rsid w:val="00D3686C"/>
    <w:rsid w:val="00D36C37"/>
    <w:rsid w:val="00D36D50"/>
    <w:rsid w:val="00D37ECC"/>
    <w:rsid w:val="00D4026D"/>
    <w:rsid w:val="00D42AD7"/>
    <w:rsid w:val="00D440E0"/>
    <w:rsid w:val="00D45136"/>
    <w:rsid w:val="00D457A2"/>
    <w:rsid w:val="00D459AB"/>
    <w:rsid w:val="00D45D40"/>
    <w:rsid w:val="00D46CF7"/>
    <w:rsid w:val="00D500AC"/>
    <w:rsid w:val="00D51213"/>
    <w:rsid w:val="00D51226"/>
    <w:rsid w:val="00D51946"/>
    <w:rsid w:val="00D51C95"/>
    <w:rsid w:val="00D520DE"/>
    <w:rsid w:val="00D52D24"/>
    <w:rsid w:val="00D531BB"/>
    <w:rsid w:val="00D5521E"/>
    <w:rsid w:val="00D55D43"/>
    <w:rsid w:val="00D55DB4"/>
    <w:rsid w:val="00D56284"/>
    <w:rsid w:val="00D56E52"/>
    <w:rsid w:val="00D5779F"/>
    <w:rsid w:val="00D5791E"/>
    <w:rsid w:val="00D57B66"/>
    <w:rsid w:val="00D606B2"/>
    <w:rsid w:val="00D60A13"/>
    <w:rsid w:val="00D60E9E"/>
    <w:rsid w:val="00D6169F"/>
    <w:rsid w:val="00D6484D"/>
    <w:rsid w:val="00D64964"/>
    <w:rsid w:val="00D650C8"/>
    <w:rsid w:val="00D66F22"/>
    <w:rsid w:val="00D670F5"/>
    <w:rsid w:val="00D6799B"/>
    <w:rsid w:val="00D71224"/>
    <w:rsid w:val="00D715C4"/>
    <w:rsid w:val="00D72AD2"/>
    <w:rsid w:val="00D72D82"/>
    <w:rsid w:val="00D734A7"/>
    <w:rsid w:val="00D742F3"/>
    <w:rsid w:val="00D748A6"/>
    <w:rsid w:val="00D762FA"/>
    <w:rsid w:val="00D763A8"/>
    <w:rsid w:val="00D76C00"/>
    <w:rsid w:val="00D77039"/>
    <w:rsid w:val="00D771A6"/>
    <w:rsid w:val="00D801DE"/>
    <w:rsid w:val="00D80C12"/>
    <w:rsid w:val="00D822F8"/>
    <w:rsid w:val="00D840DB"/>
    <w:rsid w:val="00D84851"/>
    <w:rsid w:val="00D848AF"/>
    <w:rsid w:val="00D85BC2"/>
    <w:rsid w:val="00D8684A"/>
    <w:rsid w:val="00D8727D"/>
    <w:rsid w:val="00D873CB"/>
    <w:rsid w:val="00D90474"/>
    <w:rsid w:val="00D91C2E"/>
    <w:rsid w:val="00D91EAC"/>
    <w:rsid w:val="00D91F2A"/>
    <w:rsid w:val="00D91FF8"/>
    <w:rsid w:val="00D921C6"/>
    <w:rsid w:val="00D9253C"/>
    <w:rsid w:val="00D929CD"/>
    <w:rsid w:val="00D932E9"/>
    <w:rsid w:val="00D93ECC"/>
    <w:rsid w:val="00D94DE1"/>
    <w:rsid w:val="00D94F42"/>
    <w:rsid w:val="00D954EB"/>
    <w:rsid w:val="00D96D56"/>
    <w:rsid w:val="00D974D7"/>
    <w:rsid w:val="00D9765D"/>
    <w:rsid w:val="00DA11A8"/>
    <w:rsid w:val="00DA13E7"/>
    <w:rsid w:val="00DA148D"/>
    <w:rsid w:val="00DA1C4D"/>
    <w:rsid w:val="00DA25B8"/>
    <w:rsid w:val="00DA366A"/>
    <w:rsid w:val="00DA4571"/>
    <w:rsid w:val="00DA467E"/>
    <w:rsid w:val="00DA4FBD"/>
    <w:rsid w:val="00DA5D87"/>
    <w:rsid w:val="00DA71A8"/>
    <w:rsid w:val="00DA7553"/>
    <w:rsid w:val="00DB059E"/>
    <w:rsid w:val="00DB0FED"/>
    <w:rsid w:val="00DB1E7B"/>
    <w:rsid w:val="00DB24A3"/>
    <w:rsid w:val="00DB2679"/>
    <w:rsid w:val="00DB26D3"/>
    <w:rsid w:val="00DB7588"/>
    <w:rsid w:val="00DC0984"/>
    <w:rsid w:val="00DC10CA"/>
    <w:rsid w:val="00DC1A47"/>
    <w:rsid w:val="00DC2D30"/>
    <w:rsid w:val="00DC2D70"/>
    <w:rsid w:val="00DC3653"/>
    <w:rsid w:val="00DC3BEE"/>
    <w:rsid w:val="00DC4777"/>
    <w:rsid w:val="00DC49A9"/>
    <w:rsid w:val="00DC4DF5"/>
    <w:rsid w:val="00DC54FB"/>
    <w:rsid w:val="00DC5B69"/>
    <w:rsid w:val="00DC5D8A"/>
    <w:rsid w:val="00DC6050"/>
    <w:rsid w:val="00DC7749"/>
    <w:rsid w:val="00DD0A41"/>
    <w:rsid w:val="00DD12C6"/>
    <w:rsid w:val="00DD2FDE"/>
    <w:rsid w:val="00DD3019"/>
    <w:rsid w:val="00DD31B1"/>
    <w:rsid w:val="00DD48B0"/>
    <w:rsid w:val="00DD4B80"/>
    <w:rsid w:val="00DD559A"/>
    <w:rsid w:val="00DD5965"/>
    <w:rsid w:val="00DD6107"/>
    <w:rsid w:val="00DD6BB6"/>
    <w:rsid w:val="00DD6CF9"/>
    <w:rsid w:val="00DD7D45"/>
    <w:rsid w:val="00DE0D0E"/>
    <w:rsid w:val="00DE1068"/>
    <w:rsid w:val="00DE1234"/>
    <w:rsid w:val="00DE1654"/>
    <w:rsid w:val="00DE1A9F"/>
    <w:rsid w:val="00DE1EF9"/>
    <w:rsid w:val="00DE5AD9"/>
    <w:rsid w:val="00DE617A"/>
    <w:rsid w:val="00DE78E4"/>
    <w:rsid w:val="00DE7AA1"/>
    <w:rsid w:val="00DE7BD4"/>
    <w:rsid w:val="00DF1083"/>
    <w:rsid w:val="00DF1EAC"/>
    <w:rsid w:val="00DF2107"/>
    <w:rsid w:val="00DF26C8"/>
    <w:rsid w:val="00DF3191"/>
    <w:rsid w:val="00DF34F6"/>
    <w:rsid w:val="00DF3523"/>
    <w:rsid w:val="00DF5A00"/>
    <w:rsid w:val="00DF5EDA"/>
    <w:rsid w:val="00E008FE"/>
    <w:rsid w:val="00E00A19"/>
    <w:rsid w:val="00E00AD3"/>
    <w:rsid w:val="00E00CF1"/>
    <w:rsid w:val="00E018EA"/>
    <w:rsid w:val="00E02326"/>
    <w:rsid w:val="00E02C4E"/>
    <w:rsid w:val="00E02D52"/>
    <w:rsid w:val="00E02F89"/>
    <w:rsid w:val="00E05706"/>
    <w:rsid w:val="00E07675"/>
    <w:rsid w:val="00E107D5"/>
    <w:rsid w:val="00E11BA1"/>
    <w:rsid w:val="00E153C0"/>
    <w:rsid w:val="00E15465"/>
    <w:rsid w:val="00E1566D"/>
    <w:rsid w:val="00E158BF"/>
    <w:rsid w:val="00E16014"/>
    <w:rsid w:val="00E16136"/>
    <w:rsid w:val="00E16333"/>
    <w:rsid w:val="00E17093"/>
    <w:rsid w:val="00E170E5"/>
    <w:rsid w:val="00E171F3"/>
    <w:rsid w:val="00E213D3"/>
    <w:rsid w:val="00E268DE"/>
    <w:rsid w:val="00E30166"/>
    <w:rsid w:val="00E32B15"/>
    <w:rsid w:val="00E33927"/>
    <w:rsid w:val="00E33ACE"/>
    <w:rsid w:val="00E34988"/>
    <w:rsid w:val="00E34B12"/>
    <w:rsid w:val="00E35337"/>
    <w:rsid w:val="00E35783"/>
    <w:rsid w:val="00E40790"/>
    <w:rsid w:val="00E42060"/>
    <w:rsid w:val="00E42C4D"/>
    <w:rsid w:val="00E43A56"/>
    <w:rsid w:val="00E45005"/>
    <w:rsid w:val="00E45731"/>
    <w:rsid w:val="00E4780D"/>
    <w:rsid w:val="00E502E9"/>
    <w:rsid w:val="00E50894"/>
    <w:rsid w:val="00E50BB0"/>
    <w:rsid w:val="00E51A86"/>
    <w:rsid w:val="00E51FA0"/>
    <w:rsid w:val="00E52068"/>
    <w:rsid w:val="00E524C0"/>
    <w:rsid w:val="00E52A74"/>
    <w:rsid w:val="00E530F2"/>
    <w:rsid w:val="00E5478A"/>
    <w:rsid w:val="00E54DA7"/>
    <w:rsid w:val="00E55F62"/>
    <w:rsid w:val="00E57183"/>
    <w:rsid w:val="00E57835"/>
    <w:rsid w:val="00E57844"/>
    <w:rsid w:val="00E610DB"/>
    <w:rsid w:val="00E6174C"/>
    <w:rsid w:val="00E618EF"/>
    <w:rsid w:val="00E61B4C"/>
    <w:rsid w:val="00E62349"/>
    <w:rsid w:val="00E6392F"/>
    <w:rsid w:val="00E63A88"/>
    <w:rsid w:val="00E63E42"/>
    <w:rsid w:val="00E64B57"/>
    <w:rsid w:val="00E64C83"/>
    <w:rsid w:val="00E6541D"/>
    <w:rsid w:val="00E67A4D"/>
    <w:rsid w:val="00E70A4D"/>
    <w:rsid w:val="00E7169B"/>
    <w:rsid w:val="00E7243E"/>
    <w:rsid w:val="00E72965"/>
    <w:rsid w:val="00E72A1D"/>
    <w:rsid w:val="00E73822"/>
    <w:rsid w:val="00E73869"/>
    <w:rsid w:val="00E745DE"/>
    <w:rsid w:val="00E74FF4"/>
    <w:rsid w:val="00E75515"/>
    <w:rsid w:val="00E76829"/>
    <w:rsid w:val="00E769C5"/>
    <w:rsid w:val="00E7732E"/>
    <w:rsid w:val="00E80C20"/>
    <w:rsid w:val="00E80CA2"/>
    <w:rsid w:val="00E84070"/>
    <w:rsid w:val="00E8438A"/>
    <w:rsid w:val="00E84D1A"/>
    <w:rsid w:val="00E84F58"/>
    <w:rsid w:val="00E85275"/>
    <w:rsid w:val="00E86395"/>
    <w:rsid w:val="00E86AAA"/>
    <w:rsid w:val="00E90DE6"/>
    <w:rsid w:val="00E91500"/>
    <w:rsid w:val="00E92700"/>
    <w:rsid w:val="00E929BC"/>
    <w:rsid w:val="00E92EBA"/>
    <w:rsid w:val="00E939E2"/>
    <w:rsid w:val="00E943DC"/>
    <w:rsid w:val="00E94EA9"/>
    <w:rsid w:val="00E972A2"/>
    <w:rsid w:val="00E97888"/>
    <w:rsid w:val="00E97C8A"/>
    <w:rsid w:val="00EA0A32"/>
    <w:rsid w:val="00EA1CE1"/>
    <w:rsid w:val="00EA4855"/>
    <w:rsid w:val="00EA4AF5"/>
    <w:rsid w:val="00EA4BBF"/>
    <w:rsid w:val="00EA503B"/>
    <w:rsid w:val="00EA675A"/>
    <w:rsid w:val="00EA7BBF"/>
    <w:rsid w:val="00EB04B7"/>
    <w:rsid w:val="00EB26B2"/>
    <w:rsid w:val="00EB4FC0"/>
    <w:rsid w:val="00EB54ED"/>
    <w:rsid w:val="00EB5C26"/>
    <w:rsid w:val="00EB7171"/>
    <w:rsid w:val="00EB73AB"/>
    <w:rsid w:val="00EB76D6"/>
    <w:rsid w:val="00EB78FF"/>
    <w:rsid w:val="00EC00D1"/>
    <w:rsid w:val="00EC132D"/>
    <w:rsid w:val="00EC1625"/>
    <w:rsid w:val="00EC1B50"/>
    <w:rsid w:val="00EC3CB3"/>
    <w:rsid w:val="00EC7C8D"/>
    <w:rsid w:val="00EC7FB8"/>
    <w:rsid w:val="00ED1A3B"/>
    <w:rsid w:val="00ED289C"/>
    <w:rsid w:val="00ED2FDC"/>
    <w:rsid w:val="00ED326E"/>
    <w:rsid w:val="00ED3C97"/>
    <w:rsid w:val="00ED4735"/>
    <w:rsid w:val="00ED518B"/>
    <w:rsid w:val="00ED60EB"/>
    <w:rsid w:val="00ED6115"/>
    <w:rsid w:val="00EE33E2"/>
    <w:rsid w:val="00EE3E5D"/>
    <w:rsid w:val="00EE66F1"/>
    <w:rsid w:val="00EE7634"/>
    <w:rsid w:val="00EE7E1A"/>
    <w:rsid w:val="00EE7FA0"/>
    <w:rsid w:val="00EF17ED"/>
    <w:rsid w:val="00EF18A5"/>
    <w:rsid w:val="00EF2576"/>
    <w:rsid w:val="00EF3FDB"/>
    <w:rsid w:val="00EF45FC"/>
    <w:rsid w:val="00EF5C45"/>
    <w:rsid w:val="00EF75DB"/>
    <w:rsid w:val="00F00EA0"/>
    <w:rsid w:val="00F01075"/>
    <w:rsid w:val="00F034F5"/>
    <w:rsid w:val="00F03E26"/>
    <w:rsid w:val="00F079A1"/>
    <w:rsid w:val="00F07C67"/>
    <w:rsid w:val="00F1079A"/>
    <w:rsid w:val="00F10A2F"/>
    <w:rsid w:val="00F11182"/>
    <w:rsid w:val="00F11869"/>
    <w:rsid w:val="00F11A3F"/>
    <w:rsid w:val="00F12B13"/>
    <w:rsid w:val="00F13A6E"/>
    <w:rsid w:val="00F146E5"/>
    <w:rsid w:val="00F1662A"/>
    <w:rsid w:val="00F16680"/>
    <w:rsid w:val="00F16BC1"/>
    <w:rsid w:val="00F17722"/>
    <w:rsid w:val="00F217BD"/>
    <w:rsid w:val="00F21DFC"/>
    <w:rsid w:val="00F22214"/>
    <w:rsid w:val="00F22883"/>
    <w:rsid w:val="00F22BA5"/>
    <w:rsid w:val="00F22FEB"/>
    <w:rsid w:val="00F235E1"/>
    <w:rsid w:val="00F247D1"/>
    <w:rsid w:val="00F2644C"/>
    <w:rsid w:val="00F26562"/>
    <w:rsid w:val="00F26786"/>
    <w:rsid w:val="00F26AF7"/>
    <w:rsid w:val="00F273CD"/>
    <w:rsid w:val="00F309A2"/>
    <w:rsid w:val="00F30BDF"/>
    <w:rsid w:val="00F3105C"/>
    <w:rsid w:val="00F3150C"/>
    <w:rsid w:val="00F317EE"/>
    <w:rsid w:val="00F31E56"/>
    <w:rsid w:val="00F32872"/>
    <w:rsid w:val="00F32FFE"/>
    <w:rsid w:val="00F33BCD"/>
    <w:rsid w:val="00F34A3E"/>
    <w:rsid w:val="00F34CB7"/>
    <w:rsid w:val="00F361BB"/>
    <w:rsid w:val="00F36401"/>
    <w:rsid w:val="00F3685E"/>
    <w:rsid w:val="00F36D1B"/>
    <w:rsid w:val="00F40518"/>
    <w:rsid w:val="00F410D2"/>
    <w:rsid w:val="00F423FC"/>
    <w:rsid w:val="00F428AC"/>
    <w:rsid w:val="00F47449"/>
    <w:rsid w:val="00F47A2D"/>
    <w:rsid w:val="00F50F7F"/>
    <w:rsid w:val="00F51D60"/>
    <w:rsid w:val="00F5340E"/>
    <w:rsid w:val="00F534FC"/>
    <w:rsid w:val="00F53C2A"/>
    <w:rsid w:val="00F5465C"/>
    <w:rsid w:val="00F54A74"/>
    <w:rsid w:val="00F5560F"/>
    <w:rsid w:val="00F55694"/>
    <w:rsid w:val="00F55D3F"/>
    <w:rsid w:val="00F56910"/>
    <w:rsid w:val="00F56939"/>
    <w:rsid w:val="00F56E5F"/>
    <w:rsid w:val="00F5755E"/>
    <w:rsid w:val="00F60163"/>
    <w:rsid w:val="00F601F5"/>
    <w:rsid w:val="00F607EE"/>
    <w:rsid w:val="00F61B43"/>
    <w:rsid w:val="00F61B9B"/>
    <w:rsid w:val="00F62246"/>
    <w:rsid w:val="00F62A46"/>
    <w:rsid w:val="00F62E4A"/>
    <w:rsid w:val="00F630BF"/>
    <w:rsid w:val="00F63E25"/>
    <w:rsid w:val="00F642A7"/>
    <w:rsid w:val="00F670E3"/>
    <w:rsid w:val="00F71342"/>
    <w:rsid w:val="00F71345"/>
    <w:rsid w:val="00F71661"/>
    <w:rsid w:val="00F719A3"/>
    <w:rsid w:val="00F71B37"/>
    <w:rsid w:val="00F71D0E"/>
    <w:rsid w:val="00F72CF1"/>
    <w:rsid w:val="00F733E1"/>
    <w:rsid w:val="00F743FC"/>
    <w:rsid w:val="00F74DD7"/>
    <w:rsid w:val="00F76886"/>
    <w:rsid w:val="00F76C18"/>
    <w:rsid w:val="00F801BD"/>
    <w:rsid w:val="00F80C7F"/>
    <w:rsid w:val="00F80EEF"/>
    <w:rsid w:val="00F81A03"/>
    <w:rsid w:val="00F825E7"/>
    <w:rsid w:val="00F83356"/>
    <w:rsid w:val="00F83B31"/>
    <w:rsid w:val="00F83CB9"/>
    <w:rsid w:val="00F840B6"/>
    <w:rsid w:val="00F8428B"/>
    <w:rsid w:val="00F84B04"/>
    <w:rsid w:val="00F859FE"/>
    <w:rsid w:val="00F86269"/>
    <w:rsid w:val="00F86275"/>
    <w:rsid w:val="00F871C5"/>
    <w:rsid w:val="00F87FB1"/>
    <w:rsid w:val="00F90D7A"/>
    <w:rsid w:val="00F91FBA"/>
    <w:rsid w:val="00F926EB"/>
    <w:rsid w:val="00F92E10"/>
    <w:rsid w:val="00F932B8"/>
    <w:rsid w:val="00F94451"/>
    <w:rsid w:val="00F948FD"/>
    <w:rsid w:val="00F94FAF"/>
    <w:rsid w:val="00F9581D"/>
    <w:rsid w:val="00F96AE2"/>
    <w:rsid w:val="00F96D35"/>
    <w:rsid w:val="00F96D50"/>
    <w:rsid w:val="00F97445"/>
    <w:rsid w:val="00FA0846"/>
    <w:rsid w:val="00FA0C45"/>
    <w:rsid w:val="00FA1A19"/>
    <w:rsid w:val="00FA1D59"/>
    <w:rsid w:val="00FA516D"/>
    <w:rsid w:val="00FA53A8"/>
    <w:rsid w:val="00FA5B68"/>
    <w:rsid w:val="00FA6952"/>
    <w:rsid w:val="00FB00DE"/>
    <w:rsid w:val="00FB2CF3"/>
    <w:rsid w:val="00FB307A"/>
    <w:rsid w:val="00FB4F7E"/>
    <w:rsid w:val="00FB5894"/>
    <w:rsid w:val="00FB5F25"/>
    <w:rsid w:val="00FB6188"/>
    <w:rsid w:val="00FB626A"/>
    <w:rsid w:val="00FC099D"/>
    <w:rsid w:val="00FC1F5B"/>
    <w:rsid w:val="00FC223A"/>
    <w:rsid w:val="00FC3B03"/>
    <w:rsid w:val="00FC4982"/>
    <w:rsid w:val="00FC4AC2"/>
    <w:rsid w:val="00FC57A5"/>
    <w:rsid w:val="00FC5981"/>
    <w:rsid w:val="00FC59CC"/>
    <w:rsid w:val="00FC604B"/>
    <w:rsid w:val="00FD09D0"/>
    <w:rsid w:val="00FD0B6A"/>
    <w:rsid w:val="00FD1021"/>
    <w:rsid w:val="00FD18BA"/>
    <w:rsid w:val="00FD1E9D"/>
    <w:rsid w:val="00FD21BC"/>
    <w:rsid w:val="00FD21ED"/>
    <w:rsid w:val="00FD2470"/>
    <w:rsid w:val="00FD28BF"/>
    <w:rsid w:val="00FD2AEA"/>
    <w:rsid w:val="00FD3355"/>
    <w:rsid w:val="00FD3460"/>
    <w:rsid w:val="00FD3ECD"/>
    <w:rsid w:val="00FD406B"/>
    <w:rsid w:val="00FD4244"/>
    <w:rsid w:val="00FD4926"/>
    <w:rsid w:val="00FD6A7E"/>
    <w:rsid w:val="00FD6B14"/>
    <w:rsid w:val="00FE0737"/>
    <w:rsid w:val="00FE1F9C"/>
    <w:rsid w:val="00FE2BC0"/>
    <w:rsid w:val="00FE3149"/>
    <w:rsid w:val="00FE364D"/>
    <w:rsid w:val="00FE37AA"/>
    <w:rsid w:val="00FE4083"/>
    <w:rsid w:val="00FE450E"/>
    <w:rsid w:val="00FE4F05"/>
    <w:rsid w:val="00FE5882"/>
    <w:rsid w:val="00FE6B73"/>
    <w:rsid w:val="00FE6C59"/>
    <w:rsid w:val="00FE7229"/>
    <w:rsid w:val="00FE79D4"/>
    <w:rsid w:val="00FE7D86"/>
    <w:rsid w:val="00FF0C1E"/>
    <w:rsid w:val="00FF0F16"/>
    <w:rsid w:val="00FF11AC"/>
    <w:rsid w:val="00FF242A"/>
    <w:rsid w:val="00FF4404"/>
    <w:rsid w:val="00FF4439"/>
    <w:rsid w:val="00FF4737"/>
    <w:rsid w:val="00FF4942"/>
    <w:rsid w:val="00FF4B49"/>
    <w:rsid w:val="00FF50E6"/>
    <w:rsid w:val="00FF53A9"/>
    <w:rsid w:val="00FF6C89"/>
    <w:rsid w:val="00FF6DA7"/>
    <w:rsid w:val="00FF75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o:colormru v:ext="edit" colors="#eaeae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semiHidden="0" w:uiPriority="35" w:unhideWhenUsed="0" w:qFormat="1"/>
    <w:lsdException w:name="annotation reference" w:uiPriority="0"/>
    <w:lsdException w:name="page number" w:uiPriority="0"/>
    <w:lsdException w:name="toa heading" w:uiPriority="0"/>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8FF"/>
    <w:pPr>
      <w:spacing w:before="200" w:after="200" w:line="276" w:lineRule="auto"/>
    </w:pPr>
    <w:rPr>
      <w:rFonts w:ascii="Calibri" w:hAnsi="Calibri"/>
      <w:lang w:bidi="en-US"/>
    </w:rPr>
  </w:style>
  <w:style w:type="paragraph" w:styleId="Heading1">
    <w:name w:val="heading 1"/>
    <w:aliases w:val="Head 1"/>
    <w:basedOn w:val="Normal"/>
    <w:next w:val="Normal"/>
    <w:link w:val="Heading1Char"/>
    <w:uiPriority w:val="99"/>
    <w:qFormat/>
    <w:rsid w:val="00BD3F58"/>
    <w:pPr>
      <w:numPr>
        <w:numId w:val="9"/>
      </w:num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Heading2">
    <w:name w:val="heading 2"/>
    <w:basedOn w:val="Normal"/>
    <w:next w:val="Normal"/>
    <w:link w:val="Heading2Char"/>
    <w:uiPriority w:val="99"/>
    <w:unhideWhenUsed/>
    <w:qFormat/>
    <w:rsid w:val="00BD3F58"/>
    <w:pPr>
      <w:numPr>
        <w:ilvl w:val="1"/>
        <w:numId w:val="9"/>
      </w:numPr>
      <w:pBdr>
        <w:top w:val="single" w:sz="24" w:space="0" w:color="DBE5F1"/>
        <w:left w:val="single" w:sz="24" w:space="0" w:color="DBE5F1"/>
        <w:bottom w:val="single" w:sz="24" w:space="0" w:color="DBE5F1"/>
        <w:right w:val="single" w:sz="24" w:space="0" w:color="DBE5F1"/>
      </w:pBdr>
      <w:shd w:val="clear" w:color="auto" w:fill="DBE5F1"/>
      <w:spacing w:after="0"/>
      <w:ind w:left="576"/>
      <w:outlineLvl w:val="1"/>
    </w:pPr>
    <w:rPr>
      <w:caps/>
      <w:spacing w:val="15"/>
      <w:sz w:val="22"/>
      <w:szCs w:val="22"/>
    </w:rPr>
  </w:style>
  <w:style w:type="paragraph" w:styleId="Heading3">
    <w:name w:val="heading 3"/>
    <w:basedOn w:val="Normal"/>
    <w:next w:val="Normal"/>
    <w:link w:val="Heading3Char"/>
    <w:uiPriority w:val="99"/>
    <w:unhideWhenUsed/>
    <w:qFormat/>
    <w:rsid w:val="00BD3F58"/>
    <w:pPr>
      <w:numPr>
        <w:ilvl w:val="2"/>
        <w:numId w:val="9"/>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unhideWhenUsed/>
    <w:qFormat/>
    <w:rsid w:val="00BD3F58"/>
    <w:pPr>
      <w:numPr>
        <w:ilvl w:val="3"/>
        <w:numId w:val="9"/>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unhideWhenUsed/>
    <w:qFormat/>
    <w:rsid w:val="00BD3F58"/>
    <w:pPr>
      <w:numPr>
        <w:ilvl w:val="4"/>
        <w:numId w:val="9"/>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BD3F58"/>
    <w:pPr>
      <w:numPr>
        <w:ilvl w:val="5"/>
        <w:numId w:val="9"/>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BD3F58"/>
    <w:pPr>
      <w:numPr>
        <w:ilvl w:val="6"/>
        <w:numId w:val="9"/>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BD3F58"/>
    <w:pPr>
      <w:numPr>
        <w:ilvl w:val="7"/>
        <w:numId w:val="9"/>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D3F58"/>
    <w:pPr>
      <w:numPr>
        <w:ilvl w:val="8"/>
        <w:numId w:val="9"/>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125C62"/>
    <w:pPr>
      <w:ind w:left="709"/>
    </w:pPr>
  </w:style>
  <w:style w:type="paragraph" w:styleId="Header">
    <w:name w:val="header"/>
    <w:basedOn w:val="Normal"/>
    <w:link w:val="HeaderChar"/>
    <w:uiPriority w:val="99"/>
    <w:rsid w:val="00BD3F58"/>
    <w:pPr>
      <w:tabs>
        <w:tab w:val="center" w:pos="4320"/>
        <w:tab w:val="right" w:pos="8640"/>
      </w:tabs>
      <w:spacing w:before="0" w:after="0" w:line="240" w:lineRule="auto"/>
      <w:jc w:val="both"/>
    </w:pPr>
    <w:rPr>
      <w:rFonts w:eastAsia="Calibri" w:cs="Calibri"/>
      <w:b/>
      <w:bCs/>
      <w:noProof/>
      <w:color w:val="003366"/>
      <w:sz w:val="32"/>
      <w:szCs w:val="32"/>
      <w:bdr w:val="single" w:sz="4" w:space="0" w:color="auto"/>
      <w:lang w:bidi="ar-SA"/>
    </w:rPr>
  </w:style>
  <w:style w:type="paragraph" w:styleId="TOC1">
    <w:name w:val="toc 1"/>
    <w:basedOn w:val="Normal"/>
    <w:next w:val="Normal"/>
    <w:autoRedefine/>
    <w:uiPriority w:val="39"/>
    <w:rsid w:val="00A96BCC"/>
    <w:pPr>
      <w:tabs>
        <w:tab w:val="left" w:pos="360"/>
        <w:tab w:val="right" w:leader="dot" w:pos="9000"/>
      </w:tabs>
      <w:spacing w:before="120" w:after="120"/>
    </w:pPr>
    <w:rPr>
      <w:b/>
      <w:bCs/>
      <w:caps/>
    </w:rPr>
  </w:style>
  <w:style w:type="paragraph" w:styleId="TOC2">
    <w:name w:val="toc 2"/>
    <w:basedOn w:val="Normal"/>
    <w:next w:val="Normal"/>
    <w:autoRedefine/>
    <w:uiPriority w:val="39"/>
    <w:rsid w:val="00A96BCC"/>
    <w:pPr>
      <w:tabs>
        <w:tab w:val="left" w:pos="1000"/>
        <w:tab w:val="right" w:leader="dot" w:pos="9000"/>
      </w:tabs>
      <w:spacing w:before="0" w:after="0"/>
      <w:ind w:left="810" w:hanging="360"/>
    </w:pPr>
    <w:rPr>
      <w:smallCaps/>
    </w:rPr>
  </w:style>
  <w:style w:type="paragraph" w:styleId="TOC3">
    <w:name w:val="toc 3"/>
    <w:basedOn w:val="Normal"/>
    <w:next w:val="Normal"/>
    <w:autoRedefine/>
    <w:uiPriority w:val="39"/>
    <w:unhideWhenUsed/>
    <w:rsid w:val="00A96BCC"/>
    <w:pPr>
      <w:tabs>
        <w:tab w:val="left" w:pos="1440"/>
        <w:tab w:val="right" w:leader="dot" w:pos="9000"/>
      </w:tabs>
      <w:spacing w:before="0" w:after="0"/>
      <w:ind w:left="1170" w:hanging="360"/>
    </w:pPr>
    <w:rPr>
      <w:iCs/>
      <w:noProof/>
    </w:rPr>
  </w:style>
  <w:style w:type="paragraph" w:styleId="TOC4">
    <w:name w:val="toc 4"/>
    <w:basedOn w:val="Normal"/>
    <w:next w:val="Normal"/>
    <w:autoRedefine/>
    <w:uiPriority w:val="39"/>
    <w:unhideWhenUsed/>
    <w:rsid w:val="00BD3F58"/>
    <w:pPr>
      <w:spacing w:before="0" w:after="0"/>
      <w:ind w:left="600"/>
    </w:pPr>
    <w:rPr>
      <w:sz w:val="18"/>
      <w:szCs w:val="18"/>
    </w:rPr>
  </w:style>
  <w:style w:type="paragraph" w:styleId="TOC5">
    <w:name w:val="toc 5"/>
    <w:basedOn w:val="Normal"/>
    <w:next w:val="Normal"/>
    <w:autoRedefine/>
    <w:uiPriority w:val="39"/>
    <w:unhideWhenUsed/>
    <w:rsid w:val="00BD3F58"/>
    <w:pPr>
      <w:spacing w:before="0" w:after="0"/>
      <w:ind w:left="800"/>
    </w:pPr>
    <w:rPr>
      <w:sz w:val="18"/>
      <w:szCs w:val="18"/>
    </w:rPr>
  </w:style>
  <w:style w:type="paragraph" w:styleId="TOC6">
    <w:name w:val="toc 6"/>
    <w:basedOn w:val="Normal"/>
    <w:next w:val="Normal"/>
    <w:autoRedefine/>
    <w:uiPriority w:val="39"/>
    <w:unhideWhenUsed/>
    <w:rsid w:val="00BD3F58"/>
    <w:pPr>
      <w:spacing w:before="0" w:after="0"/>
      <w:ind w:left="1000"/>
    </w:pPr>
    <w:rPr>
      <w:sz w:val="18"/>
      <w:szCs w:val="18"/>
    </w:rPr>
  </w:style>
  <w:style w:type="paragraph" w:styleId="TOC7">
    <w:name w:val="toc 7"/>
    <w:basedOn w:val="Normal"/>
    <w:next w:val="Normal"/>
    <w:autoRedefine/>
    <w:uiPriority w:val="39"/>
    <w:unhideWhenUsed/>
    <w:rsid w:val="00BD3F58"/>
    <w:pPr>
      <w:spacing w:before="0" w:after="0"/>
      <w:ind w:left="1200"/>
    </w:pPr>
    <w:rPr>
      <w:sz w:val="18"/>
      <w:szCs w:val="18"/>
    </w:rPr>
  </w:style>
  <w:style w:type="paragraph" w:styleId="TOC8">
    <w:name w:val="toc 8"/>
    <w:basedOn w:val="Normal"/>
    <w:next w:val="Normal"/>
    <w:autoRedefine/>
    <w:uiPriority w:val="39"/>
    <w:unhideWhenUsed/>
    <w:rsid w:val="00BD3F58"/>
    <w:pPr>
      <w:spacing w:before="0" w:after="0"/>
      <w:ind w:left="1400"/>
    </w:pPr>
    <w:rPr>
      <w:sz w:val="18"/>
      <w:szCs w:val="18"/>
    </w:rPr>
  </w:style>
  <w:style w:type="paragraph" w:styleId="TOC9">
    <w:name w:val="toc 9"/>
    <w:basedOn w:val="Normal"/>
    <w:next w:val="Normal"/>
    <w:autoRedefine/>
    <w:uiPriority w:val="39"/>
    <w:unhideWhenUsed/>
    <w:rsid w:val="00BD3F58"/>
    <w:pPr>
      <w:spacing w:before="0" w:after="0"/>
      <w:ind w:left="1600"/>
    </w:pPr>
    <w:rPr>
      <w:sz w:val="18"/>
      <w:szCs w:val="18"/>
    </w:rPr>
  </w:style>
  <w:style w:type="character" w:styleId="FollowedHyperlink">
    <w:name w:val="FollowedHyperlink"/>
    <w:basedOn w:val="DefaultParagraphFont"/>
    <w:uiPriority w:val="99"/>
    <w:rsid w:val="00125C62"/>
    <w:rPr>
      <w:color w:val="800080"/>
      <w:u w:val="single"/>
    </w:rPr>
  </w:style>
  <w:style w:type="paragraph" w:styleId="Caption">
    <w:name w:val="caption"/>
    <w:basedOn w:val="Normal"/>
    <w:next w:val="Normal"/>
    <w:uiPriority w:val="35"/>
    <w:unhideWhenUsed/>
    <w:qFormat/>
    <w:rsid w:val="00BD3F58"/>
    <w:rPr>
      <w:b/>
      <w:bCs/>
      <w:color w:val="365F91"/>
      <w:sz w:val="16"/>
      <w:szCs w:val="16"/>
    </w:rPr>
  </w:style>
  <w:style w:type="paragraph" w:customStyle="1" w:styleId="InfoBlue">
    <w:name w:val="InfoBlue"/>
    <w:basedOn w:val="Normal"/>
    <w:next w:val="Normal"/>
    <w:rsid w:val="00125C62"/>
    <w:pPr>
      <w:widowControl w:val="0"/>
      <w:spacing w:after="120" w:line="240" w:lineRule="atLeast"/>
      <w:jc w:val="both"/>
    </w:pPr>
    <w:rPr>
      <w:i/>
      <w:color w:val="0000FF"/>
    </w:rPr>
  </w:style>
  <w:style w:type="paragraph" w:customStyle="1" w:styleId="titleparagraph">
    <w:name w:val="title paragraph"/>
    <w:basedOn w:val="Title"/>
    <w:rsid w:val="00125C62"/>
    <w:rPr>
      <w:rFonts w:ascii="Arial" w:hAnsi="Arial"/>
      <w:b/>
      <w:i/>
      <w:color w:val="auto"/>
      <w:sz w:val="24"/>
    </w:rPr>
  </w:style>
  <w:style w:type="paragraph" w:styleId="Title">
    <w:name w:val="Title"/>
    <w:basedOn w:val="Normal"/>
    <w:next w:val="Normal"/>
    <w:link w:val="TitleChar"/>
    <w:uiPriority w:val="99"/>
    <w:qFormat/>
    <w:rsid w:val="00BD3F58"/>
    <w:pPr>
      <w:spacing w:before="720"/>
    </w:pPr>
    <w:rPr>
      <w:caps/>
      <w:color w:val="4F81BD"/>
      <w:spacing w:val="10"/>
      <w:kern w:val="28"/>
      <w:sz w:val="52"/>
      <w:szCs w:val="52"/>
    </w:rPr>
  </w:style>
  <w:style w:type="paragraph" w:customStyle="1" w:styleId="Literature">
    <w:name w:val="Literature"/>
    <w:basedOn w:val="Normal"/>
    <w:rsid w:val="00125C62"/>
    <w:pPr>
      <w:spacing w:line="360" w:lineRule="auto"/>
    </w:pPr>
    <w:rPr>
      <w:rFonts w:ascii="Times New Roman" w:hAnsi="Times New Roman"/>
    </w:rPr>
  </w:style>
  <w:style w:type="paragraph" w:customStyle="1" w:styleId="GlossaryItem">
    <w:name w:val="Glossary Item"/>
    <w:basedOn w:val="Normal"/>
    <w:rsid w:val="00125C62"/>
    <w:rPr>
      <w:rFonts w:ascii="Times New Roman" w:hAnsi="Times New Roman"/>
      <w:b/>
      <w:lang w:val="en-GB"/>
    </w:rPr>
  </w:style>
  <w:style w:type="paragraph" w:customStyle="1" w:styleId="GlossaryItemDefinition">
    <w:name w:val="Glossary Item Definition"/>
    <w:basedOn w:val="Normal"/>
    <w:rsid w:val="00125C62"/>
    <w:pPr>
      <w:spacing w:after="120"/>
    </w:pPr>
    <w:rPr>
      <w:rFonts w:ascii="Times New Roman" w:hAnsi="Times New Roman"/>
      <w:lang w:val="en-GB"/>
    </w:rPr>
  </w:style>
  <w:style w:type="character" w:styleId="Hyperlink">
    <w:name w:val="Hyperlink"/>
    <w:basedOn w:val="DefaultParagraphFont"/>
    <w:uiPriority w:val="99"/>
    <w:rsid w:val="00BD3F58"/>
    <w:rPr>
      <w:color w:val="0000FF"/>
      <w:u w:val="single"/>
    </w:rPr>
  </w:style>
  <w:style w:type="paragraph" w:styleId="Footer">
    <w:name w:val="footer"/>
    <w:basedOn w:val="Normal"/>
    <w:link w:val="FooterChar"/>
    <w:uiPriority w:val="99"/>
    <w:rsid w:val="00BD3F58"/>
    <w:pPr>
      <w:tabs>
        <w:tab w:val="center" w:pos="4320"/>
        <w:tab w:val="right" w:pos="8640"/>
      </w:tabs>
      <w:spacing w:beforeAutospacing="1" w:after="0" w:afterAutospacing="1" w:line="240" w:lineRule="auto"/>
      <w:ind w:left="720"/>
      <w:jc w:val="both"/>
    </w:pPr>
    <w:rPr>
      <w:rFonts w:eastAsia="Calibri" w:cs="Calibri"/>
      <w:lang w:val="en-GB"/>
    </w:rPr>
  </w:style>
  <w:style w:type="character" w:styleId="CommentReference">
    <w:name w:val="annotation reference"/>
    <w:basedOn w:val="DefaultParagraphFont"/>
    <w:semiHidden/>
    <w:rsid w:val="00125C62"/>
    <w:rPr>
      <w:sz w:val="16"/>
    </w:rPr>
  </w:style>
  <w:style w:type="paragraph" w:styleId="CommentText">
    <w:name w:val="annotation text"/>
    <w:basedOn w:val="Normal"/>
    <w:semiHidden/>
    <w:rsid w:val="00125C62"/>
  </w:style>
  <w:style w:type="paragraph" w:styleId="BodyTextIndent2">
    <w:name w:val="Body Text Indent 2"/>
    <w:basedOn w:val="Normal"/>
    <w:link w:val="BodyTextIndent2Char"/>
    <w:uiPriority w:val="99"/>
    <w:rsid w:val="00125C62"/>
    <w:pPr>
      <w:ind w:left="360"/>
    </w:pPr>
  </w:style>
  <w:style w:type="paragraph" w:styleId="BalloonText">
    <w:name w:val="Balloon Text"/>
    <w:basedOn w:val="Normal"/>
    <w:link w:val="BalloonTextChar"/>
    <w:uiPriority w:val="99"/>
    <w:semiHidden/>
    <w:unhideWhenUsed/>
    <w:rsid w:val="00BD3F58"/>
    <w:pPr>
      <w:spacing w:after="0" w:line="240" w:lineRule="auto"/>
    </w:pPr>
    <w:rPr>
      <w:rFonts w:ascii="Tahoma" w:hAnsi="Tahoma" w:cs="Tahoma"/>
      <w:sz w:val="16"/>
      <w:szCs w:val="16"/>
    </w:rPr>
  </w:style>
  <w:style w:type="table" w:styleId="TableGrid">
    <w:name w:val="Table Grid"/>
    <w:basedOn w:val="TableNormal"/>
    <w:uiPriority w:val="99"/>
    <w:rsid w:val="00BD3F58"/>
    <w:pPr>
      <w:spacing w:after="120" w:line="280" w:lineRule="exact"/>
    </w:pPr>
    <w:rPr>
      <w:rFonts w:ascii="Calibri" w:hAnsi="Calibri" w:cs="Calibri"/>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semiHidden/>
    <w:rsid w:val="00DF1EAC"/>
    <w:pPr>
      <w:ind w:left="220" w:hanging="220"/>
    </w:pPr>
  </w:style>
  <w:style w:type="paragraph" w:styleId="IndexHeading">
    <w:name w:val="index heading"/>
    <w:basedOn w:val="Normal"/>
    <w:next w:val="Index1"/>
    <w:semiHidden/>
    <w:rsid w:val="00DF1EAC"/>
    <w:rPr>
      <w:lang w:val="en-GB"/>
    </w:rPr>
  </w:style>
  <w:style w:type="paragraph" w:customStyle="1" w:styleId="style3">
    <w:name w:val="style3"/>
    <w:basedOn w:val="Normal"/>
    <w:rsid w:val="00DF1EAC"/>
    <w:rPr>
      <w:rFonts w:ascii="Helv" w:hAnsi="Helv"/>
      <w:b/>
    </w:rPr>
  </w:style>
  <w:style w:type="paragraph" w:customStyle="1" w:styleId="style4">
    <w:name w:val="style4"/>
    <w:basedOn w:val="style3"/>
    <w:rsid w:val="00DF1EAC"/>
    <w:rPr>
      <w:b w:val="0"/>
    </w:rPr>
  </w:style>
  <w:style w:type="paragraph" w:customStyle="1" w:styleId="Bullet">
    <w:name w:val="Bullet"/>
    <w:basedOn w:val="ListBullet"/>
    <w:autoRedefine/>
    <w:rsid w:val="00DF1EAC"/>
    <w:pPr>
      <w:numPr>
        <w:numId w:val="0"/>
      </w:numPr>
    </w:pPr>
    <w:rPr>
      <w:lang w:val="en-GB"/>
    </w:rPr>
  </w:style>
  <w:style w:type="paragraph" w:styleId="ListBullet">
    <w:name w:val="List Bullet"/>
    <w:basedOn w:val="Normal"/>
    <w:autoRedefine/>
    <w:rsid w:val="00DF1EAC"/>
    <w:pPr>
      <w:numPr>
        <w:numId w:val="2"/>
      </w:numPr>
    </w:pPr>
  </w:style>
  <w:style w:type="character" w:styleId="PageNumber">
    <w:name w:val="page number"/>
    <w:basedOn w:val="DefaultParagraphFont"/>
    <w:rsid w:val="00EB73AB"/>
  </w:style>
  <w:style w:type="paragraph" w:customStyle="1" w:styleId="Normal-Indent">
    <w:name w:val="Normal-Indent"/>
    <w:basedOn w:val="Normal"/>
    <w:rsid w:val="00AC2D95"/>
    <w:pPr>
      <w:keepLines/>
      <w:widowControl w:val="0"/>
      <w:numPr>
        <w:numId w:val="3"/>
      </w:numPr>
      <w:tabs>
        <w:tab w:val="clear" w:pos="360"/>
      </w:tabs>
      <w:spacing w:before="60"/>
      <w:ind w:left="936" w:firstLine="0"/>
      <w:jc w:val="both"/>
    </w:pPr>
    <w:rPr>
      <w:lang w:val="en-GB"/>
    </w:rPr>
  </w:style>
  <w:style w:type="paragraph" w:customStyle="1" w:styleId="NormalIndentBullet">
    <w:name w:val="Normal Indent Bullet"/>
    <w:basedOn w:val="Normal"/>
    <w:rsid w:val="00AC2D95"/>
    <w:pPr>
      <w:keepLines/>
      <w:widowControl w:val="0"/>
      <w:numPr>
        <w:numId w:val="1"/>
      </w:numPr>
      <w:spacing w:before="60"/>
      <w:jc w:val="both"/>
    </w:pPr>
    <w:rPr>
      <w:lang w:val="en-GB"/>
    </w:rPr>
  </w:style>
  <w:style w:type="paragraph" w:styleId="NormalIndent">
    <w:name w:val="Normal Indent"/>
    <w:basedOn w:val="Normal"/>
    <w:rsid w:val="00AC2D95"/>
    <w:pPr>
      <w:widowControl w:val="0"/>
      <w:spacing w:before="60"/>
      <w:ind w:left="864"/>
      <w:jc w:val="both"/>
    </w:pPr>
    <w:rPr>
      <w:lang w:val="en-GB"/>
    </w:rPr>
  </w:style>
  <w:style w:type="paragraph" w:styleId="TOAHeading">
    <w:name w:val="toa heading"/>
    <w:basedOn w:val="Normal"/>
    <w:next w:val="Normal"/>
    <w:semiHidden/>
    <w:rsid w:val="00AC2D95"/>
    <w:pPr>
      <w:widowControl w:val="0"/>
      <w:spacing w:before="120"/>
    </w:pPr>
    <w:rPr>
      <w:b/>
      <w:sz w:val="24"/>
    </w:rPr>
  </w:style>
  <w:style w:type="paragraph" w:customStyle="1" w:styleId="Normal-Indent0">
    <w:name w:val="Normal - Indent"/>
    <w:basedOn w:val="Normal"/>
    <w:rsid w:val="00AC2D95"/>
    <w:pPr>
      <w:keepLines/>
      <w:spacing w:before="60"/>
      <w:ind w:left="864"/>
      <w:jc w:val="both"/>
    </w:pPr>
    <w:rPr>
      <w:lang w:val="en-GB"/>
    </w:rPr>
  </w:style>
  <w:style w:type="paragraph" w:customStyle="1" w:styleId="NormalTextTable">
    <w:name w:val="Normal Text Table"/>
    <w:basedOn w:val="Normal"/>
    <w:rsid w:val="00AC2D95"/>
    <w:pPr>
      <w:widowControl w:val="0"/>
    </w:pPr>
    <w:rPr>
      <w:sz w:val="18"/>
    </w:rPr>
  </w:style>
  <w:style w:type="character" w:customStyle="1" w:styleId="Heading4Char">
    <w:name w:val="Heading 4 Char"/>
    <w:basedOn w:val="DefaultParagraphFont"/>
    <w:link w:val="Heading4"/>
    <w:uiPriority w:val="99"/>
    <w:rsid w:val="0017116F"/>
    <w:rPr>
      <w:rFonts w:ascii="Calibri" w:hAnsi="Calibri"/>
      <w:caps/>
      <w:color w:val="365F91"/>
      <w:spacing w:val="10"/>
      <w:sz w:val="22"/>
      <w:szCs w:val="22"/>
      <w:lang w:bidi="en-US"/>
    </w:rPr>
  </w:style>
  <w:style w:type="paragraph" w:customStyle="1" w:styleId="Body">
    <w:name w:val="_Body"/>
    <w:basedOn w:val="Normal"/>
    <w:rsid w:val="00AC2D95"/>
    <w:pPr>
      <w:tabs>
        <w:tab w:val="left" w:pos="1080"/>
      </w:tabs>
      <w:spacing w:after="220"/>
    </w:pPr>
    <w:rPr>
      <w:rFonts w:eastAsia="KaiTi_GB2312"/>
      <w:snapToGrid w:val="0"/>
      <w:lang w:eastAsia="zh-CN"/>
    </w:rPr>
  </w:style>
  <w:style w:type="paragraph" w:styleId="NormalWeb">
    <w:name w:val="Normal (Web)"/>
    <w:basedOn w:val="Normal"/>
    <w:uiPriority w:val="99"/>
    <w:unhideWhenUsed/>
    <w:rsid w:val="00BD3F58"/>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99"/>
    <w:rsid w:val="00BD3F58"/>
    <w:pPr>
      <w:spacing w:before="0" w:after="120" w:line="240" w:lineRule="auto"/>
    </w:pPr>
    <w:rPr>
      <w:rFonts w:ascii="Arial" w:hAnsi="Arial"/>
      <w:sz w:val="18"/>
      <w:szCs w:val="24"/>
      <w:lang w:val="en-GB" w:eastAsia="en-GB" w:bidi="ar-SA"/>
    </w:rPr>
  </w:style>
  <w:style w:type="paragraph" w:customStyle="1" w:styleId="NormalBulleted">
    <w:name w:val="Normal Bulleted"/>
    <w:basedOn w:val="Normal"/>
    <w:rsid w:val="00AC2D95"/>
    <w:pPr>
      <w:numPr>
        <w:numId w:val="4"/>
      </w:numPr>
      <w:jc w:val="both"/>
    </w:pPr>
    <w:rPr>
      <w:rFonts w:ascii="Helv" w:hAnsi="Helv"/>
      <w:snapToGrid w:val="0"/>
      <w:color w:val="000000"/>
      <w:spacing w:val="-5"/>
      <w:kern w:val="28"/>
    </w:rPr>
  </w:style>
  <w:style w:type="paragraph" w:customStyle="1" w:styleId="Text">
    <w:name w:val="Text"/>
    <w:basedOn w:val="Normal"/>
    <w:rsid w:val="00AC2D95"/>
    <w:pPr>
      <w:spacing w:before="120"/>
      <w:ind w:left="360"/>
      <w:jc w:val="both"/>
    </w:pPr>
    <w:rPr>
      <w:rFonts w:ascii="Times New Roman" w:hAnsi="Times New Roman"/>
    </w:rPr>
  </w:style>
  <w:style w:type="paragraph" w:styleId="DocumentMap">
    <w:name w:val="Document Map"/>
    <w:basedOn w:val="Normal"/>
    <w:link w:val="DocumentMapChar"/>
    <w:uiPriority w:val="99"/>
    <w:semiHidden/>
    <w:unhideWhenUsed/>
    <w:rsid w:val="00BD3F58"/>
    <w:pPr>
      <w:spacing w:after="0" w:line="240" w:lineRule="auto"/>
    </w:pPr>
    <w:rPr>
      <w:rFonts w:ascii="Tahoma" w:hAnsi="Tahoma" w:cs="Tahoma"/>
      <w:sz w:val="16"/>
      <w:szCs w:val="16"/>
    </w:rPr>
  </w:style>
  <w:style w:type="paragraph" w:styleId="CommentSubject">
    <w:name w:val="annotation subject"/>
    <w:basedOn w:val="CommentText"/>
    <w:next w:val="CommentText"/>
    <w:semiHidden/>
    <w:rsid w:val="00B878F5"/>
    <w:rPr>
      <w:b/>
      <w:bCs/>
    </w:rPr>
  </w:style>
  <w:style w:type="paragraph" w:customStyle="1" w:styleId="HeadingStyle1">
    <w:name w:val="Heading Style 1"/>
    <w:basedOn w:val="Heading1"/>
    <w:next w:val="Normal"/>
    <w:rsid w:val="00781FAF"/>
  </w:style>
  <w:style w:type="paragraph" w:customStyle="1" w:styleId="HeadingStyle2">
    <w:name w:val="Heading Style 2"/>
    <w:basedOn w:val="Heading2"/>
    <w:next w:val="Normal"/>
    <w:link w:val="HeadingStyle2CharChar"/>
    <w:rsid w:val="00781FAF"/>
    <w:pPr>
      <w:tabs>
        <w:tab w:val="num" w:pos="576"/>
      </w:tabs>
    </w:pPr>
    <w:rPr>
      <w:bCs/>
      <w:i/>
    </w:rPr>
  </w:style>
  <w:style w:type="character" w:customStyle="1" w:styleId="Heading2Char">
    <w:name w:val="Heading 2 Char"/>
    <w:basedOn w:val="DefaultParagraphFont"/>
    <w:link w:val="Heading2"/>
    <w:uiPriority w:val="99"/>
    <w:rsid w:val="0017116F"/>
    <w:rPr>
      <w:rFonts w:ascii="Calibri" w:hAnsi="Calibri"/>
      <w:caps/>
      <w:spacing w:val="15"/>
      <w:sz w:val="22"/>
      <w:szCs w:val="22"/>
      <w:shd w:val="clear" w:color="auto" w:fill="DBE5F1"/>
      <w:lang w:bidi="en-US"/>
    </w:rPr>
  </w:style>
  <w:style w:type="character" w:customStyle="1" w:styleId="Heading3Char">
    <w:name w:val="Heading 3 Char"/>
    <w:basedOn w:val="DefaultParagraphFont"/>
    <w:link w:val="Heading3"/>
    <w:uiPriority w:val="99"/>
    <w:rsid w:val="0017116F"/>
    <w:rPr>
      <w:rFonts w:ascii="Calibri" w:hAnsi="Calibri"/>
      <w:caps/>
      <w:color w:val="243F60"/>
      <w:spacing w:val="15"/>
      <w:sz w:val="22"/>
      <w:szCs w:val="22"/>
      <w:lang w:bidi="en-US"/>
    </w:rPr>
  </w:style>
  <w:style w:type="paragraph" w:customStyle="1" w:styleId="NormalArial">
    <w:name w:val="Normal + Arial"/>
    <w:basedOn w:val="Normal"/>
    <w:rsid w:val="002F337D"/>
    <w:pPr>
      <w:jc w:val="both"/>
    </w:pPr>
    <w:rPr>
      <w:rFonts w:cs="Arial"/>
    </w:rPr>
  </w:style>
  <w:style w:type="paragraph" w:customStyle="1" w:styleId="bullet0">
    <w:name w:val="bullet"/>
    <w:basedOn w:val="Normal"/>
    <w:next w:val="Normal"/>
    <w:rsid w:val="002F337D"/>
    <w:pPr>
      <w:tabs>
        <w:tab w:val="left" w:pos="720"/>
      </w:tabs>
      <w:overflowPunct w:val="0"/>
      <w:autoSpaceDE w:val="0"/>
      <w:autoSpaceDN w:val="0"/>
      <w:adjustRightInd w:val="0"/>
      <w:spacing w:before="60"/>
      <w:ind w:left="720" w:hanging="720"/>
      <w:textAlignment w:val="baseline"/>
    </w:pPr>
    <w:rPr>
      <w:rFonts w:ascii="Times New Roman" w:hAnsi="Times New Roman"/>
    </w:rPr>
  </w:style>
  <w:style w:type="character" w:customStyle="1" w:styleId="HeadingStyle2CharChar">
    <w:name w:val="Heading Style 2 Char Char"/>
    <w:basedOn w:val="DefaultParagraphFont"/>
    <w:link w:val="HeadingStyle2"/>
    <w:rsid w:val="002F337D"/>
    <w:rPr>
      <w:rFonts w:ascii="Calibri" w:hAnsi="Calibri"/>
      <w:bCs/>
      <w:i/>
      <w:caps/>
      <w:spacing w:val="15"/>
      <w:sz w:val="22"/>
      <w:szCs w:val="22"/>
      <w:shd w:val="clear" w:color="auto" w:fill="DBE5F1"/>
      <w:lang w:bidi="en-US"/>
    </w:rPr>
  </w:style>
  <w:style w:type="paragraph" w:styleId="ListParagraph">
    <w:name w:val="List Paragraph"/>
    <w:basedOn w:val="Normal"/>
    <w:uiPriority w:val="34"/>
    <w:qFormat/>
    <w:rsid w:val="00BD3F58"/>
    <w:pPr>
      <w:ind w:left="720"/>
      <w:contextualSpacing/>
    </w:pPr>
  </w:style>
  <w:style w:type="table" w:customStyle="1" w:styleId="MediumList1-Accent11">
    <w:name w:val="Medium List 1 - Accent 11"/>
    <w:basedOn w:val="TableNormal"/>
    <w:uiPriority w:val="65"/>
    <w:rsid w:val="00BD3F58"/>
    <w:rPr>
      <w:rFonts w:ascii="Calibri" w:hAnsi="Calibri"/>
      <w:color w:val="000000"/>
      <w:lang w:val="ru-RU" w:eastAsia="ru-RU"/>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pbodytext">
    <w:name w:val="p_bodytext"/>
    <w:basedOn w:val="Normal"/>
    <w:rsid w:val="00FC099D"/>
    <w:pPr>
      <w:spacing w:before="100" w:beforeAutospacing="1" w:after="100" w:afterAutospacing="1"/>
    </w:pPr>
    <w:rPr>
      <w:rFonts w:ascii="Times New Roman" w:hAnsi="Times New Roman"/>
      <w:sz w:val="24"/>
      <w:szCs w:val="24"/>
    </w:rPr>
  </w:style>
  <w:style w:type="character" w:customStyle="1" w:styleId="fbodytext">
    <w:name w:val="f_bodytext"/>
    <w:basedOn w:val="DefaultParagraphFont"/>
    <w:rsid w:val="00FC099D"/>
  </w:style>
  <w:style w:type="paragraph" w:styleId="TOCHeading">
    <w:name w:val="TOC Heading"/>
    <w:basedOn w:val="Heading1"/>
    <w:next w:val="Normal"/>
    <w:uiPriority w:val="39"/>
    <w:semiHidden/>
    <w:unhideWhenUsed/>
    <w:qFormat/>
    <w:rsid w:val="00BD3F58"/>
    <w:pPr>
      <w:numPr>
        <w:numId w:val="0"/>
      </w:numPr>
      <w:outlineLvl w:val="9"/>
    </w:pPr>
  </w:style>
  <w:style w:type="table" w:customStyle="1" w:styleId="MediumShading1-Accent11">
    <w:name w:val="Medium Shading 1 - Accent 11"/>
    <w:basedOn w:val="TableNormal"/>
    <w:uiPriority w:val="63"/>
    <w:rsid w:val="00BD3F58"/>
    <w:rPr>
      <w:rFonts w:ascii="Calibri" w:hAnsi="Calibri"/>
      <w:lang w:val="ru-RU" w:eastAsia="ru-RU"/>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BD3F58"/>
    <w:rPr>
      <w:rFonts w:ascii="Calibri" w:hAnsi="Calibri"/>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1">
    <w:name w:val="Medium Grid 3 Accent 1"/>
    <w:basedOn w:val="TableNormal"/>
    <w:uiPriority w:val="69"/>
    <w:rsid w:val="00CE052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style-span">
    <w:name w:val="apple-style-span"/>
    <w:basedOn w:val="DefaultParagraphFont"/>
    <w:rsid w:val="00C05B2E"/>
  </w:style>
  <w:style w:type="character" w:styleId="PlaceholderText">
    <w:name w:val="Placeholder Text"/>
    <w:basedOn w:val="DefaultParagraphFont"/>
    <w:uiPriority w:val="99"/>
    <w:semiHidden/>
    <w:rsid w:val="00804E78"/>
    <w:rPr>
      <w:color w:val="808080"/>
    </w:rPr>
  </w:style>
  <w:style w:type="paragraph" w:customStyle="1" w:styleId="obsolete1">
    <w:name w:val="_obsolete1"/>
    <w:basedOn w:val="Normal"/>
    <w:link w:val="obsolete1Char"/>
    <w:rsid w:val="00BD3F58"/>
    <w:pPr>
      <w:numPr>
        <w:ilvl w:val="1"/>
        <w:numId w:val="5"/>
      </w:numPr>
      <w:spacing w:after="240" w:line="240" w:lineRule="auto"/>
      <w:contextualSpacing/>
    </w:pPr>
  </w:style>
  <w:style w:type="character" w:styleId="BookTitle">
    <w:name w:val="Book Title"/>
    <w:uiPriority w:val="33"/>
    <w:qFormat/>
    <w:rsid w:val="00BD3F58"/>
    <w:rPr>
      <w:b/>
      <w:bCs/>
      <w:i/>
      <w:iCs/>
      <w:spacing w:val="9"/>
    </w:rPr>
  </w:style>
  <w:style w:type="character" w:styleId="Emphasis">
    <w:name w:val="Emphasis"/>
    <w:uiPriority w:val="20"/>
    <w:qFormat/>
    <w:rsid w:val="00BD3F58"/>
    <w:rPr>
      <w:caps/>
      <w:color w:val="243F60"/>
      <w:spacing w:val="5"/>
    </w:rPr>
  </w:style>
  <w:style w:type="character" w:styleId="IntenseEmphasis">
    <w:name w:val="Intense Emphasis"/>
    <w:uiPriority w:val="21"/>
    <w:qFormat/>
    <w:rsid w:val="00BD3F58"/>
    <w:rPr>
      <w:b/>
      <w:bCs/>
      <w:caps/>
      <w:color w:val="243F60"/>
      <w:spacing w:val="10"/>
    </w:rPr>
  </w:style>
  <w:style w:type="paragraph" w:styleId="IntenseQuote">
    <w:name w:val="Intense Quote"/>
    <w:basedOn w:val="Normal"/>
    <w:next w:val="Normal"/>
    <w:link w:val="IntenseQuoteChar"/>
    <w:uiPriority w:val="30"/>
    <w:qFormat/>
    <w:rsid w:val="00BD3F5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BD3F58"/>
    <w:rPr>
      <w:rFonts w:ascii="Calibri" w:hAnsi="Calibri"/>
      <w:i/>
      <w:iCs/>
      <w:color w:val="4F81BD"/>
      <w:lang w:bidi="en-US"/>
    </w:rPr>
  </w:style>
  <w:style w:type="character" w:styleId="IntenseReference">
    <w:name w:val="Intense Reference"/>
    <w:uiPriority w:val="32"/>
    <w:qFormat/>
    <w:rsid w:val="00BD3F58"/>
    <w:rPr>
      <w:b/>
      <w:bCs/>
      <w:i/>
      <w:iCs/>
      <w:caps/>
      <w:color w:val="4F81BD"/>
    </w:rPr>
  </w:style>
  <w:style w:type="table" w:customStyle="1" w:styleId="LightGrid-Accent11">
    <w:name w:val="Light Grid - Accent 11"/>
    <w:basedOn w:val="TableNormal"/>
    <w:uiPriority w:val="62"/>
    <w:rsid w:val="00BD3F58"/>
    <w:rPr>
      <w:rFonts w:ascii="Calibri" w:hAnsi="Calibri"/>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LineNumber">
    <w:name w:val="line number"/>
    <w:basedOn w:val="DefaultParagraphFont"/>
    <w:uiPriority w:val="99"/>
    <w:semiHidden/>
    <w:unhideWhenUsed/>
    <w:rsid w:val="00BD3F58"/>
  </w:style>
  <w:style w:type="table" w:styleId="MediumGrid2-Accent1">
    <w:name w:val="Medium Grid 2 Accent 1"/>
    <w:basedOn w:val="TableNormal"/>
    <w:uiPriority w:val="68"/>
    <w:rsid w:val="00BD3F58"/>
    <w:rPr>
      <w:rFonts w:ascii="Cambria" w:hAnsi="Cambria"/>
      <w:color w:val="000000"/>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paragraph" w:styleId="NoSpacing">
    <w:name w:val="No Spacing"/>
    <w:basedOn w:val="Normal"/>
    <w:link w:val="NoSpacingChar"/>
    <w:uiPriority w:val="1"/>
    <w:qFormat/>
    <w:rsid w:val="00BD3F58"/>
    <w:pPr>
      <w:spacing w:before="0" w:after="0" w:line="240" w:lineRule="auto"/>
    </w:pPr>
  </w:style>
  <w:style w:type="paragraph" w:styleId="Quote">
    <w:name w:val="Quote"/>
    <w:basedOn w:val="Normal"/>
    <w:next w:val="Normal"/>
    <w:link w:val="QuoteChar"/>
    <w:uiPriority w:val="29"/>
    <w:qFormat/>
    <w:rsid w:val="00BD3F58"/>
    <w:rPr>
      <w:i/>
      <w:iCs/>
    </w:rPr>
  </w:style>
  <w:style w:type="character" w:customStyle="1" w:styleId="QuoteChar">
    <w:name w:val="Quote Char"/>
    <w:basedOn w:val="DefaultParagraphFont"/>
    <w:link w:val="Quote"/>
    <w:uiPriority w:val="29"/>
    <w:rsid w:val="00BD3F58"/>
    <w:rPr>
      <w:rFonts w:ascii="Calibri" w:hAnsi="Calibri"/>
      <w:i/>
      <w:iCs/>
      <w:lang w:bidi="en-US"/>
    </w:rPr>
  </w:style>
  <w:style w:type="paragraph" w:customStyle="1" w:styleId="Style1">
    <w:name w:val="Style1"/>
    <w:basedOn w:val="ListParagraph"/>
    <w:link w:val="Style1Char"/>
    <w:rsid w:val="00BD3F58"/>
    <w:pPr>
      <w:numPr>
        <w:ilvl w:val="1"/>
        <w:numId w:val="6"/>
      </w:numPr>
      <w:spacing w:after="0" w:line="240" w:lineRule="auto"/>
    </w:pPr>
  </w:style>
  <w:style w:type="paragraph" w:customStyle="1" w:styleId="Requirement">
    <w:name w:val="Requirement"/>
    <w:basedOn w:val="Style1"/>
    <w:link w:val="RequirementChar"/>
    <w:qFormat/>
    <w:rsid w:val="00BD3F58"/>
    <w:pPr>
      <w:numPr>
        <w:numId w:val="7"/>
      </w:numPr>
      <w:spacing w:before="120"/>
    </w:pPr>
  </w:style>
  <w:style w:type="character" w:styleId="Strong">
    <w:name w:val="Strong"/>
    <w:basedOn w:val="DefaultParagraphFont"/>
    <w:uiPriority w:val="22"/>
    <w:qFormat/>
    <w:rsid w:val="00BD3F58"/>
    <w:rPr>
      <w:rFonts w:ascii="Calibri" w:hAnsi="Calibri"/>
      <w:sz w:val="28"/>
      <w:szCs w:val="24"/>
    </w:rPr>
  </w:style>
  <w:style w:type="paragraph" w:customStyle="1" w:styleId="Style20ptBoldCentered">
    <w:name w:val="Style 20 pt Bold Centered"/>
    <w:basedOn w:val="Normal"/>
    <w:uiPriority w:val="99"/>
    <w:rsid w:val="00BD3F58"/>
    <w:pPr>
      <w:spacing w:before="240" w:beforeAutospacing="1" w:after="240" w:afterAutospacing="1" w:line="240" w:lineRule="auto"/>
      <w:ind w:left="720"/>
      <w:jc w:val="center"/>
    </w:pPr>
    <w:rPr>
      <w:rFonts w:eastAsia="Calibri" w:cs="Calibri"/>
      <w:b/>
      <w:bCs/>
      <w:sz w:val="40"/>
      <w:szCs w:val="40"/>
      <w:lang w:val="en-GB"/>
    </w:rPr>
  </w:style>
  <w:style w:type="paragraph" w:styleId="Subtitle">
    <w:name w:val="Subtitle"/>
    <w:basedOn w:val="Normal"/>
    <w:next w:val="Normal"/>
    <w:link w:val="SubtitleChar"/>
    <w:uiPriority w:val="11"/>
    <w:qFormat/>
    <w:rsid w:val="00BD3F58"/>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BD3F58"/>
    <w:rPr>
      <w:rFonts w:ascii="Calibri" w:hAnsi="Calibri"/>
      <w:caps/>
      <w:color w:val="595959"/>
      <w:spacing w:val="10"/>
      <w:sz w:val="24"/>
      <w:szCs w:val="24"/>
      <w:lang w:bidi="en-US"/>
    </w:rPr>
  </w:style>
  <w:style w:type="character" w:styleId="SubtleEmphasis">
    <w:name w:val="Subtle Emphasis"/>
    <w:uiPriority w:val="19"/>
    <w:qFormat/>
    <w:rsid w:val="00BD3F58"/>
    <w:rPr>
      <w:i/>
      <w:iCs/>
      <w:color w:val="243F60"/>
    </w:rPr>
  </w:style>
  <w:style w:type="character" w:styleId="SubtleReference">
    <w:name w:val="Subtle Reference"/>
    <w:uiPriority w:val="31"/>
    <w:qFormat/>
    <w:rsid w:val="00BD3F58"/>
    <w:rPr>
      <w:b/>
      <w:bCs/>
      <w:color w:val="4F81BD"/>
    </w:rPr>
  </w:style>
  <w:style w:type="paragraph" w:customStyle="1" w:styleId="TableBullet1">
    <w:name w:val="Table Bullet 1"/>
    <w:basedOn w:val="Normal"/>
    <w:rsid w:val="00BD3F58"/>
    <w:pPr>
      <w:numPr>
        <w:numId w:val="8"/>
      </w:numPr>
      <w:spacing w:before="0" w:after="120" w:line="240" w:lineRule="auto"/>
    </w:pPr>
    <w:rPr>
      <w:rFonts w:ascii="Arial" w:hAnsi="Arial"/>
      <w:sz w:val="18"/>
      <w:szCs w:val="18"/>
      <w:lang w:val="en-GB" w:eastAsia="en-GB" w:bidi="ar-SA"/>
    </w:rPr>
  </w:style>
  <w:style w:type="paragraph" w:customStyle="1" w:styleId="TableText">
    <w:name w:val="Table Text"/>
    <w:basedOn w:val="Normal"/>
    <w:rsid w:val="00BD3F58"/>
    <w:pPr>
      <w:spacing w:before="20" w:after="20" w:line="240" w:lineRule="auto"/>
    </w:pPr>
    <w:rPr>
      <w:rFonts w:ascii="Arial" w:hAnsi="Arial"/>
      <w:sz w:val="18"/>
      <w:lang w:bidi="ar-SA"/>
    </w:rPr>
  </w:style>
  <w:style w:type="paragraph" w:customStyle="1" w:styleId="Title1">
    <w:name w:val="Title 1"/>
    <w:basedOn w:val="Normal"/>
    <w:rsid w:val="00BD3F58"/>
    <w:pPr>
      <w:spacing w:before="60" w:after="40" w:line="240" w:lineRule="auto"/>
    </w:pPr>
    <w:rPr>
      <w:rFonts w:ascii="Arial" w:hAnsi="Arial" w:cs="Arial"/>
      <w:bCs/>
      <w:color w:val="1F497D"/>
      <w:kern w:val="32"/>
      <w:sz w:val="30"/>
      <w:szCs w:val="32"/>
      <w:lang w:val="en-GB" w:eastAsia="en-GB" w:bidi="ar-SA"/>
    </w:rPr>
  </w:style>
  <w:style w:type="character" w:customStyle="1" w:styleId="HeaderChar">
    <w:name w:val="Header Char"/>
    <w:basedOn w:val="DefaultParagraphFont"/>
    <w:link w:val="Header"/>
    <w:uiPriority w:val="99"/>
    <w:rsid w:val="00BD3F58"/>
    <w:rPr>
      <w:rFonts w:ascii="Calibri" w:eastAsia="Calibri" w:hAnsi="Calibri" w:cs="Calibri"/>
      <w:b/>
      <w:bCs/>
      <w:noProof/>
      <w:color w:val="003366"/>
      <w:sz w:val="32"/>
      <w:szCs w:val="32"/>
      <w:bdr w:val="single" w:sz="4" w:space="0" w:color="auto"/>
    </w:rPr>
  </w:style>
  <w:style w:type="character" w:customStyle="1" w:styleId="NoSpacingChar">
    <w:name w:val="No Spacing Char"/>
    <w:basedOn w:val="DefaultParagraphFont"/>
    <w:link w:val="NoSpacing"/>
    <w:uiPriority w:val="1"/>
    <w:rsid w:val="00BD3F58"/>
    <w:rPr>
      <w:rFonts w:ascii="Calibri" w:hAnsi="Calibri"/>
      <w:lang w:bidi="en-US"/>
    </w:rPr>
  </w:style>
  <w:style w:type="character" w:customStyle="1" w:styleId="FooterChar">
    <w:name w:val="Footer Char"/>
    <w:basedOn w:val="DefaultParagraphFont"/>
    <w:link w:val="Footer"/>
    <w:uiPriority w:val="99"/>
    <w:rsid w:val="004A3652"/>
    <w:rPr>
      <w:rFonts w:ascii="Calibri" w:eastAsia="Calibri" w:hAnsi="Calibri" w:cs="Calibri"/>
      <w:lang w:val="en-GB" w:bidi="en-US"/>
    </w:rPr>
  </w:style>
  <w:style w:type="character" w:customStyle="1" w:styleId="Heading1Char">
    <w:name w:val="Heading 1 Char"/>
    <w:aliases w:val="Head 1 Char"/>
    <w:basedOn w:val="DefaultParagraphFont"/>
    <w:link w:val="Heading1"/>
    <w:uiPriority w:val="99"/>
    <w:rsid w:val="00E018EA"/>
    <w:rPr>
      <w:rFonts w:ascii="Calibri" w:hAnsi="Calibri"/>
      <w:b/>
      <w:bCs/>
      <w:caps/>
      <w:color w:val="FFFFFF"/>
      <w:spacing w:val="15"/>
      <w:sz w:val="22"/>
      <w:szCs w:val="22"/>
      <w:shd w:val="clear" w:color="auto" w:fill="4F81BD"/>
      <w:lang w:bidi="en-US"/>
    </w:rPr>
  </w:style>
  <w:style w:type="character" w:customStyle="1" w:styleId="obsolete1Char">
    <w:name w:val="_obsolete1 Char"/>
    <w:basedOn w:val="DefaultParagraphFont"/>
    <w:link w:val="obsolete1"/>
    <w:rsid w:val="00E018EA"/>
    <w:rPr>
      <w:rFonts w:ascii="Calibri" w:hAnsi="Calibri"/>
      <w:lang w:bidi="en-US"/>
    </w:rPr>
  </w:style>
  <w:style w:type="character" w:customStyle="1" w:styleId="RequirementChar">
    <w:name w:val="Requirement Char"/>
    <w:basedOn w:val="DefaultParagraphFont"/>
    <w:link w:val="Requirement"/>
    <w:rsid w:val="00E018EA"/>
    <w:rPr>
      <w:rFonts w:ascii="Calibri" w:hAnsi="Calibri"/>
      <w:lang w:bidi="en-US"/>
    </w:rPr>
  </w:style>
  <w:style w:type="character" w:customStyle="1" w:styleId="Style1Char">
    <w:name w:val="Style1 Char"/>
    <w:basedOn w:val="DefaultParagraphFont"/>
    <w:link w:val="Style1"/>
    <w:rsid w:val="00E018EA"/>
    <w:rPr>
      <w:rFonts w:ascii="Calibri" w:hAnsi="Calibri"/>
      <w:lang w:bidi="en-US"/>
    </w:rPr>
  </w:style>
  <w:style w:type="character" w:customStyle="1" w:styleId="BalloonTextChar">
    <w:name w:val="Balloon Text Char"/>
    <w:basedOn w:val="DefaultParagraphFont"/>
    <w:link w:val="BalloonText"/>
    <w:uiPriority w:val="99"/>
    <w:semiHidden/>
    <w:rsid w:val="00E018EA"/>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E018EA"/>
    <w:rPr>
      <w:rFonts w:ascii="Tahoma" w:hAnsi="Tahoma" w:cs="Tahoma"/>
      <w:sz w:val="16"/>
      <w:szCs w:val="16"/>
      <w:lang w:bidi="en-US"/>
    </w:rPr>
  </w:style>
  <w:style w:type="character" w:customStyle="1" w:styleId="Heading5Char">
    <w:name w:val="Heading 5 Char"/>
    <w:basedOn w:val="DefaultParagraphFont"/>
    <w:link w:val="Heading5"/>
    <w:uiPriority w:val="99"/>
    <w:rsid w:val="00E018EA"/>
    <w:rPr>
      <w:rFonts w:ascii="Calibri" w:hAnsi="Calibri"/>
      <w:caps/>
      <w:color w:val="365F91"/>
      <w:spacing w:val="10"/>
      <w:sz w:val="22"/>
      <w:szCs w:val="22"/>
      <w:lang w:bidi="en-US"/>
    </w:rPr>
  </w:style>
  <w:style w:type="character" w:customStyle="1" w:styleId="Heading6Char">
    <w:name w:val="Heading 6 Char"/>
    <w:basedOn w:val="DefaultParagraphFont"/>
    <w:link w:val="Heading6"/>
    <w:uiPriority w:val="9"/>
    <w:rsid w:val="00E018EA"/>
    <w:rPr>
      <w:rFonts w:ascii="Calibri" w:hAnsi="Calibri"/>
      <w:caps/>
      <w:color w:val="365F91"/>
      <w:spacing w:val="10"/>
      <w:sz w:val="22"/>
      <w:szCs w:val="22"/>
      <w:lang w:bidi="en-US"/>
    </w:rPr>
  </w:style>
  <w:style w:type="character" w:customStyle="1" w:styleId="Heading7Char">
    <w:name w:val="Heading 7 Char"/>
    <w:basedOn w:val="DefaultParagraphFont"/>
    <w:link w:val="Heading7"/>
    <w:uiPriority w:val="9"/>
    <w:rsid w:val="00E018EA"/>
    <w:rPr>
      <w:rFonts w:ascii="Calibri" w:hAnsi="Calibri"/>
      <w:caps/>
      <w:color w:val="365F91"/>
      <w:spacing w:val="10"/>
      <w:sz w:val="22"/>
      <w:szCs w:val="22"/>
      <w:lang w:bidi="en-US"/>
    </w:rPr>
  </w:style>
  <w:style w:type="character" w:customStyle="1" w:styleId="Heading8Char">
    <w:name w:val="Heading 8 Char"/>
    <w:basedOn w:val="DefaultParagraphFont"/>
    <w:link w:val="Heading8"/>
    <w:uiPriority w:val="9"/>
    <w:rsid w:val="00E018EA"/>
    <w:rPr>
      <w:rFonts w:ascii="Calibri" w:hAnsi="Calibri"/>
      <w:caps/>
      <w:spacing w:val="10"/>
      <w:sz w:val="18"/>
      <w:szCs w:val="18"/>
      <w:lang w:bidi="en-US"/>
    </w:rPr>
  </w:style>
  <w:style w:type="character" w:customStyle="1" w:styleId="Heading9Char">
    <w:name w:val="Heading 9 Char"/>
    <w:basedOn w:val="DefaultParagraphFont"/>
    <w:link w:val="Heading9"/>
    <w:uiPriority w:val="9"/>
    <w:rsid w:val="00E018EA"/>
    <w:rPr>
      <w:rFonts w:ascii="Calibri" w:hAnsi="Calibri"/>
      <w:i/>
      <w:caps/>
      <w:spacing w:val="10"/>
      <w:sz w:val="18"/>
      <w:szCs w:val="18"/>
      <w:lang w:bidi="en-US"/>
    </w:rPr>
  </w:style>
  <w:style w:type="character" w:customStyle="1" w:styleId="TitleChar">
    <w:name w:val="Title Char"/>
    <w:basedOn w:val="DefaultParagraphFont"/>
    <w:link w:val="Title"/>
    <w:uiPriority w:val="99"/>
    <w:rsid w:val="00E018EA"/>
    <w:rPr>
      <w:rFonts w:ascii="Calibri" w:hAnsi="Calibri"/>
      <w:caps/>
      <w:color w:val="4F81BD"/>
      <w:spacing w:val="10"/>
      <w:kern w:val="28"/>
      <w:sz w:val="52"/>
      <w:szCs w:val="52"/>
      <w:lang w:bidi="en-US"/>
    </w:rPr>
  </w:style>
  <w:style w:type="character" w:customStyle="1" w:styleId="BodyTextChar">
    <w:name w:val="Body Text Char"/>
    <w:basedOn w:val="DefaultParagraphFont"/>
    <w:link w:val="BodyText"/>
    <w:uiPriority w:val="99"/>
    <w:rsid w:val="00E018EA"/>
    <w:rPr>
      <w:rFonts w:ascii="Arial" w:hAnsi="Arial"/>
      <w:sz w:val="18"/>
      <w:szCs w:val="24"/>
      <w:lang w:val="en-GB" w:eastAsia="en-GB"/>
    </w:rPr>
  </w:style>
  <w:style w:type="paragraph" w:customStyle="1" w:styleId="Comment">
    <w:name w:val="Comment"/>
    <w:basedOn w:val="Normal"/>
    <w:link w:val="CommentChar"/>
    <w:rsid w:val="00E018EA"/>
    <w:pPr>
      <w:spacing w:before="0" w:after="80" w:line="240" w:lineRule="auto"/>
    </w:pPr>
    <w:rPr>
      <w:rFonts w:eastAsia="Calibri"/>
      <w:i/>
      <w:iCs/>
      <w:color w:val="FF0000"/>
      <w:szCs w:val="22"/>
      <w:lang w:val="en-GB" w:bidi="ar-SA"/>
    </w:rPr>
  </w:style>
  <w:style w:type="character" w:customStyle="1" w:styleId="CommentChar">
    <w:name w:val="Comment Char"/>
    <w:basedOn w:val="DefaultParagraphFont"/>
    <w:link w:val="Comment"/>
    <w:locked/>
    <w:rsid w:val="00E018EA"/>
    <w:rPr>
      <w:rFonts w:ascii="Calibri" w:eastAsia="Calibri" w:hAnsi="Calibri"/>
      <w:i/>
      <w:iCs/>
      <w:color w:val="FF0000"/>
      <w:szCs w:val="22"/>
      <w:lang w:val="en-GB"/>
    </w:rPr>
  </w:style>
  <w:style w:type="paragraph" w:customStyle="1" w:styleId="Head2">
    <w:name w:val="Head 2"/>
    <w:basedOn w:val="Heading2"/>
    <w:autoRedefine/>
    <w:qFormat/>
    <w:rsid w:val="00E018EA"/>
    <w:pPr>
      <w:keepNext/>
      <w:numPr>
        <w:ilvl w:val="0"/>
        <w:numId w:val="0"/>
      </w:numPr>
      <w:pBdr>
        <w:top w:val="none" w:sz="0" w:space="0" w:color="auto"/>
        <w:left w:val="none" w:sz="0" w:space="0" w:color="auto"/>
        <w:bottom w:val="none" w:sz="0" w:space="0" w:color="auto"/>
        <w:right w:val="none" w:sz="0" w:space="0" w:color="auto"/>
      </w:pBdr>
      <w:shd w:val="clear" w:color="auto" w:fill="auto"/>
      <w:spacing w:before="240" w:after="60"/>
      <w:ind w:left="420" w:hanging="420"/>
    </w:pPr>
    <w:rPr>
      <w:rFonts w:eastAsia="Calibri"/>
      <w:b/>
      <w:caps w:val="0"/>
      <w:color w:val="000000"/>
      <w:spacing w:val="0"/>
      <w:sz w:val="28"/>
      <w:lang w:val="en-GB" w:bidi="ar-SA"/>
    </w:rPr>
  </w:style>
  <w:style w:type="paragraph" w:customStyle="1" w:styleId="Head3">
    <w:name w:val="Head 3"/>
    <w:basedOn w:val="Heading3"/>
    <w:autoRedefine/>
    <w:qFormat/>
    <w:rsid w:val="00E018EA"/>
    <w:pPr>
      <w:keepNext/>
      <w:numPr>
        <w:ilvl w:val="0"/>
        <w:numId w:val="0"/>
      </w:numPr>
      <w:pBdr>
        <w:top w:val="none" w:sz="0" w:space="0" w:color="auto"/>
        <w:left w:val="none" w:sz="0" w:space="0" w:color="auto"/>
      </w:pBdr>
      <w:spacing w:before="0"/>
      <w:ind w:left="720" w:hanging="720"/>
    </w:pPr>
    <w:rPr>
      <w:rFonts w:eastAsia="Calibri"/>
      <w:b/>
      <w:caps w:val="0"/>
      <w:color w:val="000000"/>
      <w:spacing w:val="0"/>
      <w:sz w:val="24"/>
      <w:lang w:val="en-GB" w:bidi="ar-SA"/>
    </w:rPr>
  </w:style>
  <w:style w:type="paragraph" w:customStyle="1" w:styleId="Guidance">
    <w:name w:val="Guidance"/>
    <w:basedOn w:val="Normal"/>
    <w:link w:val="GuidanceChar"/>
    <w:rsid w:val="00E018EA"/>
    <w:pPr>
      <w:spacing w:before="0" w:after="80" w:line="240" w:lineRule="auto"/>
    </w:pPr>
    <w:rPr>
      <w:rFonts w:eastAsia="Calibri"/>
      <w:i/>
      <w:iCs/>
      <w:color w:val="FF0000"/>
      <w:szCs w:val="22"/>
      <w:lang w:val="en-GB" w:bidi="ar-SA"/>
    </w:rPr>
  </w:style>
  <w:style w:type="character" w:customStyle="1" w:styleId="GuidanceChar">
    <w:name w:val="Guidance Char"/>
    <w:basedOn w:val="DefaultParagraphFont"/>
    <w:link w:val="Guidance"/>
    <w:locked/>
    <w:rsid w:val="00E018EA"/>
    <w:rPr>
      <w:rFonts w:ascii="Calibri" w:eastAsia="Calibri" w:hAnsi="Calibri"/>
      <w:i/>
      <w:iCs/>
      <w:color w:val="FF0000"/>
      <w:szCs w:val="22"/>
      <w:lang w:val="en-GB"/>
    </w:rPr>
  </w:style>
  <w:style w:type="character" w:customStyle="1" w:styleId="mainnavheader">
    <w:name w:val="mainnavheader"/>
    <w:basedOn w:val="DefaultParagraphFont"/>
    <w:rsid w:val="00E018EA"/>
  </w:style>
  <w:style w:type="paragraph" w:customStyle="1" w:styleId="Text-Bullets">
    <w:name w:val="Text - Bullets"/>
    <w:basedOn w:val="Normal"/>
    <w:rsid w:val="00E018EA"/>
    <w:pPr>
      <w:spacing w:before="120" w:after="0" w:line="240" w:lineRule="atLeast"/>
      <w:contextualSpacing/>
    </w:pPr>
    <w:rPr>
      <w:rFonts w:ascii="Arial" w:eastAsia="Batang" w:hAnsi="Arial" w:cs="Arial"/>
      <w:iCs/>
      <w:lang w:val="en-GB" w:eastAsia="ko-KR" w:bidi="ar-SA"/>
    </w:rPr>
  </w:style>
  <w:style w:type="paragraph" w:customStyle="1" w:styleId="Style40">
    <w:name w:val="Style4"/>
    <w:basedOn w:val="Heading4"/>
    <w:uiPriority w:val="99"/>
    <w:rsid w:val="00E018EA"/>
    <w:pPr>
      <w:keepNext/>
      <w:numPr>
        <w:ilvl w:val="0"/>
        <w:numId w:val="0"/>
      </w:numPr>
      <w:pBdr>
        <w:top w:val="none" w:sz="0" w:space="0" w:color="auto"/>
        <w:left w:val="none" w:sz="0" w:space="0" w:color="auto"/>
      </w:pBdr>
      <w:spacing w:before="240" w:after="60"/>
    </w:pPr>
    <w:rPr>
      <w:rFonts w:ascii="Tahoma" w:eastAsia="Calibri" w:hAnsi="Tahoma" w:cs="Tahoma"/>
      <w:b/>
      <w:bCs/>
      <w:caps w:val="0"/>
      <w:color w:val="auto"/>
      <w:spacing w:val="0"/>
      <w:sz w:val="20"/>
      <w:szCs w:val="20"/>
      <w:lang w:bidi="ar-SA"/>
    </w:rPr>
  </w:style>
  <w:style w:type="paragraph" w:customStyle="1" w:styleId="Default">
    <w:name w:val="Default"/>
    <w:rsid w:val="00E018EA"/>
    <w:pPr>
      <w:autoSpaceDE w:val="0"/>
      <w:autoSpaceDN w:val="0"/>
      <w:adjustRightInd w:val="0"/>
    </w:pPr>
    <w:rPr>
      <w:rFonts w:ascii="Arial" w:hAnsi="Arial" w:cs="Arial"/>
      <w:color w:val="000000"/>
      <w:sz w:val="24"/>
      <w:szCs w:val="24"/>
      <w:lang w:eastAsia="ru-RU"/>
    </w:rPr>
  </w:style>
  <w:style w:type="character" w:styleId="HTMLCode">
    <w:name w:val="HTML Code"/>
    <w:uiPriority w:val="99"/>
    <w:semiHidden/>
    <w:unhideWhenUsed/>
    <w:rsid w:val="00DF5A00"/>
    <w:rPr>
      <w:rFonts w:ascii="Courier New" w:eastAsia="Times New Roman" w:hAnsi="Courier New" w:cs="Courier New" w:hint="default"/>
      <w:sz w:val="26"/>
      <w:szCs w:val="26"/>
    </w:rPr>
  </w:style>
  <w:style w:type="paragraph" w:customStyle="1" w:styleId="bp">
    <w:name w:val="bp"/>
    <w:basedOn w:val="Normal"/>
    <w:rsid w:val="00DF5A00"/>
    <w:pPr>
      <w:spacing w:before="100" w:beforeAutospacing="1" w:after="100" w:afterAutospacing="1" w:line="240" w:lineRule="auto"/>
    </w:pPr>
    <w:rPr>
      <w:rFonts w:ascii="Times New Roman" w:hAnsi="Times New Roman"/>
      <w:sz w:val="24"/>
      <w:szCs w:val="24"/>
      <w:lang w:bidi="ar-SA"/>
    </w:rPr>
  </w:style>
  <w:style w:type="paragraph" w:customStyle="1" w:styleId="tb">
    <w:name w:val="tb"/>
    <w:basedOn w:val="Normal"/>
    <w:rsid w:val="00DF5A00"/>
    <w:pPr>
      <w:spacing w:before="100" w:beforeAutospacing="1" w:after="100" w:afterAutospacing="1" w:line="240" w:lineRule="auto"/>
    </w:pPr>
    <w:rPr>
      <w:rFonts w:ascii="Times New Roman" w:hAnsi="Times New Roman"/>
      <w:sz w:val="24"/>
      <w:szCs w:val="24"/>
      <w:lang w:bidi="ar-SA"/>
    </w:rPr>
  </w:style>
  <w:style w:type="character" w:customStyle="1" w:styleId="bold1">
    <w:name w:val="bold1"/>
    <w:rsid w:val="00DF5A00"/>
    <w:rPr>
      <w:b/>
      <w:bCs/>
    </w:rPr>
  </w:style>
  <w:style w:type="paragraph" w:customStyle="1" w:styleId="notep1">
    <w:name w:val="notep1"/>
    <w:basedOn w:val="Normal"/>
    <w:rsid w:val="00DF5A00"/>
    <w:pPr>
      <w:spacing w:before="0" w:after="0" w:line="240" w:lineRule="auto"/>
    </w:pPr>
    <w:rPr>
      <w:rFonts w:ascii="Times New Roman" w:hAnsi="Times New Roman"/>
      <w:b/>
      <w:bCs/>
      <w:sz w:val="24"/>
      <w:szCs w:val="24"/>
      <w:lang w:bidi="ar-SA"/>
    </w:rPr>
  </w:style>
  <w:style w:type="character" w:customStyle="1" w:styleId="glossaryterm1">
    <w:name w:val="glossaryterm1"/>
    <w:rsid w:val="00DF5A00"/>
    <w:rPr>
      <w:b/>
      <w:bCs/>
    </w:rPr>
  </w:style>
  <w:style w:type="character" w:customStyle="1" w:styleId="codeinlineitalic1">
    <w:name w:val="codeinlineitalic1"/>
    <w:rsid w:val="00DF5A00"/>
    <w:rPr>
      <w:i/>
      <w:iCs/>
    </w:rPr>
  </w:style>
  <w:style w:type="paragraph" w:styleId="HTMLPreformatted">
    <w:name w:val="HTML Preformatted"/>
    <w:basedOn w:val="Normal"/>
    <w:link w:val="HTMLPreformattedChar"/>
    <w:uiPriority w:val="99"/>
    <w:rsid w:val="00A6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A65103"/>
    <w:rPr>
      <w:rFonts w:ascii="Courier New" w:hAnsi="Courier New" w:cs="Courier New"/>
    </w:rPr>
  </w:style>
  <w:style w:type="character" w:customStyle="1" w:styleId="BodyTextIndentChar">
    <w:name w:val="Body Text Indent Char"/>
    <w:basedOn w:val="DefaultParagraphFont"/>
    <w:link w:val="BodyTextIndent"/>
    <w:uiPriority w:val="99"/>
    <w:rsid w:val="00A65103"/>
    <w:rPr>
      <w:rFonts w:ascii="Calibri" w:hAnsi="Calibri"/>
      <w:lang w:bidi="en-US"/>
    </w:rPr>
  </w:style>
  <w:style w:type="character" w:customStyle="1" w:styleId="BodyTextIndent2Char">
    <w:name w:val="Body Text Indent 2 Char"/>
    <w:basedOn w:val="DefaultParagraphFont"/>
    <w:link w:val="BodyTextIndent2"/>
    <w:uiPriority w:val="99"/>
    <w:rsid w:val="00A65103"/>
    <w:rPr>
      <w:rFonts w:ascii="Calibri" w:hAnsi="Calibri"/>
      <w:lang w:bidi="en-US"/>
    </w:rPr>
  </w:style>
  <w:style w:type="paragraph" w:styleId="BodyTextIndent3">
    <w:name w:val="Body Text Indent 3"/>
    <w:basedOn w:val="Normal"/>
    <w:link w:val="BodyTextIndent3Char"/>
    <w:uiPriority w:val="99"/>
    <w:rsid w:val="00A65103"/>
    <w:pPr>
      <w:widowControl w:val="0"/>
      <w:tabs>
        <w:tab w:val="left" w:pos="-270"/>
        <w:tab w:val="left" w:pos="-180"/>
        <w:tab w:val="left" w:pos="1918"/>
        <w:tab w:val="left" w:pos="2877"/>
        <w:tab w:val="left" w:pos="3836"/>
        <w:tab w:val="left" w:pos="4795"/>
        <w:tab w:val="left" w:pos="5754"/>
        <w:tab w:val="left" w:pos="6713"/>
        <w:tab w:val="left" w:pos="7672"/>
        <w:tab w:val="left" w:pos="8631"/>
      </w:tabs>
      <w:spacing w:before="0" w:after="0" w:line="240" w:lineRule="auto"/>
      <w:ind w:left="990" w:hanging="900"/>
    </w:pPr>
    <w:rPr>
      <w:rFonts w:ascii="Courier New" w:eastAsia="Calibri" w:hAnsi="Courier New"/>
      <w:lang w:bidi="ar-SA"/>
    </w:rPr>
  </w:style>
  <w:style w:type="character" w:customStyle="1" w:styleId="BodyTextIndent3Char">
    <w:name w:val="Body Text Indent 3 Char"/>
    <w:basedOn w:val="DefaultParagraphFont"/>
    <w:link w:val="BodyTextIndent3"/>
    <w:uiPriority w:val="99"/>
    <w:rsid w:val="00A65103"/>
    <w:rPr>
      <w:rFonts w:ascii="Courier New" w:eastAsia="Calibri" w:hAnsi="Courier New"/>
    </w:rPr>
  </w:style>
  <w:style w:type="paragraph" w:customStyle="1" w:styleId="BodyCopy">
    <w:name w:val="Body Copy"/>
    <w:basedOn w:val="Normal"/>
    <w:uiPriority w:val="99"/>
    <w:rsid w:val="00A65103"/>
    <w:pPr>
      <w:overflowPunct w:val="0"/>
      <w:autoSpaceDE w:val="0"/>
      <w:autoSpaceDN w:val="0"/>
      <w:adjustRightInd w:val="0"/>
      <w:spacing w:before="40" w:after="40" w:line="240" w:lineRule="auto"/>
      <w:textAlignment w:val="baseline"/>
    </w:pPr>
    <w:rPr>
      <w:rFonts w:ascii="Garamond" w:eastAsia="Calibri" w:hAnsi="Garamond"/>
      <w:sz w:val="22"/>
      <w:lang w:bidi="ar-SA"/>
    </w:rPr>
  </w:style>
  <w:style w:type="paragraph" w:customStyle="1" w:styleId="nb">
    <w:name w:val="nb"/>
    <w:basedOn w:val="Normal"/>
    <w:rsid w:val="00A65103"/>
    <w:pPr>
      <w:spacing w:before="100" w:beforeAutospacing="1" w:after="100" w:afterAutospacing="1" w:line="240" w:lineRule="auto"/>
    </w:pPr>
    <w:rPr>
      <w:rFonts w:ascii="Times New Roman" w:hAnsi="Times New Roman"/>
      <w:sz w:val="24"/>
      <w:szCs w:val="24"/>
      <w:lang w:bidi="ar-SA"/>
    </w:rPr>
  </w:style>
  <w:style w:type="paragraph" w:customStyle="1" w:styleId="SP20218871">
    <w:name w:val="SP.20.218871"/>
    <w:basedOn w:val="Normal"/>
    <w:next w:val="Normal"/>
    <w:uiPriority w:val="99"/>
    <w:rsid w:val="0098238A"/>
    <w:pPr>
      <w:autoSpaceDE w:val="0"/>
      <w:autoSpaceDN w:val="0"/>
      <w:adjustRightInd w:val="0"/>
      <w:spacing w:before="0" w:after="0" w:line="240" w:lineRule="auto"/>
    </w:pPr>
    <w:rPr>
      <w:rFonts w:ascii="PAHBB M+ Helvetica" w:eastAsiaTheme="minorHAnsi" w:hAnsi="PAHBB M+ Helvetica" w:cstheme="minorBidi"/>
      <w:sz w:val="24"/>
      <w:szCs w:val="24"/>
      <w:lang w:bidi="ar-SA"/>
    </w:rPr>
  </w:style>
  <w:style w:type="character" w:customStyle="1" w:styleId="SC20303126">
    <w:name w:val="SC.20.303126"/>
    <w:uiPriority w:val="99"/>
    <w:rsid w:val="0098238A"/>
    <w:rPr>
      <w:rFonts w:cs="PAHBB M+ Helvetica"/>
      <w:b/>
      <w:bCs/>
      <w:color w:val="000000"/>
      <w:sz w:val="27"/>
      <w:szCs w:val="27"/>
    </w:rPr>
  </w:style>
  <w:style w:type="character" w:customStyle="1" w:styleId="SC20303125">
    <w:name w:val="SC.20.303125"/>
    <w:uiPriority w:val="99"/>
    <w:rsid w:val="0098238A"/>
    <w:rPr>
      <w:rFonts w:cs="PAHBB M+ Helvetica"/>
      <w:b/>
      <w:bCs/>
      <w:color w:val="000000"/>
      <w:sz w:val="32"/>
      <w:szCs w:val="32"/>
    </w:rPr>
  </w:style>
  <w:style w:type="paragraph" w:customStyle="1" w:styleId="SP7196705">
    <w:name w:val="SP.7.196705"/>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6">
    <w:name w:val="SP.7.196706"/>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7">
    <w:name w:val="SP.7.196707"/>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71">
    <w:name w:val="SC.7.159771"/>
    <w:uiPriority w:val="99"/>
    <w:rsid w:val="00DE7AA1"/>
    <w:rPr>
      <w:rFonts w:cs="AMHPA A+ Helvetica"/>
      <w:b/>
      <w:bCs/>
      <w:color w:val="000000"/>
      <w:sz w:val="23"/>
      <w:szCs w:val="23"/>
    </w:rPr>
  </w:style>
  <w:style w:type="paragraph" w:customStyle="1" w:styleId="SP7196829">
    <w:name w:val="SP.7.196829"/>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52">
    <w:name w:val="SC.7.159752"/>
    <w:uiPriority w:val="99"/>
    <w:rsid w:val="00DE7AA1"/>
    <w:rPr>
      <w:rFonts w:ascii="Palatino" w:hAnsi="Palatino" w:cs="Palatino"/>
      <w:color w:val="000000"/>
      <w:sz w:val="20"/>
      <w:szCs w:val="20"/>
    </w:rPr>
  </w:style>
  <w:style w:type="paragraph" w:customStyle="1" w:styleId="SP7196970">
    <w:name w:val="SP.7.196970"/>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875">
    <w:name w:val="SC.7.159875"/>
    <w:uiPriority w:val="99"/>
    <w:rsid w:val="00DE7AA1"/>
    <w:rPr>
      <w:rFonts w:ascii="AMIBA L+ Zapf Dingbats" w:eastAsia="AMIBA L+ Zapf Dingbats" w:cs="AMIBA L+ Zapf Dingbats"/>
      <w:color w:val="000000"/>
      <w:sz w:val="10"/>
      <w:szCs w:val="10"/>
    </w:rPr>
  </w:style>
  <w:style w:type="character" w:customStyle="1" w:styleId="SC7159760">
    <w:name w:val="SC.7.159760"/>
    <w:uiPriority w:val="99"/>
    <w:rsid w:val="00DE7AA1"/>
    <w:rPr>
      <w:rFonts w:cs="AMHPA A+ Helvetica"/>
      <w:b/>
      <w:bCs/>
      <w:color w:val="000000"/>
      <w:sz w:val="27"/>
      <w:szCs w:val="27"/>
    </w:rPr>
  </w:style>
  <w:style w:type="character" w:customStyle="1" w:styleId="SC7159769">
    <w:name w:val="SC.7.159769"/>
    <w:uiPriority w:val="99"/>
    <w:rsid w:val="00DE7AA1"/>
    <w:rPr>
      <w:rFonts w:cs="AMHPA A+ Helvetica"/>
      <w:b/>
      <w:bCs/>
      <w:color w:val="000000"/>
      <w:sz w:val="32"/>
      <w:szCs w:val="32"/>
    </w:rPr>
  </w:style>
  <w:style w:type="character" w:customStyle="1" w:styleId="SC7159755">
    <w:name w:val="SC.7.159755"/>
    <w:uiPriority w:val="99"/>
    <w:rsid w:val="00DE7AA1"/>
    <w:rPr>
      <w:rFonts w:ascii="AMHPB C+ Helvetica" w:hAnsi="AMHPB C+ Helvetica" w:cs="AMHPB C+ Helvetica"/>
      <w:b/>
      <w:bCs/>
      <w:color w:val="000000"/>
      <w:sz w:val="18"/>
      <w:szCs w:val="18"/>
    </w:rPr>
  </w:style>
  <w:style w:type="paragraph" w:customStyle="1" w:styleId="Normal1">
    <w:name w:val="Normal1"/>
    <w:basedOn w:val="Normal"/>
    <w:rsid w:val="00737AB4"/>
    <w:pPr>
      <w:spacing w:before="100" w:beforeAutospacing="1" w:after="100" w:afterAutospacing="1" w:line="240" w:lineRule="auto"/>
    </w:pPr>
    <w:rPr>
      <w:rFonts w:ascii="Verdana" w:hAnsi="Verdana"/>
      <w:color w:val="000000"/>
      <w:lang w:bidi="ar-SA"/>
    </w:rPr>
  </w:style>
  <w:style w:type="paragraph" w:customStyle="1" w:styleId="courier">
    <w:name w:val="courier"/>
    <w:basedOn w:val="Normal"/>
    <w:rsid w:val="00737AB4"/>
    <w:pPr>
      <w:spacing w:before="100" w:beforeAutospacing="1" w:after="100" w:afterAutospacing="1" w:line="240" w:lineRule="auto"/>
    </w:pPr>
    <w:rPr>
      <w:rFonts w:ascii="Courier New" w:hAnsi="Courier New" w:cs="Courier New"/>
      <w:color w:val="000000"/>
      <w:lang w:bidi="ar-SA"/>
    </w:rPr>
  </w:style>
  <w:style w:type="character" w:customStyle="1" w:styleId="mw-headline">
    <w:name w:val="mw-headline"/>
    <w:basedOn w:val="DefaultParagraphFont"/>
    <w:rsid w:val="005676F0"/>
  </w:style>
  <w:style w:type="character" w:customStyle="1" w:styleId="wrapimportant">
    <w:name w:val="wrap_important"/>
    <w:basedOn w:val="DefaultParagraphFont"/>
    <w:rsid w:val="00D801DE"/>
  </w:style>
  <w:style w:type="character" w:customStyle="1" w:styleId="searchhit">
    <w:name w:val="search_hit"/>
    <w:basedOn w:val="DefaultParagraphFont"/>
    <w:rsid w:val="00D801DE"/>
  </w:style>
  <w:style w:type="character" w:customStyle="1" w:styleId="apple-converted-space">
    <w:name w:val="apple-converted-space"/>
    <w:basedOn w:val="DefaultParagraphFont"/>
    <w:rsid w:val="007E5BDD"/>
  </w:style>
  <w:style w:type="character" w:customStyle="1" w:styleId="sumotwilighterhighlighted">
    <w:name w:val="sumo_twilighter_highlighted"/>
    <w:basedOn w:val="DefaultParagraphFont"/>
    <w:rsid w:val="00050A04"/>
  </w:style>
  <w:style w:type="character" w:customStyle="1" w:styleId="sumotwilightershares">
    <w:name w:val="sumo_twilighter_shares"/>
    <w:basedOn w:val="DefaultParagraphFont"/>
    <w:rsid w:val="00050A04"/>
  </w:style>
  <w:style w:type="paragraph" w:customStyle="1" w:styleId="Title10">
    <w:name w:val="Title1"/>
    <w:basedOn w:val="Normal"/>
    <w:rsid w:val="000A4E03"/>
    <w:pPr>
      <w:spacing w:before="100" w:beforeAutospacing="1" w:after="100" w:afterAutospacing="1" w:line="240" w:lineRule="auto"/>
    </w:pPr>
    <w:rPr>
      <w:rFonts w:ascii="Times New Roman" w:hAnsi="Times New Roman"/>
      <w:sz w:val="24"/>
      <w:szCs w:val="24"/>
      <w:lang w:bidi="ar-SA"/>
    </w:rPr>
  </w:style>
  <w:style w:type="character" w:customStyle="1" w:styleId="crayon-sy">
    <w:name w:val="crayon-sy"/>
    <w:basedOn w:val="DefaultParagraphFont"/>
    <w:rsid w:val="00FB2CF3"/>
  </w:style>
  <w:style w:type="character" w:customStyle="1" w:styleId="crayon-h">
    <w:name w:val="crayon-h"/>
    <w:basedOn w:val="DefaultParagraphFont"/>
    <w:rsid w:val="00FB2CF3"/>
  </w:style>
  <w:style w:type="character" w:customStyle="1" w:styleId="crayon-o">
    <w:name w:val="crayon-o"/>
    <w:basedOn w:val="DefaultParagraphFont"/>
    <w:rsid w:val="00FB2CF3"/>
  </w:style>
  <w:style w:type="character" w:customStyle="1" w:styleId="crayon-st">
    <w:name w:val="crayon-st"/>
    <w:basedOn w:val="DefaultParagraphFont"/>
    <w:rsid w:val="004B68CA"/>
  </w:style>
  <w:style w:type="character" w:customStyle="1" w:styleId="crayon-t">
    <w:name w:val="crayon-t"/>
    <w:basedOn w:val="DefaultParagraphFont"/>
    <w:rsid w:val="004B68CA"/>
  </w:style>
  <w:style w:type="character" w:customStyle="1" w:styleId="crayon-r">
    <w:name w:val="crayon-r"/>
    <w:basedOn w:val="DefaultParagraphFont"/>
    <w:rsid w:val="004B68CA"/>
  </w:style>
  <w:style w:type="character" w:customStyle="1" w:styleId="crayon-e">
    <w:name w:val="crayon-e"/>
    <w:basedOn w:val="DefaultParagraphFont"/>
    <w:rsid w:val="008B57B3"/>
  </w:style>
  <w:style w:type="character" w:customStyle="1" w:styleId="crayon-s">
    <w:name w:val="crayon-s"/>
    <w:basedOn w:val="DefaultParagraphFont"/>
    <w:rsid w:val="008B57B3"/>
  </w:style>
  <w:style w:type="paragraph" w:customStyle="1" w:styleId="line874">
    <w:name w:val="line874"/>
    <w:basedOn w:val="Normal"/>
    <w:rsid w:val="0016535C"/>
    <w:pPr>
      <w:spacing w:before="100" w:beforeAutospacing="1" w:after="100" w:afterAutospacing="1" w:line="240" w:lineRule="auto"/>
    </w:pPr>
    <w:rPr>
      <w:rFonts w:ascii="Times New Roman" w:hAnsi="Times New Roman"/>
      <w:sz w:val="24"/>
      <w:szCs w:val="24"/>
      <w:lang w:bidi="ar-SA"/>
    </w:rPr>
  </w:style>
  <w:style w:type="paragraph" w:customStyle="1" w:styleId="line862">
    <w:name w:val="line862"/>
    <w:basedOn w:val="Normal"/>
    <w:rsid w:val="0016535C"/>
    <w:pPr>
      <w:spacing w:before="100" w:beforeAutospacing="1" w:after="100" w:afterAutospacing="1" w:line="240" w:lineRule="auto"/>
    </w:pPr>
    <w:rPr>
      <w:rFonts w:ascii="Times New Roman" w:hAnsi="Times New Roman"/>
      <w:sz w:val="24"/>
      <w:szCs w:val="24"/>
      <w:lang w:bidi="ar-SA"/>
    </w:rPr>
  </w:style>
  <w:style w:type="character" w:styleId="HTMLTypewriter">
    <w:name w:val="HTML Typewriter"/>
    <w:basedOn w:val="DefaultParagraphFont"/>
    <w:uiPriority w:val="99"/>
    <w:semiHidden/>
    <w:unhideWhenUsed/>
    <w:rsid w:val="0016535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semiHidden="0" w:uiPriority="35" w:unhideWhenUsed="0" w:qFormat="1"/>
    <w:lsdException w:name="annotation reference" w:uiPriority="0"/>
    <w:lsdException w:name="page number" w:uiPriority="0"/>
    <w:lsdException w:name="toa heading" w:uiPriority="0"/>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annotation subjec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F58"/>
    <w:pPr>
      <w:spacing w:before="200" w:after="200" w:line="276" w:lineRule="auto"/>
    </w:pPr>
    <w:rPr>
      <w:rFonts w:ascii="Calibri" w:hAnsi="Calibri"/>
      <w:lang w:bidi="en-US"/>
    </w:rPr>
  </w:style>
  <w:style w:type="paragraph" w:styleId="Heading1">
    <w:name w:val="heading 1"/>
    <w:aliases w:val="Head 1"/>
    <w:basedOn w:val="Normal"/>
    <w:next w:val="Normal"/>
    <w:link w:val="Heading1Char"/>
    <w:uiPriority w:val="99"/>
    <w:qFormat/>
    <w:rsid w:val="00BD3F58"/>
    <w:pPr>
      <w:numPr>
        <w:numId w:val="9"/>
      </w:num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Heading2">
    <w:name w:val="heading 2"/>
    <w:basedOn w:val="Normal"/>
    <w:next w:val="Normal"/>
    <w:link w:val="Heading2Char"/>
    <w:uiPriority w:val="99"/>
    <w:unhideWhenUsed/>
    <w:qFormat/>
    <w:rsid w:val="00BD3F58"/>
    <w:pPr>
      <w:numPr>
        <w:ilvl w:val="1"/>
        <w:numId w:val="9"/>
      </w:numPr>
      <w:pBdr>
        <w:top w:val="single" w:sz="24" w:space="0" w:color="DBE5F1"/>
        <w:left w:val="single" w:sz="24" w:space="0" w:color="DBE5F1"/>
        <w:bottom w:val="single" w:sz="24" w:space="0" w:color="DBE5F1"/>
        <w:right w:val="single" w:sz="24" w:space="0" w:color="DBE5F1"/>
      </w:pBdr>
      <w:shd w:val="clear" w:color="auto" w:fill="DBE5F1"/>
      <w:spacing w:after="0"/>
      <w:ind w:left="576"/>
      <w:outlineLvl w:val="1"/>
    </w:pPr>
    <w:rPr>
      <w:caps/>
      <w:spacing w:val="15"/>
      <w:sz w:val="22"/>
      <w:szCs w:val="22"/>
    </w:rPr>
  </w:style>
  <w:style w:type="paragraph" w:styleId="Heading3">
    <w:name w:val="heading 3"/>
    <w:basedOn w:val="Normal"/>
    <w:next w:val="Normal"/>
    <w:link w:val="Heading3Char"/>
    <w:uiPriority w:val="99"/>
    <w:unhideWhenUsed/>
    <w:qFormat/>
    <w:rsid w:val="00BD3F58"/>
    <w:pPr>
      <w:numPr>
        <w:ilvl w:val="2"/>
        <w:numId w:val="9"/>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unhideWhenUsed/>
    <w:qFormat/>
    <w:rsid w:val="00BD3F58"/>
    <w:pPr>
      <w:numPr>
        <w:ilvl w:val="3"/>
        <w:numId w:val="9"/>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unhideWhenUsed/>
    <w:qFormat/>
    <w:rsid w:val="00BD3F58"/>
    <w:pPr>
      <w:numPr>
        <w:ilvl w:val="4"/>
        <w:numId w:val="9"/>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BD3F58"/>
    <w:pPr>
      <w:numPr>
        <w:ilvl w:val="5"/>
        <w:numId w:val="9"/>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BD3F58"/>
    <w:pPr>
      <w:numPr>
        <w:ilvl w:val="6"/>
        <w:numId w:val="9"/>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BD3F58"/>
    <w:pPr>
      <w:numPr>
        <w:ilvl w:val="7"/>
        <w:numId w:val="9"/>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D3F58"/>
    <w:pPr>
      <w:numPr>
        <w:ilvl w:val="8"/>
        <w:numId w:val="9"/>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125C62"/>
    <w:pPr>
      <w:ind w:left="709"/>
    </w:pPr>
  </w:style>
  <w:style w:type="paragraph" w:styleId="Header">
    <w:name w:val="header"/>
    <w:basedOn w:val="Normal"/>
    <w:link w:val="HeaderChar"/>
    <w:uiPriority w:val="99"/>
    <w:rsid w:val="00BD3F58"/>
    <w:pPr>
      <w:tabs>
        <w:tab w:val="center" w:pos="4320"/>
        <w:tab w:val="right" w:pos="8640"/>
      </w:tabs>
      <w:spacing w:before="0" w:after="0" w:line="240" w:lineRule="auto"/>
      <w:jc w:val="both"/>
    </w:pPr>
    <w:rPr>
      <w:rFonts w:eastAsia="Calibri" w:cs="Calibri"/>
      <w:b/>
      <w:bCs/>
      <w:noProof/>
      <w:color w:val="003366"/>
      <w:sz w:val="32"/>
      <w:szCs w:val="32"/>
      <w:bdr w:val="single" w:sz="4" w:space="0" w:color="auto"/>
      <w:lang w:bidi="ar-SA"/>
    </w:rPr>
  </w:style>
  <w:style w:type="paragraph" w:styleId="TOC1">
    <w:name w:val="toc 1"/>
    <w:basedOn w:val="Normal"/>
    <w:next w:val="Normal"/>
    <w:autoRedefine/>
    <w:uiPriority w:val="39"/>
    <w:rsid w:val="00A96BCC"/>
    <w:pPr>
      <w:tabs>
        <w:tab w:val="left" w:pos="360"/>
        <w:tab w:val="right" w:leader="dot" w:pos="9000"/>
      </w:tabs>
      <w:spacing w:before="120" w:after="120"/>
    </w:pPr>
    <w:rPr>
      <w:b/>
      <w:bCs/>
      <w:caps/>
    </w:rPr>
  </w:style>
  <w:style w:type="paragraph" w:styleId="TOC2">
    <w:name w:val="toc 2"/>
    <w:basedOn w:val="Normal"/>
    <w:next w:val="Normal"/>
    <w:autoRedefine/>
    <w:uiPriority w:val="39"/>
    <w:rsid w:val="00A96BCC"/>
    <w:pPr>
      <w:tabs>
        <w:tab w:val="left" w:pos="1000"/>
        <w:tab w:val="right" w:leader="dot" w:pos="9000"/>
      </w:tabs>
      <w:spacing w:before="0" w:after="0"/>
      <w:ind w:left="810" w:hanging="360"/>
    </w:pPr>
    <w:rPr>
      <w:smallCaps/>
    </w:rPr>
  </w:style>
  <w:style w:type="paragraph" w:styleId="TOC3">
    <w:name w:val="toc 3"/>
    <w:basedOn w:val="Normal"/>
    <w:next w:val="Normal"/>
    <w:autoRedefine/>
    <w:uiPriority w:val="39"/>
    <w:unhideWhenUsed/>
    <w:rsid w:val="00A96BCC"/>
    <w:pPr>
      <w:tabs>
        <w:tab w:val="left" w:pos="1440"/>
        <w:tab w:val="right" w:leader="dot" w:pos="9000"/>
      </w:tabs>
      <w:spacing w:before="0" w:after="0"/>
      <w:ind w:left="1170" w:hanging="360"/>
    </w:pPr>
    <w:rPr>
      <w:iCs/>
      <w:noProof/>
    </w:rPr>
  </w:style>
  <w:style w:type="paragraph" w:styleId="TOC4">
    <w:name w:val="toc 4"/>
    <w:basedOn w:val="Normal"/>
    <w:next w:val="Normal"/>
    <w:autoRedefine/>
    <w:uiPriority w:val="39"/>
    <w:unhideWhenUsed/>
    <w:rsid w:val="00BD3F58"/>
    <w:pPr>
      <w:spacing w:before="0" w:after="0"/>
      <w:ind w:left="600"/>
    </w:pPr>
    <w:rPr>
      <w:sz w:val="18"/>
      <w:szCs w:val="18"/>
    </w:rPr>
  </w:style>
  <w:style w:type="paragraph" w:styleId="TOC5">
    <w:name w:val="toc 5"/>
    <w:basedOn w:val="Normal"/>
    <w:next w:val="Normal"/>
    <w:autoRedefine/>
    <w:uiPriority w:val="39"/>
    <w:unhideWhenUsed/>
    <w:rsid w:val="00BD3F58"/>
    <w:pPr>
      <w:spacing w:before="0" w:after="0"/>
      <w:ind w:left="800"/>
    </w:pPr>
    <w:rPr>
      <w:sz w:val="18"/>
      <w:szCs w:val="18"/>
    </w:rPr>
  </w:style>
  <w:style w:type="paragraph" w:styleId="TOC6">
    <w:name w:val="toc 6"/>
    <w:basedOn w:val="Normal"/>
    <w:next w:val="Normal"/>
    <w:autoRedefine/>
    <w:uiPriority w:val="39"/>
    <w:unhideWhenUsed/>
    <w:rsid w:val="00BD3F58"/>
    <w:pPr>
      <w:spacing w:before="0" w:after="0"/>
      <w:ind w:left="1000"/>
    </w:pPr>
    <w:rPr>
      <w:sz w:val="18"/>
      <w:szCs w:val="18"/>
    </w:rPr>
  </w:style>
  <w:style w:type="paragraph" w:styleId="TOC7">
    <w:name w:val="toc 7"/>
    <w:basedOn w:val="Normal"/>
    <w:next w:val="Normal"/>
    <w:autoRedefine/>
    <w:uiPriority w:val="39"/>
    <w:unhideWhenUsed/>
    <w:rsid w:val="00BD3F58"/>
    <w:pPr>
      <w:spacing w:before="0" w:after="0"/>
      <w:ind w:left="1200"/>
    </w:pPr>
    <w:rPr>
      <w:sz w:val="18"/>
      <w:szCs w:val="18"/>
    </w:rPr>
  </w:style>
  <w:style w:type="paragraph" w:styleId="TOC8">
    <w:name w:val="toc 8"/>
    <w:basedOn w:val="Normal"/>
    <w:next w:val="Normal"/>
    <w:autoRedefine/>
    <w:uiPriority w:val="39"/>
    <w:unhideWhenUsed/>
    <w:rsid w:val="00BD3F58"/>
    <w:pPr>
      <w:spacing w:before="0" w:after="0"/>
      <w:ind w:left="1400"/>
    </w:pPr>
    <w:rPr>
      <w:sz w:val="18"/>
      <w:szCs w:val="18"/>
    </w:rPr>
  </w:style>
  <w:style w:type="paragraph" w:styleId="TOC9">
    <w:name w:val="toc 9"/>
    <w:basedOn w:val="Normal"/>
    <w:next w:val="Normal"/>
    <w:autoRedefine/>
    <w:uiPriority w:val="39"/>
    <w:unhideWhenUsed/>
    <w:rsid w:val="00BD3F58"/>
    <w:pPr>
      <w:spacing w:before="0" w:after="0"/>
      <w:ind w:left="1600"/>
    </w:pPr>
    <w:rPr>
      <w:sz w:val="18"/>
      <w:szCs w:val="18"/>
    </w:rPr>
  </w:style>
  <w:style w:type="character" w:styleId="FollowedHyperlink">
    <w:name w:val="FollowedHyperlink"/>
    <w:basedOn w:val="DefaultParagraphFont"/>
    <w:uiPriority w:val="99"/>
    <w:rsid w:val="00125C62"/>
    <w:rPr>
      <w:color w:val="800080"/>
      <w:u w:val="single"/>
    </w:rPr>
  </w:style>
  <w:style w:type="paragraph" w:styleId="Caption">
    <w:name w:val="caption"/>
    <w:basedOn w:val="Normal"/>
    <w:next w:val="Normal"/>
    <w:uiPriority w:val="35"/>
    <w:unhideWhenUsed/>
    <w:qFormat/>
    <w:rsid w:val="00BD3F58"/>
    <w:rPr>
      <w:b/>
      <w:bCs/>
      <w:color w:val="365F91"/>
      <w:sz w:val="16"/>
      <w:szCs w:val="16"/>
    </w:rPr>
  </w:style>
  <w:style w:type="paragraph" w:customStyle="1" w:styleId="InfoBlue">
    <w:name w:val="InfoBlue"/>
    <w:basedOn w:val="Normal"/>
    <w:next w:val="Normal"/>
    <w:rsid w:val="00125C62"/>
    <w:pPr>
      <w:widowControl w:val="0"/>
      <w:spacing w:after="120" w:line="240" w:lineRule="atLeast"/>
      <w:jc w:val="both"/>
    </w:pPr>
    <w:rPr>
      <w:i/>
      <w:color w:val="0000FF"/>
    </w:rPr>
  </w:style>
  <w:style w:type="paragraph" w:customStyle="1" w:styleId="titleparagraph">
    <w:name w:val="title paragraph"/>
    <w:basedOn w:val="Title"/>
    <w:rsid w:val="00125C62"/>
    <w:rPr>
      <w:rFonts w:ascii="Arial" w:hAnsi="Arial"/>
      <w:b/>
      <w:i/>
      <w:color w:val="auto"/>
      <w:sz w:val="24"/>
    </w:rPr>
  </w:style>
  <w:style w:type="paragraph" w:styleId="Title">
    <w:name w:val="Title"/>
    <w:basedOn w:val="Normal"/>
    <w:next w:val="Normal"/>
    <w:link w:val="TitleChar"/>
    <w:uiPriority w:val="99"/>
    <w:qFormat/>
    <w:rsid w:val="00BD3F58"/>
    <w:pPr>
      <w:spacing w:before="720"/>
    </w:pPr>
    <w:rPr>
      <w:caps/>
      <w:color w:val="4F81BD"/>
      <w:spacing w:val="10"/>
      <w:kern w:val="28"/>
      <w:sz w:val="52"/>
      <w:szCs w:val="52"/>
    </w:rPr>
  </w:style>
  <w:style w:type="paragraph" w:customStyle="1" w:styleId="Literature">
    <w:name w:val="Literature"/>
    <w:basedOn w:val="Normal"/>
    <w:rsid w:val="00125C62"/>
    <w:pPr>
      <w:spacing w:line="360" w:lineRule="auto"/>
    </w:pPr>
    <w:rPr>
      <w:rFonts w:ascii="Times New Roman" w:hAnsi="Times New Roman"/>
    </w:rPr>
  </w:style>
  <w:style w:type="paragraph" w:customStyle="1" w:styleId="GlossaryItem">
    <w:name w:val="Glossary Item"/>
    <w:basedOn w:val="Normal"/>
    <w:rsid w:val="00125C62"/>
    <w:rPr>
      <w:rFonts w:ascii="Times New Roman" w:hAnsi="Times New Roman"/>
      <w:b/>
      <w:lang w:val="en-GB"/>
    </w:rPr>
  </w:style>
  <w:style w:type="paragraph" w:customStyle="1" w:styleId="GlossaryItemDefinition">
    <w:name w:val="Glossary Item Definition"/>
    <w:basedOn w:val="Normal"/>
    <w:rsid w:val="00125C62"/>
    <w:pPr>
      <w:spacing w:after="120"/>
    </w:pPr>
    <w:rPr>
      <w:rFonts w:ascii="Times New Roman" w:hAnsi="Times New Roman"/>
      <w:lang w:val="en-GB"/>
    </w:rPr>
  </w:style>
  <w:style w:type="character" w:styleId="Hyperlink">
    <w:name w:val="Hyperlink"/>
    <w:basedOn w:val="DefaultParagraphFont"/>
    <w:uiPriority w:val="99"/>
    <w:rsid w:val="00BD3F58"/>
    <w:rPr>
      <w:color w:val="0000FF"/>
      <w:u w:val="single"/>
    </w:rPr>
  </w:style>
  <w:style w:type="paragraph" w:styleId="Footer">
    <w:name w:val="footer"/>
    <w:basedOn w:val="Normal"/>
    <w:link w:val="FooterChar"/>
    <w:uiPriority w:val="99"/>
    <w:rsid w:val="00BD3F58"/>
    <w:pPr>
      <w:tabs>
        <w:tab w:val="center" w:pos="4320"/>
        <w:tab w:val="right" w:pos="8640"/>
      </w:tabs>
      <w:spacing w:beforeAutospacing="1" w:after="0" w:afterAutospacing="1" w:line="240" w:lineRule="auto"/>
      <w:ind w:left="720"/>
      <w:jc w:val="both"/>
    </w:pPr>
    <w:rPr>
      <w:rFonts w:eastAsia="Calibri" w:cs="Calibri"/>
      <w:lang w:val="en-GB"/>
    </w:rPr>
  </w:style>
  <w:style w:type="character" w:styleId="CommentReference">
    <w:name w:val="annotation reference"/>
    <w:basedOn w:val="DefaultParagraphFont"/>
    <w:semiHidden/>
    <w:rsid w:val="00125C62"/>
    <w:rPr>
      <w:sz w:val="16"/>
    </w:rPr>
  </w:style>
  <w:style w:type="paragraph" w:styleId="CommentText">
    <w:name w:val="annotation text"/>
    <w:basedOn w:val="Normal"/>
    <w:semiHidden/>
    <w:rsid w:val="00125C62"/>
  </w:style>
  <w:style w:type="paragraph" w:styleId="BodyTextIndent2">
    <w:name w:val="Body Text Indent 2"/>
    <w:basedOn w:val="Normal"/>
    <w:link w:val="BodyTextIndent2Char"/>
    <w:uiPriority w:val="99"/>
    <w:rsid w:val="00125C62"/>
    <w:pPr>
      <w:ind w:left="360"/>
    </w:pPr>
  </w:style>
  <w:style w:type="paragraph" w:styleId="BalloonText">
    <w:name w:val="Balloon Text"/>
    <w:basedOn w:val="Normal"/>
    <w:link w:val="BalloonTextChar"/>
    <w:uiPriority w:val="99"/>
    <w:semiHidden/>
    <w:unhideWhenUsed/>
    <w:rsid w:val="00BD3F58"/>
    <w:pPr>
      <w:spacing w:after="0" w:line="240" w:lineRule="auto"/>
    </w:pPr>
    <w:rPr>
      <w:rFonts w:ascii="Tahoma" w:hAnsi="Tahoma" w:cs="Tahoma"/>
      <w:sz w:val="16"/>
      <w:szCs w:val="16"/>
    </w:rPr>
  </w:style>
  <w:style w:type="table" w:styleId="TableGrid">
    <w:name w:val="Table Grid"/>
    <w:basedOn w:val="TableNormal"/>
    <w:uiPriority w:val="99"/>
    <w:rsid w:val="00BD3F58"/>
    <w:pPr>
      <w:spacing w:after="120" w:line="280" w:lineRule="exact"/>
    </w:pPr>
    <w:rPr>
      <w:rFonts w:ascii="Calibri" w:hAnsi="Calibri" w:cs="Calibri"/>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semiHidden/>
    <w:rsid w:val="00DF1EAC"/>
    <w:pPr>
      <w:ind w:left="220" w:hanging="220"/>
    </w:pPr>
  </w:style>
  <w:style w:type="paragraph" w:styleId="IndexHeading">
    <w:name w:val="index heading"/>
    <w:basedOn w:val="Normal"/>
    <w:next w:val="Index1"/>
    <w:semiHidden/>
    <w:rsid w:val="00DF1EAC"/>
    <w:rPr>
      <w:lang w:val="en-GB"/>
    </w:rPr>
  </w:style>
  <w:style w:type="paragraph" w:customStyle="1" w:styleId="style3">
    <w:name w:val="style3"/>
    <w:basedOn w:val="Normal"/>
    <w:rsid w:val="00DF1EAC"/>
    <w:rPr>
      <w:rFonts w:ascii="Helv" w:hAnsi="Helv"/>
      <w:b/>
    </w:rPr>
  </w:style>
  <w:style w:type="paragraph" w:customStyle="1" w:styleId="style4">
    <w:name w:val="style4"/>
    <w:basedOn w:val="style3"/>
    <w:rsid w:val="00DF1EAC"/>
    <w:rPr>
      <w:b w:val="0"/>
    </w:rPr>
  </w:style>
  <w:style w:type="paragraph" w:customStyle="1" w:styleId="Bullet">
    <w:name w:val="Bullet"/>
    <w:basedOn w:val="ListBullet"/>
    <w:autoRedefine/>
    <w:rsid w:val="00DF1EAC"/>
    <w:pPr>
      <w:numPr>
        <w:numId w:val="0"/>
      </w:numPr>
    </w:pPr>
    <w:rPr>
      <w:lang w:val="en-GB"/>
    </w:rPr>
  </w:style>
  <w:style w:type="paragraph" w:styleId="ListBullet">
    <w:name w:val="List Bullet"/>
    <w:basedOn w:val="Normal"/>
    <w:autoRedefine/>
    <w:rsid w:val="00DF1EAC"/>
    <w:pPr>
      <w:numPr>
        <w:numId w:val="2"/>
      </w:numPr>
    </w:pPr>
  </w:style>
  <w:style w:type="character" w:styleId="PageNumber">
    <w:name w:val="page number"/>
    <w:basedOn w:val="DefaultParagraphFont"/>
    <w:rsid w:val="00EB73AB"/>
  </w:style>
  <w:style w:type="paragraph" w:customStyle="1" w:styleId="Normal-Indent">
    <w:name w:val="Normal-Indent"/>
    <w:basedOn w:val="Normal"/>
    <w:rsid w:val="00AC2D95"/>
    <w:pPr>
      <w:keepLines/>
      <w:widowControl w:val="0"/>
      <w:numPr>
        <w:numId w:val="3"/>
      </w:numPr>
      <w:tabs>
        <w:tab w:val="clear" w:pos="360"/>
      </w:tabs>
      <w:spacing w:before="60"/>
      <w:ind w:left="936" w:firstLine="0"/>
      <w:jc w:val="both"/>
    </w:pPr>
    <w:rPr>
      <w:lang w:val="en-GB"/>
    </w:rPr>
  </w:style>
  <w:style w:type="paragraph" w:customStyle="1" w:styleId="NormalIndentBullet">
    <w:name w:val="Normal Indent Bullet"/>
    <w:basedOn w:val="Normal"/>
    <w:rsid w:val="00AC2D95"/>
    <w:pPr>
      <w:keepLines/>
      <w:widowControl w:val="0"/>
      <w:numPr>
        <w:numId w:val="1"/>
      </w:numPr>
      <w:spacing w:before="60"/>
      <w:jc w:val="both"/>
    </w:pPr>
    <w:rPr>
      <w:lang w:val="en-GB"/>
    </w:rPr>
  </w:style>
  <w:style w:type="paragraph" w:styleId="NormalIndent">
    <w:name w:val="Normal Indent"/>
    <w:basedOn w:val="Normal"/>
    <w:rsid w:val="00AC2D95"/>
    <w:pPr>
      <w:widowControl w:val="0"/>
      <w:spacing w:before="60"/>
      <w:ind w:left="864"/>
      <w:jc w:val="both"/>
    </w:pPr>
    <w:rPr>
      <w:lang w:val="en-GB"/>
    </w:rPr>
  </w:style>
  <w:style w:type="paragraph" w:styleId="TOAHeading">
    <w:name w:val="toa heading"/>
    <w:basedOn w:val="Normal"/>
    <w:next w:val="Normal"/>
    <w:semiHidden/>
    <w:rsid w:val="00AC2D95"/>
    <w:pPr>
      <w:widowControl w:val="0"/>
      <w:spacing w:before="120"/>
    </w:pPr>
    <w:rPr>
      <w:b/>
      <w:sz w:val="24"/>
    </w:rPr>
  </w:style>
  <w:style w:type="paragraph" w:customStyle="1" w:styleId="Normal-Indent0">
    <w:name w:val="Normal - Indent"/>
    <w:basedOn w:val="Normal"/>
    <w:rsid w:val="00AC2D95"/>
    <w:pPr>
      <w:keepLines/>
      <w:spacing w:before="60"/>
      <w:ind w:left="864"/>
      <w:jc w:val="both"/>
    </w:pPr>
    <w:rPr>
      <w:lang w:val="en-GB"/>
    </w:rPr>
  </w:style>
  <w:style w:type="paragraph" w:customStyle="1" w:styleId="NormalTextTable">
    <w:name w:val="Normal Text Table"/>
    <w:basedOn w:val="Normal"/>
    <w:rsid w:val="00AC2D95"/>
    <w:pPr>
      <w:widowControl w:val="0"/>
    </w:pPr>
    <w:rPr>
      <w:sz w:val="18"/>
    </w:rPr>
  </w:style>
  <w:style w:type="character" w:customStyle="1" w:styleId="Heading4Char">
    <w:name w:val="Heading 4 Char"/>
    <w:basedOn w:val="DefaultParagraphFont"/>
    <w:link w:val="Heading4"/>
    <w:uiPriority w:val="99"/>
    <w:rsid w:val="0017116F"/>
    <w:rPr>
      <w:rFonts w:ascii="Calibri" w:hAnsi="Calibri"/>
      <w:caps/>
      <w:color w:val="365F91"/>
      <w:spacing w:val="10"/>
      <w:sz w:val="22"/>
      <w:szCs w:val="22"/>
      <w:lang w:bidi="en-US"/>
    </w:rPr>
  </w:style>
  <w:style w:type="paragraph" w:customStyle="1" w:styleId="Body">
    <w:name w:val="_Body"/>
    <w:basedOn w:val="Normal"/>
    <w:rsid w:val="00AC2D95"/>
    <w:pPr>
      <w:tabs>
        <w:tab w:val="left" w:pos="1080"/>
      </w:tabs>
      <w:spacing w:after="220"/>
    </w:pPr>
    <w:rPr>
      <w:rFonts w:eastAsia="KaiTi_GB2312"/>
      <w:snapToGrid w:val="0"/>
      <w:lang w:eastAsia="zh-CN"/>
    </w:rPr>
  </w:style>
  <w:style w:type="paragraph" w:styleId="NormalWeb">
    <w:name w:val="Normal (Web)"/>
    <w:basedOn w:val="Normal"/>
    <w:uiPriority w:val="99"/>
    <w:unhideWhenUsed/>
    <w:rsid w:val="00BD3F58"/>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99"/>
    <w:rsid w:val="00BD3F58"/>
    <w:pPr>
      <w:spacing w:before="0" w:after="120" w:line="240" w:lineRule="auto"/>
    </w:pPr>
    <w:rPr>
      <w:rFonts w:ascii="Arial" w:hAnsi="Arial"/>
      <w:sz w:val="18"/>
      <w:szCs w:val="24"/>
      <w:lang w:val="en-GB" w:eastAsia="en-GB" w:bidi="ar-SA"/>
    </w:rPr>
  </w:style>
  <w:style w:type="paragraph" w:customStyle="1" w:styleId="NormalBulleted">
    <w:name w:val="Normal Bulleted"/>
    <w:basedOn w:val="Normal"/>
    <w:rsid w:val="00AC2D95"/>
    <w:pPr>
      <w:numPr>
        <w:numId w:val="4"/>
      </w:numPr>
      <w:jc w:val="both"/>
    </w:pPr>
    <w:rPr>
      <w:rFonts w:ascii="Helv" w:hAnsi="Helv"/>
      <w:snapToGrid w:val="0"/>
      <w:color w:val="000000"/>
      <w:spacing w:val="-5"/>
      <w:kern w:val="28"/>
    </w:rPr>
  </w:style>
  <w:style w:type="paragraph" w:customStyle="1" w:styleId="Text">
    <w:name w:val="Text"/>
    <w:basedOn w:val="Normal"/>
    <w:rsid w:val="00AC2D95"/>
    <w:pPr>
      <w:spacing w:before="120"/>
      <w:ind w:left="360"/>
      <w:jc w:val="both"/>
    </w:pPr>
    <w:rPr>
      <w:rFonts w:ascii="Times New Roman" w:hAnsi="Times New Roman"/>
    </w:rPr>
  </w:style>
  <w:style w:type="paragraph" w:styleId="DocumentMap">
    <w:name w:val="Document Map"/>
    <w:basedOn w:val="Normal"/>
    <w:link w:val="DocumentMapChar"/>
    <w:uiPriority w:val="99"/>
    <w:semiHidden/>
    <w:unhideWhenUsed/>
    <w:rsid w:val="00BD3F58"/>
    <w:pPr>
      <w:spacing w:after="0" w:line="240" w:lineRule="auto"/>
    </w:pPr>
    <w:rPr>
      <w:rFonts w:ascii="Tahoma" w:hAnsi="Tahoma" w:cs="Tahoma"/>
      <w:sz w:val="16"/>
      <w:szCs w:val="16"/>
    </w:rPr>
  </w:style>
  <w:style w:type="paragraph" w:styleId="CommentSubject">
    <w:name w:val="annotation subject"/>
    <w:basedOn w:val="CommentText"/>
    <w:next w:val="CommentText"/>
    <w:semiHidden/>
    <w:rsid w:val="00B878F5"/>
    <w:rPr>
      <w:b/>
      <w:bCs/>
    </w:rPr>
  </w:style>
  <w:style w:type="paragraph" w:customStyle="1" w:styleId="HeadingStyle1">
    <w:name w:val="Heading Style 1"/>
    <w:basedOn w:val="Heading1"/>
    <w:next w:val="Normal"/>
    <w:rsid w:val="00781FAF"/>
  </w:style>
  <w:style w:type="paragraph" w:customStyle="1" w:styleId="HeadingStyle2">
    <w:name w:val="Heading Style 2"/>
    <w:basedOn w:val="Heading2"/>
    <w:next w:val="Normal"/>
    <w:link w:val="HeadingStyle2CharChar"/>
    <w:rsid w:val="00781FAF"/>
    <w:pPr>
      <w:tabs>
        <w:tab w:val="num" w:pos="576"/>
      </w:tabs>
    </w:pPr>
    <w:rPr>
      <w:bCs/>
      <w:i/>
    </w:rPr>
  </w:style>
  <w:style w:type="character" w:customStyle="1" w:styleId="Heading2Char">
    <w:name w:val="Heading 2 Char"/>
    <w:basedOn w:val="DefaultParagraphFont"/>
    <w:link w:val="Heading2"/>
    <w:uiPriority w:val="99"/>
    <w:rsid w:val="0017116F"/>
    <w:rPr>
      <w:rFonts w:ascii="Calibri" w:hAnsi="Calibri"/>
      <w:caps/>
      <w:spacing w:val="15"/>
      <w:sz w:val="22"/>
      <w:szCs w:val="22"/>
      <w:shd w:val="clear" w:color="auto" w:fill="DBE5F1"/>
      <w:lang w:bidi="en-US"/>
    </w:rPr>
  </w:style>
  <w:style w:type="character" w:customStyle="1" w:styleId="Heading3Char">
    <w:name w:val="Heading 3 Char"/>
    <w:basedOn w:val="DefaultParagraphFont"/>
    <w:link w:val="Heading3"/>
    <w:uiPriority w:val="99"/>
    <w:rsid w:val="0017116F"/>
    <w:rPr>
      <w:rFonts w:ascii="Calibri" w:hAnsi="Calibri"/>
      <w:caps/>
      <w:color w:val="243F60"/>
      <w:spacing w:val="15"/>
      <w:sz w:val="22"/>
      <w:szCs w:val="22"/>
      <w:lang w:bidi="en-US"/>
    </w:rPr>
  </w:style>
  <w:style w:type="paragraph" w:customStyle="1" w:styleId="NormalArial">
    <w:name w:val="Normal + Arial"/>
    <w:basedOn w:val="Normal"/>
    <w:rsid w:val="002F337D"/>
    <w:pPr>
      <w:jc w:val="both"/>
    </w:pPr>
    <w:rPr>
      <w:rFonts w:cs="Arial"/>
    </w:rPr>
  </w:style>
  <w:style w:type="paragraph" w:customStyle="1" w:styleId="bullet0">
    <w:name w:val="bullet"/>
    <w:basedOn w:val="Normal"/>
    <w:next w:val="Normal"/>
    <w:rsid w:val="002F337D"/>
    <w:pPr>
      <w:tabs>
        <w:tab w:val="left" w:pos="720"/>
      </w:tabs>
      <w:overflowPunct w:val="0"/>
      <w:autoSpaceDE w:val="0"/>
      <w:autoSpaceDN w:val="0"/>
      <w:adjustRightInd w:val="0"/>
      <w:spacing w:before="60"/>
      <w:ind w:left="720" w:hanging="720"/>
      <w:textAlignment w:val="baseline"/>
    </w:pPr>
    <w:rPr>
      <w:rFonts w:ascii="Times New Roman" w:hAnsi="Times New Roman"/>
    </w:rPr>
  </w:style>
  <w:style w:type="character" w:customStyle="1" w:styleId="HeadingStyle2CharChar">
    <w:name w:val="Heading Style 2 Char Char"/>
    <w:basedOn w:val="DefaultParagraphFont"/>
    <w:link w:val="HeadingStyle2"/>
    <w:rsid w:val="002F337D"/>
    <w:rPr>
      <w:rFonts w:ascii="Calibri" w:hAnsi="Calibri"/>
      <w:bCs/>
      <w:i/>
      <w:caps/>
      <w:spacing w:val="15"/>
      <w:sz w:val="22"/>
      <w:szCs w:val="22"/>
      <w:shd w:val="clear" w:color="auto" w:fill="DBE5F1"/>
      <w:lang w:bidi="en-US"/>
    </w:rPr>
  </w:style>
  <w:style w:type="paragraph" w:styleId="ListParagraph">
    <w:name w:val="List Paragraph"/>
    <w:basedOn w:val="Normal"/>
    <w:uiPriority w:val="34"/>
    <w:qFormat/>
    <w:rsid w:val="00BD3F58"/>
    <w:pPr>
      <w:ind w:left="720"/>
      <w:contextualSpacing/>
    </w:pPr>
  </w:style>
  <w:style w:type="table" w:customStyle="1" w:styleId="MediumList1-Accent11">
    <w:name w:val="Medium List 1 - Accent 11"/>
    <w:basedOn w:val="TableNormal"/>
    <w:uiPriority w:val="65"/>
    <w:rsid w:val="00BD3F58"/>
    <w:rPr>
      <w:rFonts w:ascii="Calibri" w:hAnsi="Calibri"/>
      <w:color w:val="000000"/>
      <w:lang w:val="ru-RU" w:eastAsia="ru-RU"/>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pbodytext">
    <w:name w:val="p_bodytext"/>
    <w:basedOn w:val="Normal"/>
    <w:rsid w:val="00FC099D"/>
    <w:pPr>
      <w:spacing w:before="100" w:beforeAutospacing="1" w:after="100" w:afterAutospacing="1"/>
    </w:pPr>
    <w:rPr>
      <w:rFonts w:ascii="Times New Roman" w:hAnsi="Times New Roman"/>
      <w:sz w:val="24"/>
      <w:szCs w:val="24"/>
    </w:rPr>
  </w:style>
  <w:style w:type="character" w:customStyle="1" w:styleId="fbodytext">
    <w:name w:val="f_bodytext"/>
    <w:basedOn w:val="DefaultParagraphFont"/>
    <w:rsid w:val="00FC099D"/>
  </w:style>
  <w:style w:type="paragraph" w:styleId="TOCHeading">
    <w:name w:val="TOC Heading"/>
    <w:basedOn w:val="Heading1"/>
    <w:next w:val="Normal"/>
    <w:uiPriority w:val="39"/>
    <w:semiHidden/>
    <w:unhideWhenUsed/>
    <w:qFormat/>
    <w:rsid w:val="00BD3F58"/>
    <w:pPr>
      <w:numPr>
        <w:numId w:val="0"/>
      </w:numPr>
      <w:outlineLvl w:val="9"/>
    </w:pPr>
  </w:style>
  <w:style w:type="table" w:customStyle="1" w:styleId="MediumShading1-Accent11">
    <w:name w:val="Medium Shading 1 - Accent 11"/>
    <w:basedOn w:val="TableNormal"/>
    <w:uiPriority w:val="63"/>
    <w:rsid w:val="00BD3F58"/>
    <w:rPr>
      <w:rFonts w:ascii="Calibri" w:hAnsi="Calibri"/>
      <w:lang w:val="ru-RU" w:eastAsia="ru-RU"/>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BD3F58"/>
    <w:rPr>
      <w:rFonts w:ascii="Calibri" w:hAnsi="Calibri"/>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1">
    <w:name w:val="Medium Grid 3 Accent 1"/>
    <w:basedOn w:val="TableNormal"/>
    <w:uiPriority w:val="69"/>
    <w:rsid w:val="00CE052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style-span">
    <w:name w:val="apple-style-span"/>
    <w:basedOn w:val="DefaultParagraphFont"/>
    <w:rsid w:val="00C05B2E"/>
  </w:style>
  <w:style w:type="character" w:styleId="PlaceholderText">
    <w:name w:val="Placeholder Text"/>
    <w:basedOn w:val="DefaultParagraphFont"/>
    <w:uiPriority w:val="99"/>
    <w:semiHidden/>
    <w:rsid w:val="00804E78"/>
    <w:rPr>
      <w:color w:val="808080"/>
    </w:rPr>
  </w:style>
  <w:style w:type="paragraph" w:customStyle="1" w:styleId="obsolete1">
    <w:name w:val="_obsolete1"/>
    <w:basedOn w:val="Normal"/>
    <w:link w:val="obsolete1Char"/>
    <w:rsid w:val="00BD3F58"/>
    <w:pPr>
      <w:numPr>
        <w:ilvl w:val="1"/>
        <w:numId w:val="5"/>
      </w:numPr>
      <w:spacing w:after="240" w:line="240" w:lineRule="auto"/>
      <w:contextualSpacing/>
    </w:pPr>
  </w:style>
  <w:style w:type="character" w:styleId="BookTitle">
    <w:name w:val="Book Title"/>
    <w:uiPriority w:val="33"/>
    <w:qFormat/>
    <w:rsid w:val="00BD3F58"/>
    <w:rPr>
      <w:b/>
      <w:bCs/>
      <w:i/>
      <w:iCs/>
      <w:spacing w:val="9"/>
    </w:rPr>
  </w:style>
  <w:style w:type="character" w:styleId="Emphasis">
    <w:name w:val="Emphasis"/>
    <w:qFormat/>
    <w:rsid w:val="00BD3F58"/>
    <w:rPr>
      <w:caps/>
      <w:color w:val="243F60"/>
      <w:spacing w:val="5"/>
    </w:rPr>
  </w:style>
  <w:style w:type="character" w:styleId="IntenseEmphasis">
    <w:name w:val="Intense Emphasis"/>
    <w:uiPriority w:val="21"/>
    <w:qFormat/>
    <w:rsid w:val="00BD3F58"/>
    <w:rPr>
      <w:b/>
      <w:bCs/>
      <w:caps/>
      <w:color w:val="243F60"/>
      <w:spacing w:val="10"/>
    </w:rPr>
  </w:style>
  <w:style w:type="paragraph" w:styleId="IntenseQuote">
    <w:name w:val="Intense Quote"/>
    <w:basedOn w:val="Normal"/>
    <w:next w:val="Normal"/>
    <w:link w:val="IntenseQuoteChar"/>
    <w:uiPriority w:val="30"/>
    <w:qFormat/>
    <w:rsid w:val="00BD3F5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BD3F58"/>
    <w:rPr>
      <w:rFonts w:ascii="Calibri" w:hAnsi="Calibri"/>
      <w:i/>
      <w:iCs/>
      <w:color w:val="4F81BD"/>
      <w:lang w:bidi="en-US"/>
    </w:rPr>
  </w:style>
  <w:style w:type="character" w:styleId="IntenseReference">
    <w:name w:val="Intense Reference"/>
    <w:uiPriority w:val="32"/>
    <w:qFormat/>
    <w:rsid w:val="00BD3F58"/>
    <w:rPr>
      <w:b/>
      <w:bCs/>
      <w:i/>
      <w:iCs/>
      <w:caps/>
      <w:color w:val="4F81BD"/>
    </w:rPr>
  </w:style>
  <w:style w:type="table" w:customStyle="1" w:styleId="LightGrid-Accent11">
    <w:name w:val="Light Grid - Accent 11"/>
    <w:basedOn w:val="TableNormal"/>
    <w:uiPriority w:val="62"/>
    <w:rsid w:val="00BD3F58"/>
    <w:rPr>
      <w:rFonts w:ascii="Calibri" w:hAnsi="Calibri"/>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LineNumber">
    <w:name w:val="line number"/>
    <w:basedOn w:val="DefaultParagraphFont"/>
    <w:uiPriority w:val="99"/>
    <w:semiHidden/>
    <w:unhideWhenUsed/>
    <w:rsid w:val="00BD3F58"/>
  </w:style>
  <w:style w:type="table" w:styleId="MediumGrid2-Accent1">
    <w:name w:val="Medium Grid 2 Accent 1"/>
    <w:basedOn w:val="TableNormal"/>
    <w:uiPriority w:val="68"/>
    <w:rsid w:val="00BD3F58"/>
    <w:rPr>
      <w:rFonts w:ascii="Cambria" w:hAnsi="Cambria"/>
      <w:color w:val="000000"/>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paragraph" w:styleId="NoSpacing">
    <w:name w:val="No Spacing"/>
    <w:basedOn w:val="Normal"/>
    <w:link w:val="NoSpacingChar"/>
    <w:uiPriority w:val="1"/>
    <w:qFormat/>
    <w:rsid w:val="00BD3F58"/>
    <w:pPr>
      <w:spacing w:before="0" w:after="0" w:line="240" w:lineRule="auto"/>
    </w:pPr>
  </w:style>
  <w:style w:type="paragraph" w:styleId="Quote">
    <w:name w:val="Quote"/>
    <w:basedOn w:val="Normal"/>
    <w:next w:val="Normal"/>
    <w:link w:val="QuoteChar"/>
    <w:uiPriority w:val="29"/>
    <w:qFormat/>
    <w:rsid w:val="00BD3F58"/>
    <w:rPr>
      <w:i/>
      <w:iCs/>
    </w:rPr>
  </w:style>
  <w:style w:type="character" w:customStyle="1" w:styleId="QuoteChar">
    <w:name w:val="Quote Char"/>
    <w:basedOn w:val="DefaultParagraphFont"/>
    <w:link w:val="Quote"/>
    <w:uiPriority w:val="29"/>
    <w:rsid w:val="00BD3F58"/>
    <w:rPr>
      <w:rFonts w:ascii="Calibri" w:hAnsi="Calibri"/>
      <w:i/>
      <w:iCs/>
      <w:lang w:bidi="en-US"/>
    </w:rPr>
  </w:style>
  <w:style w:type="paragraph" w:customStyle="1" w:styleId="Style1">
    <w:name w:val="Style1"/>
    <w:basedOn w:val="ListParagraph"/>
    <w:link w:val="Style1Char"/>
    <w:rsid w:val="00BD3F58"/>
    <w:pPr>
      <w:numPr>
        <w:ilvl w:val="1"/>
        <w:numId w:val="6"/>
      </w:numPr>
      <w:spacing w:after="0" w:line="240" w:lineRule="auto"/>
    </w:pPr>
  </w:style>
  <w:style w:type="paragraph" w:customStyle="1" w:styleId="Requirement">
    <w:name w:val="Requirement"/>
    <w:basedOn w:val="Style1"/>
    <w:link w:val="RequirementChar"/>
    <w:qFormat/>
    <w:rsid w:val="00BD3F58"/>
    <w:pPr>
      <w:numPr>
        <w:numId w:val="7"/>
      </w:numPr>
      <w:spacing w:before="120"/>
    </w:pPr>
  </w:style>
  <w:style w:type="character" w:styleId="Strong">
    <w:name w:val="Strong"/>
    <w:basedOn w:val="DefaultParagraphFont"/>
    <w:uiPriority w:val="22"/>
    <w:qFormat/>
    <w:rsid w:val="00BD3F58"/>
    <w:rPr>
      <w:rFonts w:ascii="Calibri" w:hAnsi="Calibri"/>
      <w:sz w:val="28"/>
      <w:szCs w:val="24"/>
    </w:rPr>
  </w:style>
  <w:style w:type="paragraph" w:customStyle="1" w:styleId="Style20ptBoldCentered">
    <w:name w:val="Style 20 pt Bold Centered"/>
    <w:basedOn w:val="Normal"/>
    <w:uiPriority w:val="99"/>
    <w:rsid w:val="00BD3F58"/>
    <w:pPr>
      <w:spacing w:before="240" w:beforeAutospacing="1" w:after="240" w:afterAutospacing="1" w:line="240" w:lineRule="auto"/>
      <w:ind w:left="720"/>
      <w:jc w:val="center"/>
    </w:pPr>
    <w:rPr>
      <w:rFonts w:eastAsia="Calibri" w:cs="Calibri"/>
      <w:b/>
      <w:bCs/>
      <w:sz w:val="40"/>
      <w:szCs w:val="40"/>
      <w:lang w:val="en-GB"/>
    </w:rPr>
  </w:style>
  <w:style w:type="paragraph" w:styleId="Subtitle">
    <w:name w:val="Subtitle"/>
    <w:basedOn w:val="Normal"/>
    <w:next w:val="Normal"/>
    <w:link w:val="SubtitleChar"/>
    <w:uiPriority w:val="11"/>
    <w:qFormat/>
    <w:rsid w:val="00BD3F58"/>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BD3F58"/>
    <w:rPr>
      <w:rFonts w:ascii="Calibri" w:hAnsi="Calibri"/>
      <w:caps/>
      <w:color w:val="595959"/>
      <w:spacing w:val="10"/>
      <w:sz w:val="24"/>
      <w:szCs w:val="24"/>
      <w:lang w:bidi="en-US"/>
    </w:rPr>
  </w:style>
  <w:style w:type="character" w:styleId="SubtleEmphasis">
    <w:name w:val="Subtle Emphasis"/>
    <w:uiPriority w:val="19"/>
    <w:qFormat/>
    <w:rsid w:val="00BD3F58"/>
    <w:rPr>
      <w:i/>
      <w:iCs/>
      <w:color w:val="243F60"/>
    </w:rPr>
  </w:style>
  <w:style w:type="character" w:styleId="SubtleReference">
    <w:name w:val="Subtle Reference"/>
    <w:uiPriority w:val="31"/>
    <w:qFormat/>
    <w:rsid w:val="00BD3F58"/>
    <w:rPr>
      <w:b/>
      <w:bCs/>
      <w:color w:val="4F81BD"/>
    </w:rPr>
  </w:style>
  <w:style w:type="paragraph" w:customStyle="1" w:styleId="TableBullet1">
    <w:name w:val="Table Bullet 1"/>
    <w:basedOn w:val="Normal"/>
    <w:rsid w:val="00BD3F58"/>
    <w:pPr>
      <w:numPr>
        <w:numId w:val="8"/>
      </w:numPr>
      <w:spacing w:before="0" w:after="120" w:line="240" w:lineRule="auto"/>
    </w:pPr>
    <w:rPr>
      <w:rFonts w:ascii="Arial" w:hAnsi="Arial"/>
      <w:sz w:val="18"/>
      <w:szCs w:val="18"/>
      <w:lang w:val="en-GB" w:eastAsia="en-GB" w:bidi="ar-SA"/>
    </w:rPr>
  </w:style>
  <w:style w:type="paragraph" w:customStyle="1" w:styleId="TableText">
    <w:name w:val="Table Text"/>
    <w:basedOn w:val="Normal"/>
    <w:rsid w:val="00BD3F58"/>
    <w:pPr>
      <w:spacing w:before="20" w:after="20" w:line="240" w:lineRule="auto"/>
    </w:pPr>
    <w:rPr>
      <w:rFonts w:ascii="Arial" w:hAnsi="Arial"/>
      <w:sz w:val="18"/>
      <w:lang w:bidi="ar-SA"/>
    </w:rPr>
  </w:style>
  <w:style w:type="paragraph" w:customStyle="1" w:styleId="Title1">
    <w:name w:val="Title 1"/>
    <w:basedOn w:val="Normal"/>
    <w:rsid w:val="00BD3F58"/>
    <w:pPr>
      <w:spacing w:before="60" w:after="40" w:line="240" w:lineRule="auto"/>
    </w:pPr>
    <w:rPr>
      <w:rFonts w:ascii="Arial" w:hAnsi="Arial" w:cs="Arial"/>
      <w:bCs/>
      <w:color w:val="1F497D"/>
      <w:kern w:val="32"/>
      <w:sz w:val="30"/>
      <w:szCs w:val="32"/>
      <w:lang w:val="en-GB" w:eastAsia="en-GB" w:bidi="ar-SA"/>
    </w:rPr>
  </w:style>
  <w:style w:type="character" w:customStyle="1" w:styleId="HeaderChar">
    <w:name w:val="Header Char"/>
    <w:basedOn w:val="DefaultParagraphFont"/>
    <w:link w:val="Header"/>
    <w:uiPriority w:val="99"/>
    <w:rsid w:val="00BD3F58"/>
    <w:rPr>
      <w:rFonts w:ascii="Calibri" w:eastAsia="Calibri" w:hAnsi="Calibri" w:cs="Calibri"/>
      <w:b/>
      <w:bCs/>
      <w:noProof/>
      <w:color w:val="003366"/>
      <w:sz w:val="32"/>
      <w:szCs w:val="32"/>
      <w:bdr w:val="single" w:sz="4" w:space="0" w:color="auto"/>
    </w:rPr>
  </w:style>
  <w:style w:type="character" w:customStyle="1" w:styleId="NoSpacingChar">
    <w:name w:val="No Spacing Char"/>
    <w:basedOn w:val="DefaultParagraphFont"/>
    <w:link w:val="NoSpacing"/>
    <w:uiPriority w:val="1"/>
    <w:rsid w:val="00BD3F58"/>
    <w:rPr>
      <w:rFonts w:ascii="Calibri" w:hAnsi="Calibri"/>
      <w:lang w:bidi="en-US"/>
    </w:rPr>
  </w:style>
  <w:style w:type="character" w:customStyle="1" w:styleId="FooterChar">
    <w:name w:val="Footer Char"/>
    <w:basedOn w:val="DefaultParagraphFont"/>
    <w:link w:val="Footer"/>
    <w:uiPriority w:val="99"/>
    <w:rsid w:val="004A3652"/>
    <w:rPr>
      <w:rFonts w:ascii="Calibri" w:eastAsia="Calibri" w:hAnsi="Calibri" w:cs="Calibri"/>
      <w:lang w:val="en-GB" w:bidi="en-US"/>
    </w:rPr>
  </w:style>
  <w:style w:type="character" w:customStyle="1" w:styleId="Heading1Char">
    <w:name w:val="Heading 1 Char"/>
    <w:aliases w:val="Head 1 Char"/>
    <w:basedOn w:val="DefaultParagraphFont"/>
    <w:link w:val="Heading1"/>
    <w:uiPriority w:val="99"/>
    <w:rsid w:val="00E018EA"/>
    <w:rPr>
      <w:rFonts w:ascii="Calibri" w:hAnsi="Calibri"/>
      <w:b/>
      <w:bCs/>
      <w:caps/>
      <w:color w:val="FFFFFF"/>
      <w:spacing w:val="15"/>
      <w:sz w:val="22"/>
      <w:szCs w:val="22"/>
      <w:shd w:val="clear" w:color="auto" w:fill="4F81BD"/>
      <w:lang w:bidi="en-US"/>
    </w:rPr>
  </w:style>
  <w:style w:type="character" w:customStyle="1" w:styleId="obsolete1Char">
    <w:name w:val="_obsolete1 Char"/>
    <w:basedOn w:val="DefaultParagraphFont"/>
    <w:link w:val="obsolete1"/>
    <w:rsid w:val="00E018EA"/>
    <w:rPr>
      <w:rFonts w:ascii="Calibri" w:hAnsi="Calibri"/>
      <w:lang w:bidi="en-US"/>
    </w:rPr>
  </w:style>
  <w:style w:type="character" w:customStyle="1" w:styleId="RequirementChar">
    <w:name w:val="Requirement Char"/>
    <w:basedOn w:val="DefaultParagraphFont"/>
    <w:link w:val="Requirement"/>
    <w:rsid w:val="00E018EA"/>
    <w:rPr>
      <w:rFonts w:ascii="Calibri" w:hAnsi="Calibri"/>
      <w:lang w:bidi="en-US"/>
    </w:rPr>
  </w:style>
  <w:style w:type="character" w:customStyle="1" w:styleId="Style1Char">
    <w:name w:val="Style1 Char"/>
    <w:basedOn w:val="DefaultParagraphFont"/>
    <w:link w:val="Style1"/>
    <w:rsid w:val="00E018EA"/>
    <w:rPr>
      <w:rFonts w:ascii="Calibri" w:hAnsi="Calibri"/>
      <w:lang w:bidi="en-US"/>
    </w:rPr>
  </w:style>
  <w:style w:type="character" w:customStyle="1" w:styleId="BalloonTextChar">
    <w:name w:val="Balloon Text Char"/>
    <w:basedOn w:val="DefaultParagraphFont"/>
    <w:link w:val="BalloonText"/>
    <w:uiPriority w:val="99"/>
    <w:semiHidden/>
    <w:rsid w:val="00E018EA"/>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E018EA"/>
    <w:rPr>
      <w:rFonts w:ascii="Tahoma" w:hAnsi="Tahoma" w:cs="Tahoma"/>
      <w:sz w:val="16"/>
      <w:szCs w:val="16"/>
      <w:lang w:bidi="en-US"/>
    </w:rPr>
  </w:style>
  <w:style w:type="character" w:customStyle="1" w:styleId="Heading5Char">
    <w:name w:val="Heading 5 Char"/>
    <w:basedOn w:val="DefaultParagraphFont"/>
    <w:link w:val="Heading5"/>
    <w:uiPriority w:val="99"/>
    <w:rsid w:val="00E018EA"/>
    <w:rPr>
      <w:rFonts w:ascii="Calibri" w:hAnsi="Calibri"/>
      <w:caps/>
      <w:color w:val="365F91"/>
      <w:spacing w:val="10"/>
      <w:sz w:val="22"/>
      <w:szCs w:val="22"/>
      <w:lang w:bidi="en-US"/>
    </w:rPr>
  </w:style>
  <w:style w:type="character" w:customStyle="1" w:styleId="Heading6Char">
    <w:name w:val="Heading 6 Char"/>
    <w:basedOn w:val="DefaultParagraphFont"/>
    <w:link w:val="Heading6"/>
    <w:uiPriority w:val="9"/>
    <w:rsid w:val="00E018EA"/>
    <w:rPr>
      <w:rFonts w:ascii="Calibri" w:hAnsi="Calibri"/>
      <w:caps/>
      <w:color w:val="365F91"/>
      <w:spacing w:val="10"/>
      <w:sz w:val="22"/>
      <w:szCs w:val="22"/>
      <w:lang w:bidi="en-US"/>
    </w:rPr>
  </w:style>
  <w:style w:type="character" w:customStyle="1" w:styleId="Heading7Char">
    <w:name w:val="Heading 7 Char"/>
    <w:basedOn w:val="DefaultParagraphFont"/>
    <w:link w:val="Heading7"/>
    <w:uiPriority w:val="9"/>
    <w:rsid w:val="00E018EA"/>
    <w:rPr>
      <w:rFonts w:ascii="Calibri" w:hAnsi="Calibri"/>
      <w:caps/>
      <w:color w:val="365F91"/>
      <w:spacing w:val="10"/>
      <w:sz w:val="22"/>
      <w:szCs w:val="22"/>
      <w:lang w:bidi="en-US"/>
    </w:rPr>
  </w:style>
  <w:style w:type="character" w:customStyle="1" w:styleId="Heading8Char">
    <w:name w:val="Heading 8 Char"/>
    <w:basedOn w:val="DefaultParagraphFont"/>
    <w:link w:val="Heading8"/>
    <w:uiPriority w:val="9"/>
    <w:rsid w:val="00E018EA"/>
    <w:rPr>
      <w:rFonts w:ascii="Calibri" w:hAnsi="Calibri"/>
      <w:caps/>
      <w:spacing w:val="10"/>
      <w:sz w:val="18"/>
      <w:szCs w:val="18"/>
      <w:lang w:bidi="en-US"/>
    </w:rPr>
  </w:style>
  <w:style w:type="character" w:customStyle="1" w:styleId="Heading9Char">
    <w:name w:val="Heading 9 Char"/>
    <w:basedOn w:val="DefaultParagraphFont"/>
    <w:link w:val="Heading9"/>
    <w:uiPriority w:val="9"/>
    <w:rsid w:val="00E018EA"/>
    <w:rPr>
      <w:rFonts w:ascii="Calibri" w:hAnsi="Calibri"/>
      <w:i/>
      <w:caps/>
      <w:spacing w:val="10"/>
      <w:sz w:val="18"/>
      <w:szCs w:val="18"/>
      <w:lang w:bidi="en-US"/>
    </w:rPr>
  </w:style>
  <w:style w:type="character" w:customStyle="1" w:styleId="TitleChar">
    <w:name w:val="Title Char"/>
    <w:basedOn w:val="DefaultParagraphFont"/>
    <w:link w:val="Title"/>
    <w:uiPriority w:val="99"/>
    <w:rsid w:val="00E018EA"/>
    <w:rPr>
      <w:rFonts w:ascii="Calibri" w:hAnsi="Calibri"/>
      <w:caps/>
      <w:color w:val="4F81BD"/>
      <w:spacing w:val="10"/>
      <w:kern w:val="28"/>
      <w:sz w:val="52"/>
      <w:szCs w:val="52"/>
      <w:lang w:bidi="en-US"/>
    </w:rPr>
  </w:style>
  <w:style w:type="character" w:customStyle="1" w:styleId="BodyTextChar">
    <w:name w:val="Body Text Char"/>
    <w:basedOn w:val="DefaultParagraphFont"/>
    <w:link w:val="BodyText"/>
    <w:uiPriority w:val="99"/>
    <w:rsid w:val="00E018EA"/>
    <w:rPr>
      <w:rFonts w:ascii="Arial" w:hAnsi="Arial"/>
      <w:sz w:val="18"/>
      <w:szCs w:val="24"/>
      <w:lang w:val="en-GB" w:eastAsia="en-GB"/>
    </w:rPr>
  </w:style>
  <w:style w:type="paragraph" w:customStyle="1" w:styleId="Comment">
    <w:name w:val="Comment"/>
    <w:basedOn w:val="Normal"/>
    <w:link w:val="CommentChar"/>
    <w:rsid w:val="00E018EA"/>
    <w:pPr>
      <w:spacing w:before="0" w:after="80" w:line="240" w:lineRule="auto"/>
    </w:pPr>
    <w:rPr>
      <w:rFonts w:eastAsia="Calibri"/>
      <w:i/>
      <w:iCs/>
      <w:color w:val="FF0000"/>
      <w:szCs w:val="22"/>
      <w:lang w:val="en-GB" w:bidi="ar-SA"/>
    </w:rPr>
  </w:style>
  <w:style w:type="character" w:customStyle="1" w:styleId="CommentChar">
    <w:name w:val="Comment Char"/>
    <w:basedOn w:val="DefaultParagraphFont"/>
    <w:link w:val="Comment"/>
    <w:locked/>
    <w:rsid w:val="00E018EA"/>
    <w:rPr>
      <w:rFonts w:ascii="Calibri" w:eastAsia="Calibri" w:hAnsi="Calibri"/>
      <w:i/>
      <w:iCs/>
      <w:color w:val="FF0000"/>
      <w:szCs w:val="22"/>
      <w:lang w:val="en-GB"/>
    </w:rPr>
  </w:style>
  <w:style w:type="paragraph" w:customStyle="1" w:styleId="Head2">
    <w:name w:val="Head 2"/>
    <w:basedOn w:val="Heading2"/>
    <w:autoRedefine/>
    <w:qFormat/>
    <w:rsid w:val="00E018EA"/>
    <w:pPr>
      <w:keepNext/>
      <w:numPr>
        <w:ilvl w:val="0"/>
        <w:numId w:val="0"/>
      </w:numPr>
      <w:pBdr>
        <w:top w:val="none" w:sz="0" w:space="0" w:color="auto"/>
        <w:left w:val="none" w:sz="0" w:space="0" w:color="auto"/>
        <w:bottom w:val="none" w:sz="0" w:space="0" w:color="auto"/>
        <w:right w:val="none" w:sz="0" w:space="0" w:color="auto"/>
      </w:pBdr>
      <w:shd w:val="clear" w:color="auto" w:fill="auto"/>
      <w:spacing w:before="240" w:after="60"/>
      <w:ind w:left="420" w:hanging="420"/>
    </w:pPr>
    <w:rPr>
      <w:rFonts w:eastAsia="Calibri"/>
      <w:b/>
      <w:caps w:val="0"/>
      <w:color w:val="000000"/>
      <w:spacing w:val="0"/>
      <w:sz w:val="28"/>
      <w:lang w:val="en-GB" w:bidi="ar-SA"/>
    </w:rPr>
  </w:style>
  <w:style w:type="paragraph" w:customStyle="1" w:styleId="Head3">
    <w:name w:val="Head 3"/>
    <w:basedOn w:val="Heading3"/>
    <w:autoRedefine/>
    <w:qFormat/>
    <w:rsid w:val="00E018EA"/>
    <w:pPr>
      <w:keepNext/>
      <w:numPr>
        <w:ilvl w:val="0"/>
        <w:numId w:val="0"/>
      </w:numPr>
      <w:pBdr>
        <w:top w:val="none" w:sz="0" w:space="0" w:color="auto"/>
        <w:left w:val="none" w:sz="0" w:space="0" w:color="auto"/>
      </w:pBdr>
      <w:spacing w:before="0"/>
      <w:ind w:left="720" w:hanging="720"/>
    </w:pPr>
    <w:rPr>
      <w:rFonts w:eastAsia="Calibri"/>
      <w:b/>
      <w:caps w:val="0"/>
      <w:color w:val="000000"/>
      <w:spacing w:val="0"/>
      <w:sz w:val="24"/>
      <w:lang w:val="en-GB" w:bidi="ar-SA"/>
    </w:rPr>
  </w:style>
  <w:style w:type="paragraph" w:customStyle="1" w:styleId="Guidance">
    <w:name w:val="Guidance"/>
    <w:basedOn w:val="Normal"/>
    <w:link w:val="GuidanceChar"/>
    <w:rsid w:val="00E018EA"/>
    <w:pPr>
      <w:spacing w:before="0" w:after="80" w:line="240" w:lineRule="auto"/>
    </w:pPr>
    <w:rPr>
      <w:rFonts w:eastAsia="Calibri"/>
      <w:i/>
      <w:iCs/>
      <w:color w:val="FF0000"/>
      <w:szCs w:val="22"/>
      <w:lang w:val="en-GB" w:bidi="ar-SA"/>
    </w:rPr>
  </w:style>
  <w:style w:type="character" w:customStyle="1" w:styleId="GuidanceChar">
    <w:name w:val="Guidance Char"/>
    <w:basedOn w:val="DefaultParagraphFont"/>
    <w:link w:val="Guidance"/>
    <w:locked/>
    <w:rsid w:val="00E018EA"/>
    <w:rPr>
      <w:rFonts w:ascii="Calibri" w:eastAsia="Calibri" w:hAnsi="Calibri"/>
      <w:i/>
      <w:iCs/>
      <w:color w:val="FF0000"/>
      <w:szCs w:val="22"/>
      <w:lang w:val="en-GB"/>
    </w:rPr>
  </w:style>
  <w:style w:type="character" w:customStyle="1" w:styleId="mainnavheader">
    <w:name w:val="mainnavheader"/>
    <w:basedOn w:val="DefaultParagraphFont"/>
    <w:rsid w:val="00E018EA"/>
  </w:style>
  <w:style w:type="paragraph" w:customStyle="1" w:styleId="Text-Bullets">
    <w:name w:val="Text - Bullets"/>
    <w:basedOn w:val="Normal"/>
    <w:rsid w:val="00E018EA"/>
    <w:pPr>
      <w:spacing w:before="120" w:after="0" w:line="240" w:lineRule="atLeast"/>
      <w:contextualSpacing/>
    </w:pPr>
    <w:rPr>
      <w:rFonts w:ascii="Arial" w:eastAsia="Batang" w:hAnsi="Arial" w:cs="Arial"/>
      <w:iCs/>
      <w:lang w:val="en-GB" w:eastAsia="ko-KR" w:bidi="ar-SA"/>
    </w:rPr>
  </w:style>
  <w:style w:type="paragraph" w:customStyle="1" w:styleId="Style40">
    <w:name w:val="Style4"/>
    <w:basedOn w:val="Heading4"/>
    <w:uiPriority w:val="99"/>
    <w:rsid w:val="00E018EA"/>
    <w:pPr>
      <w:keepNext/>
      <w:numPr>
        <w:ilvl w:val="0"/>
        <w:numId w:val="0"/>
      </w:numPr>
      <w:pBdr>
        <w:top w:val="none" w:sz="0" w:space="0" w:color="auto"/>
        <w:left w:val="none" w:sz="0" w:space="0" w:color="auto"/>
      </w:pBdr>
      <w:spacing w:before="240" w:after="60"/>
    </w:pPr>
    <w:rPr>
      <w:rFonts w:ascii="Tahoma" w:eastAsia="Calibri" w:hAnsi="Tahoma" w:cs="Tahoma"/>
      <w:b/>
      <w:bCs/>
      <w:caps w:val="0"/>
      <w:color w:val="auto"/>
      <w:spacing w:val="0"/>
      <w:sz w:val="20"/>
      <w:szCs w:val="20"/>
      <w:lang w:bidi="ar-SA"/>
    </w:rPr>
  </w:style>
  <w:style w:type="paragraph" w:customStyle="1" w:styleId="Default">
    <w:name w:val="Default"/>
    <w:rsid w:val="00E018EA"/>
    <w:pPr>
      <w:autoSpaceDE w:val="0"/>
      <w:autoSpaceDN w:val="0"/>
      <w:adjustRightInd w:val="0"/>
    </w:pPr>
    <w:rPr>
      <w:rFonts w:ascii="Arial" w:hAnsi="Arial" w:cs="Arial"/>
      <w:color w:val="000000"/>
      <w:sz w:val="24"/>
      <w:szCs w:val="24"/>
      <w:lang w:eastAsia="ru-RU"/>
    </w:rPr>
  </w:style>
  <w:style w:type="character" w:styleId="HTMLCode">
    <w:name w:val="HTML Code"/>
    <w:uiPriority w:val="99"/>
    <w:semiHidden/>
    <w:unhideWhenUsed/>
    <w:rsid w:val="00DF5A00"/>
    <w:rPr>
      <w:rFonts w:ascii="Courier New" w:eastAsia="Times New Roman" w:hAnsi="Courier New" w:cs="Courier New" w:hint="default"/>
      <w:sz w:val="26"/>
      <w:szCs w:val="26"/>
    </w:rPr>
  </w:style>
  <w:style w:type="paragraph" w:customStyle="1" w:styleId="bp">
    <w:name w:val="bp"/>
    <w:basedOn w:val="Normal"/>
    <w:rsid w:val="00DF5A00"/>
    <w:pPr>
      <w:spacing w:before="100" w:beforeAutospacing="1" w:after="100" w:afterAutospacing="1" w:line="240" w:lineRule="auto"/>
    </w:pPr>
    <w:rPr>
      <w:rFonts w:ascii="Times New Roman" w:hAnsi="Times New Roman"/>
      <w:sz w:val="24"/>
      <w:szCs w:val="24"/>
      <w:lang w:bidi="ar-SA"/>
    </w:rPr>
  </w:style>
  <w:style w:type="paragraph" w:customStyle="1" w:styleId="tb">
    <w:name w:val="tb"/>
    <w:basedOn w:val="Normal"/>
    <w:rsid w:val="00DF5A00"/>
    <w:pPr>
      <w:spacing w:before="100" w:beforeAutospacing="1" w:after="100" w:afterAutospacing="1" w:line="240" w:lineRule="auto"/>
    </w:pPr>
    <w:rPr>
      <w:rFonts w:ascii="Times New Roman" w:hAnsi="Times New Roman"/>
      <w:sz w:val="24"/>
      <w:szCs w:val="24"/>
      <w:lang w:bidi="ar-SA"/>
    </w:rPr>
  </w:style>
  <w:style w:type="character" w:customStyle="1" w:styleId="bold1">
    <w:name w:val="bold1"/>
    <w:rsid w:val="00DF5A00"/>
    <w:rPr>
      <w:b/>
      <w:bCs/>
    </w:rPr>
  </w:style>
  <w:style w:type="paragraph" w:customStyle="1" w:styleId="notep1">
    <w:name w:val="notep1"/>
    <w:basedOn w:val="Normal"/>
    <w:rsid w:val="00DF5A00"/>
    <w:pPr>
      <w:spacing w:before="0" w:after="0" w:line="240" w:lineRule="auto"/>
    </w:pPr>
    <w:rPr>
      <w:rFonts w:ascii="Times New Roman" w:hAnsi="Times New Roman"/>
      <w:b/>
      <w:bCs/>
      <w:sz w:val="24"/>
      <w:szCs w:val="24"/>
      <w:lang w:bidi="ar-SA"/>
    </w:rPr>
  </w:style>
  <w:style w:type="character" w:customStyle="1" w:styleId="glossaryterm1">
    <w:name w:val="glossaryterm1"/>
    <w:rsid w:val="00DF5A00"/>
    <w:rPr>
      <w:b/>
      <w:bCs/>
    </w:rPr>
  </w:style>
  <w:style w:type="character" w:customStyle="1" w:styleId="codeinlineitalic1">
    <w:name w:val="codeinlineitalic1"/>
    <w:rsid w:val="00DF5A00"/>
    <w:rPr>
      <w:i/>
      <w:iCs/>
    </w:rPr>
  </w:style>
  <w:style w:type="paragraph" w:styleId="HTMLPreformatted">
    <w:name w:val="HTML Preformatted"/>
    <w:basedOn w:val="Normal"/>
    <w:link w:val="HTMLPreformattedChar"/>
    <w:uiPriority w:val="99"/>
    <w:rsid w:val="00A6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A65103"/>
    <w:rPr>
      <w:rFonts w:ascii="Courier New" w:hAnsi="Courier New" w:cs="Courier New"/>
    </w:rPr>
  </w:style>
  <w:style w:type="character" w:customStyle="1" w:styleId="BodyTextIndentChar">
    <w:name w:val="Body Text Indent Char"/>
    <w:basedOn w:val="DefaultParagraphFont"/>
    <w:link w:val="BodyTextIndent"/>
    <w:uiPriority w:val="99"/>
    <w:rsid w:val="00A65103"/>
    <w:rPr>
      <w:rFonts w:ascii="Calibri" w:hAnsi="Calibri"/>
      <w:lang w:bidi="en-US"/>
    </w:rPr>
  </w:style>
  <w:style w:type="character" w:customStyle="1" w:styleId="BodyTextIndent2Char">
    <w:name w:val="Body Text Indent 2 Char"/>
    <w:basedOn w:val="DefaultParagraphFont"/>
    <w:link w:val="BodyTextIndent2"/>
    <w:uiPriority w:val="99"/>
    <w:rsid w:val="00A65103"/>
    <w:rPr>
      <w:rFonts w:ascii="Calibri" w:hAnsi="Calibri"/>
      <w:lang w:bidi="en-US"/>
    </w:rPr>
  </w:style>
  <w:style w:type="paragraph" w:styleId="BodyTextIndent3">
    <w:name w:val="Body Text Indent 3"/>
    <w:basedOn w:val="Normal"/>
    <w:link w:val="BodyTextIndent3Char"/>
    <w:uiPriority w:val="99"/>
    <w:rsid w:val="00A65103"/>
    <w:pPr>
      <w:widowControl w:val="0"/>
      <w:tabs>
        <w:tab w:val="left" w:pos="-270"/>
        <w:tab w:val="left" w:pos="-180"/>
        <w:tab w:val="left" w:pos="1918"/>
        <w:tab w:val="left" w:pos="2877"/>
        <w:tab w:val="left" w:pos="3836"/>
        <w:tab w:val="left" w:pos="4795"/>
        <w:tab w:val="left" w:pos="5754"/>
        <w:tab w:val="left" w:pos="6713"/>
        <w:tab w:val="left" w:pos="7672"/>
        <w:tab w:val="left" w:pos="8631"/>
      </w:tabs>
      <w:spacing w:before="0" w:after="0" w:line="240" w:lineRule="auto"/>
      <w:ind w:left="990" w:hanging="900"/>
    </w:pPr>
    <w:rPr>
      <w:rFonts w:ascii="Courier New" w:eastAsia="Calibri" w:hAnsi="Courier New"/>
      <w:lang w:bidi="ar-SA"/>
    </w:rPr>
  </w:style>
  <w:style w:type="character" w:customStyle="1" w:styleId="BodyTextIndent3Char">
    <w:name w:val="Body Text Indent 3 Char"/>
    <w:basedOn w:val="DefaultParagraphFont"/>
    <w:link w:val="BodyTextIndent3"/>
    <w:uiPriority w:val="99"/>
    <w:rsid w:val="00A65103"/>
    <w:rPr>
      <w:rFonts w:ascii="Courier New" w:eastAsia="Calibri" w:hAnsi="Courier New"/>
    </w:rPr>
  </w:style>
  <w:style w:type="paragraph" w:customStyle="1" w:styleId="BodyCopy">
    <w:name w:val="Body Copy"/>
    <w:basedOn w:val="Normal"/>
    <w:uiPriority w:val="99"/>
    <w:rsid w:val="00A65103"/>
    <w:pPr>
      <w:overflowPunct w:val="0"/>
      <w:autoSpaceDE w:val="0"/>
      <w:autoSpaceDN w:val="0"/>
      <w:adjustRightInd w:val="0"/>
      <w:spacing w:before="40" w:after="40" w:line="240" w:lineRule="auto"/>
      <w:textAlignment w:val="baseline"/>
    </w:pPr>
    <w:rPr>
      <w:rFonts w:ascii="Garamond" w:eastAsia="Calibri" w:hAnsi="Garamond"/>
      <w:sz w:val="22"/>
      <w:lang w:bidi="ar-SA"/>
    </w:rPr>
  </w:style>
  <w:style w:type="paragraph" w:customStyle="1" w:styleId="nb">
    <w:name w:val="nb"/>
    <w:basedOn w:val="Normal"/>
    <w:rsid w:val="00A65103"/>
    <w:pPr>
      <w:spacing w:before="100" w:beforeAutospacing="1" w:after="100" w:afterAutospacing="1" w:line="240" w:lineRule="auto"/>
    </w:pPr>
    <w:rPr>
      <w:rFonts w:ascii="Times New Roman" w:hAnsi="Times New Roman"/>
      <w:sz w:val="24"/>
      <w:szCs w:val="24"/>
      <w:lang w:bidi="ar-SA"/>
    </w:rPr>
  </w:style>
  <w:style w:type="paragraph" w:customStyle="1" w:styleId="SP20218871">
    <w:name w:val="SP.20.218871"/>
    <w:basedOn w:val="Normal"/>
    <w:next w:val="Normal"/>
    <w:uiPriority w:val="99"/>
    <w:rsid w:val="0098238A"/>
    <w:pPr>
      <w:autoSpaceDE w:val="0"/>
      <w:autoSpaceDN w:val="0"/>
      <w:adjustRightInd w:val="0"/>
      <w:spacing w:before="0" w:after="0" w:line="240" w:lineRule="auto"/>
    </w:pPr>
    <w:rPr>
      <w:rFonts w:ascii="PAHBB M+ Helvetica" w:eastAsiaTheme="minorHAnsi" w:hAnsi="PAHBB M+ Helvetica" w:cstheme="minorBidi"/>
      <w:sz w:val="24"/>
      <w:szCs w:val="24"/>
      <w:lang w:bidi="ar-SA"/>
    </w:rPr>
  </w:style>
  <w:style w:type="character" w:customStyle="1" w:styleId="SC20303126">
    <w:name w:val="SC.20.303126"/>
    <w:uiPriority w:val="99"/>
    <w:rsid w:val="0098238A"/>
    <w:rPr>
      <w:rFonts w:cs="PAHBB M+ Helvetica"/>
      <w:b/>
      <w:bCs/>
      <w:color w:val="000000"/>
      <w:sz w:val="27"/>
      <w:szCs w:val="27"/>
    </w:rPr>
  </w:style>
  <w:style w:type="character" w:customStyle="1" w:styleId="SC20303125">
    <w:name w:val="SC.20.303125"/>
    <w:uiPriority w:val="99"/>
    <w:rsid w:val="0098238A"/>
    <w:rPr>
      <w:rFonts w:cs="PAHBB M+ Helvetica"/>
      <w:b/>
      <w:bCs/>
      <w:color w:val="000000"/>
      <w:sz w:val="32"/>
      <w:szCs w:val="32"/>
    </w:rPr>
  </w:style>
  <w:style w:type="paragraph" w:customStyle="1" w:styleId="SP7196705">
    <w:name w:val="SP.7.196705"/>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6">
    <w:name w:val="SP.7.196706"/>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7">
    <w:name w:val="SP.7.196707"/>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71">
    <w:name w:val="SC.7.159771"/>
    <w:uiPriority w:val="99"/>
    <w:rsid w:val="00DE7AA1"/>
    <w:rPr>
      <w:rFonts w:cs="AMHPA A+ Helvetica"/>
      <w:b/>
      <w:bCs/>
      <w:color w:val="000000"/>
      <w:sz w:val="23"/>
      <w:szCs w:val="23"/>
    </w:rPr>
  </w:style>
  <w:style w:type="paragraph" w:customStyle="1" w:styleId="SP7196829">
    <w:name w:val="SP.7.196829"/>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52">
    <w:name w:val="SC.7.159752"/>
    <w:uiPriority w:val="99"/>
    <w:rsid w:val="00DE7AA1"/>
    <w:rPr>
      <w:rFonts w:ascii="Palatino" w:hAnsi="Palatino" w:cs="Palatino"/>
      <w:color w:val="000000"/>
      <w:sz w:val="20"/>
      <w:szCs w:val="20"/>
    </w:rPr>
  </w:style>
  <w:style w:type="paragraph" w:customStyle="1" w:styleId="SP7196970">
    <w:name w:val="SP.7.196970"/>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875">
    <w:name w:val="SC.7.159875"/>
    <w:uiPriority w:val="99"/>
    <w:rsid w:val="00DE7AA1"/>
    <w:rPr>
      <w:rFonts w:ascii="AMIBA L+ Zapf Dingbats" w:eastAsia="AMIBA L+ Zapf Dingbats" w:cs="AMIBA L+ Zapf Dingbats"/>
      <w:color w:val="000000"/>
      <w:sz w:val="10"/>
      <w:szCs w:val="10"/>
    </w:rPr>
  </w:style>
  <w:style w:type="character" w:customStyle="1" w:styleId="SC7159760">
    <w:name w:val="SC.7.159760"/>
    <w:uiPriority w:val="99"/>
    <w:rsid w:val="00DE7AA1"/>
    <w:rPr>
      <w:rFonts w:cs="AMHPA A+ Helvetica"/>
      <w:b/>
      <w:bCs/>
      <w:color w:val="000000"/>
      <w:sz w:val="27"/>
      <w:szCs w:val="27"/>
    </w:rPr>
  </w:style>
  <w:style w:type="character" w:customStyle="1" w:styleId="SC7159769">
    <w:name w:val="SC.7.159769"/>
    <w:uiPriority w:val="99"/>
    <w:rsid w:val="00DE7AA1"/>
    <w:rPr>
      <w:rFonts w:cs="AMHPA A+ Helvetica"/>
      <w:b/>
      <w:bCs/>
      <w:color w:val="000000"/>
      <w:sz w:val="32"/>
      <w:szCs w:val="32"/>
    </w:rPr>
  </w:style>
  <w:style w:type="character" w:customStyle="1" w:styleId="SC7159755">
    <w:name w:val="SC.7.159755"/>
    <w:uiPriority w:val="99"/>
    <w:rsid w:val="00DE7AA1"/>
    <w:rPr>
      <w:rFonts w:ascii="AMHPB C+ Helvetica" w:hAnsi="AMHPB C+ Helvetica" w:cs="AMHPB C+ Helvetica"/>
      <w:b/>
      <w:bCs/>
      <w:color w:val="000000"/>
      <w:sz w:val="18"/>
      <w:szCs w:val="18"/>
    </w:rPr>
  </w:style>
  <w:style w:type="paragraph" w:customStyle="1" w:styleId="Normal1">
    <w:name w:val="Normal1"/>
    <w:basedOn w:val="Normal"/>
    <w:rsid w:val="00737AB4"/>
    <w:pPr>
      <w:spacing w:before="100" w:beforeAutospacing="1" w:after="100" w:afterAutospacing="1" w:line="240" w:lineRule="auto"/>
    </w:pPr>
    <w:rPr>
      <w:rFonts w:ascii="Verdana" w:hAnsi="Verdana"/>
      <w:color w:val="000000"/>
      <w:lang w:bidi="ar-SA"/>
    </w:rPr>
  </w:style>
  <w:style w:type="paragraph" w:customStyle="1" w:styleId="courier">
    <w:name w:val="courier"/>
    <w:basedOn w:val="Normal"/>
    <w:rsid w:val="00737AB4"/>
    <w:pPr>
      <w:spacing w:before="100" w:beforeAutospacing="1" w:after="100" w:afterAutospacing="1" w:line="240" w:lineRule="auto"/>
    </w:pPr>
    <w:rPr>
      <w:rFonts w:ascii="Courier New" w:hAnsi="Courier New" w:cs="Courier New"/>
      <w:color w:val="000000"/>
      <w:lang w:bidi="ar-SA"/>
    </w:rPr>
  </w:style>
  <w:style w:type="character" w:customStyle="1" w:styleId="mw-headline">
    <w:name w:val="mw-headline"/>
    <w:basedOn w:val="DefaultParagraphFont"/>
    <w:rsid w:val="005676F0"/>
  </w:style>
  <w:style w:type="character" w:customStyle="1" w:styleId="wrapimportant">
    <w:name w:val="wrap_important"/>
    <w:basedOn w:val="DefaultParagraphFont"/>
    <w:rsid w:val="00D801DE"/>
  </w:style>
  <w:style w:type="character" w:customStyle="1" w:styleId="searchhit">
    <w:name w:val="search_hit"/>
    <w:basedOn w:val="DefaultParagraphFont"/>
    <w:rsid w:val="00D801DE"/>
  </w:style>
</w:styles>
</file>

<file path=word/webSettings.xml><?xml version="1.0" encoding="utf-8"?>
<w:webSettings xmlns:r="http://schemas.openxmlformats.org/officeDocument/2006/relationships" xmlns:w="http://schemas.openxmlformats.org/wordprocessingml/2006/main">
  <w:divs>
    <w:div w:id="9067759">
      <w:bodyDiv w:val="1"/>
      <w:marLeft w:val="0"/>
      <w:marRight w:val="0"/>
      <w:marTop w:val="0"/>
      <w:marBottom w:val="0"/>
      <w:divBdr>
        <w:top w:val="none" w:sz="0" w:space="0" w:color="auto"/>
        <w:left w:val="none" w:sz="0" w:space="0" w:color="auto"/>
        <w:bottom w:val="none" w:sz="0" w:space="0" w:color="auto"/>
        <w:right w:val="none" w:sz="0" w:space="0" w:color="auto"/>
      </w:divBdr>
    </w:div>
    <w:div w:id="68817967">
      <w:bodyDiv w:val="1"/>
      <w:marLeft w:val="0"/>
      <w:marRight w:val="0"/>
      <w:marTop w:val="0"/>
      <w:marBottom w:val="0"/>
      <w:divBdr>
        <w:top w:val="none" w:sz="0" w:space="0" w:color="auto"/>
        <w:left w:val="none" w:sz="0" w:space="0" w:color="auto"/>
        <w:bottom w:val="none" w:sz="0" w:space="0" w:color="auto"/>
        <w:right w:val="none" w:sz="0" w:space="0" w:color="auto"/>
      </w:divBdr>
    </w:div>
    <w:div w:id="144124759">
      <w:bodyDiv w:val="1"/>
      <w:marLeft w:val="0"/>
      <w:marRight w:val="0"/>
      <w:marTop w:val="0"/>
      <w:marBottom w:val="0"/>
      <w:divBdr>
        <w:top w:val="none" w:sz="0" w:space="0" w:color="auto"/>
        <w:left w:val="none" w:sz="0" w:space="0" w:color="auto"/>
        <w:bottom w:val="none" w:sz="0" w:space="0" w:color="auto"/>
        <w:right w:val="none" w:sz="0" w:space="0" w:color="auto"/>
      </w:divBdr>
      <w:divsChild>
        <w:div w:id="162791581">
          <w:marLeft w:val="0"/>
          <w:marRight w:val="0"/>
          <w:marTop w:val="0"/>
          <w:marBottom w:val="0"/>
          <w:divBdr>
            <w:top w:val="none" w:sz="0" w:space="0" w:color="auto"/>
            <w:left w:val="none" w:sz="0" w:space="0" w:color="auto"/>
            <w:bottom w:val="none" w:sz="0" w:space="0" w:color="auto"/>
            <w:right w:val="none" w:sz="0" w:space="0" w:color="auto"/>
          </w:divBdr>
          <w:divsChild>
            <w:div w:id="871498385">
              <w:marLeft w:val="210"/>
              <w:marRight w:val="3300"/>
              <w:marTop w:val="0"/>
              <w:marBottom w:val="0"/>
              <w:divBdr>
                <w:top w:val="none" w:sz="0" w:space="0" w:color="auto"/>
                <w:left w:val="none" w:sz="0" w:space="0" w:color="auto"/>
                <w:bottom w:val="none" w:sz="0" w:space="0" w:color="auto"/>
                <w:right w:val="none" w:sz="0" w:space="0" w:color="auto"/>
              </w:divBdr>
              <w:divsChild>
                <w:div w:id="647712548">
                  <w:marLeft w:val="0"/>
                  <w:marRight w:val="0"/>
                  <w:marTop w:val="0"/>
                  <w:marBottom w:val="0"/>
                  <w:divBdr>
                    <w:top w:val="none" w:sz="0" w:space="0" w:color="auto"/>
                    <w:left w:val="none" w:sz="0" w:space="0" w:color="auto"/>
                    <w:bottom w:val="none" w:sz="0" w:space="0" w:color="auto"/>
                    <w:right w:val="none" w:sz="0" w:space="0" w:color="auto"/>
                  </w:divBdr>
                  <w:divsChild>
                    <w:div w:id="8331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8146">
      <w:bodyDiv w:val="1"/>
      <w:marLeft w:val="0"/>
      <w:marRight w:val="0"/>
      <w:marTop w:val="0"/>
      <w:marBottom w:val="0"/>
      <w:divBdr>
        <w:top w:val="none" w:sz="0" w:space="0" w:color="auto"/>
        <w:left w:val="none" w:sz="0" w:space="0" w:color="auto"/>
        <w:bottom w:val="none" w:sz="0" w:space="0" w:color="auto"/>
        <w:right w:val="none" w:sz="0" w:space="0" w:color="auto"/>
      </w:divBdr>
    </w:div>
    <w:div w:id="245304254">
      <w:bodyDiv w:val="1"/>
      <w:marLeft w:val="0"/>
      <w:marRight w:val="0"/>
      <w:marTop w:val="0"/>
      <w:marBottom w:val="0"/>
      <w:divBdr>
        <w:top w:val="none" w:sz="0" w:space="0" w:color="auto"/>
        <w:left w:val="none" w:sz="0" w:space="0" w:color="auto"/>
        <w:bottom w:val="none" w:sz="0" w:space="0" w:color="auto"/>
        <w:right w:val="none" w:sz="0" w:space="0" w:color="auto"/>
      </w:divBdr>
    </w:div>
    <w:div w:id="373432824">
      <w:bodyDiv w:val="1"/>
      <w:marLeft w:val="0"/>
      <w:marRight w:val="0"/>
      <w:marTop w:val="0"/>
      <w:marBottom w:val="0"/>
      <w:divBdr>
        <w:top w:val="none" w:sz="0" w:space="0" w:color="auto"/>
        <w:left w:val="none" w:sz="0" w:space="0" w:color="auto"/>
        <w:bottom w:val="none" w:sz="0" w:space="0" w:color="auto"/>
        <w:right w:val="none" w:sz="0" w:space="0" w:color="auto"/>
      </w:divBdr>
      <w:divsChild>
        <w:div w:id="645358990">
          <w:marLeft w:val="0"/>
          <w:marRight w:val="0"/>
          <w:marTop w:val="0"/>
          <w:marBottom w:val="0"/>
          <w:divBdr>
            <w:top w:val="none" w:sz="0" w:space="0" w:color="auto"/>
            <w:left w:val="none" w:sz="0" w:space="0" w:color="auto"/>
            <w:bottom w:val="none" w:sz="0" w:space="0" w:color="auto"/>
            <w:right w:val="none" w:sz="0" w:space="0" w:color="auto"/>
          </w:divBdr>
          <w:divsChild>
            <w:div w:id="245115905">
              <w:marLeft w:val="0"/>
              <w:marRight w:val="0"/>
              <w:marTop w:val="0"/>
              <w:marBottom w:val="0"/>
              <w:divBdr>
                <w:top w:val="none" w:sz="0" w:space="0" w:color="auto"/>
                <w:left w:val="none" w:sz="0" w:space="0" w:color="auto"/>
                <w:bottom w:val="none" w:sz="0" w:space="0" w:color="auto"/>
                <w:right w:val="none" w:sz="0" w:space="0" w:color="auto"/>
              </w:divBdr>
              <w:divsChild>
                <w:div w:id="1403136784">
                  <w:marLeft w:val="0"/>
                  <w:marRight w:val="0"/>
                  <w:marTop w:val="0"/>
                  <w:marBottom w:val="0"/>
                  <w:divBdr>
                    <w:top w:val="none" w:sz="0" w:space="0" w:color="auto"/>
                    <w:left w:val="none" w:sz="0" w:space="0" w:color="auto"/>
                    <w:bottom w:val="none" w:sz="0" w:space="0" w:color="auto"/>
                    <w:right w:val="none" w:sz="0" w:space="0" w:color="auto"/>
                  </w:divBdr>
                  <w:divsChild>
                    <w:div w:id="12090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102">
      <w:bodyDiv w:val="1"/>
      <w:marLeft w:val="0"/>
      <w:marRight w:val="0"/>
      <w:marTop w:val="0"/>
      <w:marBottom w:val="0"/>
      <w:divBdr>
        <w:top w:val="none" w:sz="0" w:space="0" w:color="auto"/>
        <w:left w:val="none" w:sz="0" w:space="0" w:color="auto"/>
        <w:bottom w:val="none" w:sz="0" w:space="0" w:color="auto"/>
        <w:right w:val="none" w:sz="0" w:space="0" w:color="auto"/>
      </w:divBdr>
    </w:div>
    <w:div w:id="557593697">
      <w:bodyDiv w:val="1"/>
      <w:marLeft w:val="0"/>
      <w:marRight w:val="0"/>
      <w:marTop w:val="0"/>
      <w:marBottom w:val="0"/>
      <w:divBdr>
        <w:top w:val="none" w:sz="0" w:space="0" w:color="auto"/>
        <w:left w:val="none" w:sz="0" w:space="0" w:color="auto"/>
        <w:bottom w:val="none" w:sz="0" w:space="0" w:color="auto"/>
        <w:right w:val="none" w:sz="0" w:space="0" w:color="auto"/>
      </w:divBdr>
    </w:div>
    <w:div w:id="593824182">
      <w:bodyDiv w:val="1"/>
      <w:marLeft w:val="0"/>
      <w:marRight w:val="0"/>
      <w:marTop w:val="0"/>
      <w:marBottom w:val="0"/>
      <w:divBdr>
        <w:top w:val="none" w:sz="0" w:space="0" w:color="auto"/>
        <w:left w:val="none" w:sz="0" w:space="0" w:color="auto"/>
        <w:bottom w:val="none" w:sz="0" w:space="0" w:color="auto"/>
        <w:right w:val="none" w:sz="0" w:space="0" w:color="auto"/>
      </w:divBdr>
    </w:div>
    <w:div w:id="635332209">
      <w:bodyDiv w:val="1"/>
      <w:marLeft w:val="0"/>
      <w:marRight w:val="0"/>
      <w:marTop w:val="0"/>
      <w:marBottom w:val="0"/>
      <w:divBdr>
        <w:top w:val="none" w:sz="0" w:space="0" w:color="auto"/>
        <w:left w:val="none" w:sz="0" w:space="0" w:color="auto"/>
        <w:bottom w:val="none" w:sz="0" w:space="0" w:color="auto"/>
        <w:right w:val="none" w:sz="0" w:space="0" w:color="auto"/>
      </w:divBdr>
    </w:div>
    <w:div w:id="795295228">
      <w:bodyDiv w:val="1"/>
      <w:marLeft w:val="0"/>
      <w:marRight w:val="0"/>
      <w:marTop w:val="0"/>
      <w:marBottom w:val="0"/>
      <w:divBdr>
        <w:top w:val="none" w:sz="0" w:space="0" w:color="auto"/>
        <w:left w:val="none" w:sz="0" w:space="0" w:color="auto"/>
        <w:bottom w:val="none" w:sz="0" w:space="0" w:color="auto"/>
        <w:right w:val="none" w:sz="0" w:space="0" w:color="auto"/>
      </w:divBdr>
    </w:div>
    <w:div w:id="804665086">
      <w:bodyDiv w:val="1"/>
      <w:marLeft w:val="0"/>
      <w:marRight w:val="0"/>
      <w:marTop w:val="0"/>
      <w:marBottom w:val="0"/>
      <w:divBdr>
        <w:top w:val="none" w:sz="0" w:space="0" w:color="auto"/>
        <w:left w:val="none" w:sz="0" w:space="0" w:color="auto"/>
        <w:bottom w:val="none" w:sz="0" w:space="0" w:color="auto"/>
        <w:right w:val="none" w:sz="0" w:space="0" w:color="auto"/>
      </w:divBdr>
    </w:div>
    <w:div w:id="816190065">
      <w:bodyDiv w:val="1"/>
      <w:marLeft w:val="0"/>
      <w:marRight w:val="0"/>
      <w:marTop w:val="0"/>
      <w:marBottom w:val="0"/>
      <w:divBdr>
        <w:top w:val="none" w:sz="0" w:space="0" w:color="auto"/>
        <w:left w:val="none" w:sz="0" w:space="0" w:color="auto"/>
        <w:bottom w:val="none" w:sz="0" w:space="0" w:color="auto"/>
        <w:right w:val="none" w:sz="0" w:space="0" w:color="auto"/>
      </w:divBdr>
    </w:div>
    <w:div w:id="830213369">
      <w:bodyDiv w:val="1"/>
      <w:marLeft w:val="0"/>
      <w:marRight w:val="0"/>
      <w:marTop w:val="0"/>
      <w:marBottom w:val="0"/>
      <w:divBdr>
        <w:top w:val="none" w:sz="0" w:space="0" w:color="auto"/>
        <w:left w:val="none" w:sz="0" w:space="0" w:color="auto"/>
        <w:bottom w:val="none" w:sz="0" w:space="0" w:color="auto"/>
        <w:right w:val="none" w:sz="0" w:space="0" w:color="auto"/>
      </w:divBdr>
      <w:divsChild>
        <w:div w:id="1222985794">
          <w:marLeft w:val="0"/>
          <w:marRight w:val="0"/>
          <w:marTop w:val="0"/>
          <w:marBottom w:val="0"/>
          <w:divBdr>
            <w:top w:val="none" w:sz="0" w:space="0" w:color="auto"/>
            <w:left w:val="none" w:sz="0" w:space="0" w:color="auto"/>
            <w:bottom w:val="none" w:sz="0" w:space="0" w:color="auto"/>
            <w:right w:val="none" w:sz="0" w:space="0" w:color="auto"/>
          </w:divBdr>
          <w:divsChild>
            <w:div w:id="1791625679">
              <w:marLeft w:val="0"/>
              <w:marRight w:val="0"/>
              <w:marTop w:val="0"/>
              <w:marBottom w:val="0"/>
              <w:divBdr>
                <w:top w:val="none" w:sz="0" w:space="0" w:color="auto"/>
                <w:left w:val="none" w:sz="0" w:space="0" w:color="auto"/>
                <w:bottom w:val="none" w:sz="0" w:space="0" w:color="auto"/>
                <w:right w:val="none" w:sz="0" w:space="0" w:color="auto"/>
              </w:divBdr>
              <w:divsChild>
                <w:div w:id="1565094869">
                  <w:marLeft w:val="0"/>
                  <w:marRight w:val="0"/>
                  <w:marTop w:val="0"/>
                  <w:marBottom w:val="0"/>
                  <w:divBdr>
                    <w:top w:val="none" w:sz="0" w:space="0" w:color="auto"/>
                    <w:left w:val="none" w:sz="0" w:space="0" w:color="auto"/>
                    <w:bottom w:val="none" w:sz="0" w:space="0" w:color="auto"/>
                    <w:right w:val="none" w:sz="0" w:space="0" w:color="auto"/>
                  </w:divBdr>
                  <w:divsChild>
                    <w:div w:id="2820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107405">
      <w:bodyDiv w:val="1"/>
      <w:marLeft w:val="0"/>
      <w:marRight w:val="0"/>
      <w:marTop w:val="0"/>
      <w:marBottom w:val="0"/>
      <w:divBdr>
        <w:top w:val="none" w:sz="0" w:space="0" w:color="auto"/>
        <w:left w:val="none" w:sz="0" w:space="0" w:color="auto"/>
        <w:bottom w:val="none" w:sz="0" w:space="0" w:color="auto"/>
        <w:right w:val="none" w:sz="0" w:space="0" w:color="auto"/>
      </w:divBdr>
    </w:div>
    <w:div w:id="869494910">
      <w:bodyDiv w:val="1"/>
      <w:marLeft w:val="0"/>
      <w:marRight w:val="0"/>
      <w:marTop w:val="0"/>
      <w:marBottom w:val="0"/>
      <w:divBdr>
        <w:top w:val="none" w:sz="0" w:space="0" w:color="auto"/>
        <w:left w:val="none" w:sz="0" w:space="0" w:color="auto"/>
        <w:bottom w:val="none" w:sz="0" w:space="0" w:color="auto"/>
        <w:right w:val="none" w:sz="0" w:space="0" w:color="auto"/>
      </w:divBdr>
    </w:div>
    <w:div w:id="902449453">
      <w:bodyDiv w:val="1"/>
      <w:marLeft w:val="0"/>
      <w:marRight w:val="0"/>
      <w:marTop w:val="0"/>
      <w:marBottom w:val="0"/>
      <w:divBdr>
        <w:top w:val="none" w:sz="0" w:space="0" w:color="auto"/>
        <w:left w:val="none" w:sz="0" w:space="0" w:color="auto"/>
        <w:bottom w:val="none" w:sz="0" w:space="0" w:color="auto"/>
        <w:right w:val="none" w:sz="0" w:space="0" w:color="auto"/>
      </w:divBdr>
    </w:div>
    <w:div w:id="917400019">
      <w:bodyDiv w:val="1"/>
      <w:marLeft w:val="0"/>
      <w:marRight w:val="0"/>
      <w:marTop w:val="0"/>
      <w:marBottom w:val="0"/>
      <w:divBdr>
        <w:top w:val="none" w:sz="0" w:space="0" w:color="auto"/>
        <w:left w:val="none" w:sz="0" w:space="0" w:color="auto"/>
        <w:bottom w:val="none" w:sz="0" w:space="0" w:color="auto"/>
        <w:right w:val="none" w:sz="0" w:space="0" w:color="auto"/>
      </w:divBdr>
    </w:div>
    <w:div w:id="931353918">
      <w:bodyDiv w:val="1"/>
      <w:marLeft w:val="0"/>
      <w:marRight w:val="0"/>
      <w:marTop w:val="0"/>
      <w:marBottom w:val="0"/>
      <w:divBdr>
        <w:top w:val="none" w:sz="0" w:space="0" w:color="auto"/>
        <w:left w:val="none" w:sz="0" w:space="0" w:color="auto"/>
        <w:bottom w:val="none" w:sz="0" w:space="0" w:color="auto"/>
        <w:right w:val="none" w:sz="0" w:space="0" w:color="auto"/>
      </w:divBdr>
    </w:div>
    <w:div w:id="1025835334">
      <w:bodyDiv w:val="1"/>
      <w:marLeft w:val="0"/>
      <w:marRight w:val="0"/>
      <w:marTop w:val="0"/>
      <w:marBottom w:val="0"/>
      <w:divBdr>
        <w:top w:val="none" w:sz="0" w:space="0" w:color="auto"/>
        <w:left w:val="none" w:sz="0" w:space="0" w:color="auto"/>
        <w:bottom w:val="none" w:sz="0" w:space="0" w:color="auto"/>
        <w:right w:val="none" w:sz="0" w:space="0" w:color="auto"/>
      </w:divBdr>
    </w:div>
    <w:div w:id="1037506452">
      <w:bodyDiv w:val="1"/>
      <w:marLeft w:val="0"/>
      <w:marRight w:val="0"/>
      <w:marTop w:val="0"/>
      <w:marBottom w:val="0"/>
      <w:divBdr>
        <w:top w:val="none" w:sz="0" w:space="0" w:color="auto"/>
        <w:left w:val="none" w:sz="0" w:space="0" w:color="auto"/>
        <w:bottom w:val="none" w:sz="0" w:space="0" w:color="auto"/>
        <w:right w:val="none" w:sz="0" w:space="0" w:color="auto"/>
      </w:divBdr>
      <w:divsChild>
        <w:div w:id="97482759">
          <w:marLeft w:val="0"/>
          <w:marRight w:val="0"/>
          <w:marTop w:val="0"/>
          <w:marBottom w:val="0"/>
          <w:divBdr>
            <w:top w:val="none" w:sz="0" w:space="0" w:color="auto"/>
            <w:left w:val="none" w:sz="0" w:space="0" w:color="auto"/>
            <w:bottom w:val="none" w:sz="0" w:space="0" w:color="auto"/>
            <w:right w:val="none" w:sz="0" w:space="0" w:color="auto"/>
          </w:divBdr>
          <w:divsChild>
            <w:div w:id="1991401142">
              <w:marLeft w:val="0"/>
              <w:marRight w:val="0"/>
              <w:marTop w:val="0"/>
              <w:marBottom w:val="0"/>
              <w:divBdr>
                <w:top w:val="none" w:sz="0" w:space="0" w:color="auto"/>
                <w:left w:val="none" w:sz="0" w:space="0" w:color="auto"/>
                <w:bottom w:val="none" w:sz="0" w:space="0" w:color="auto"/>
                <w:right w:val="none" w:sz="0" w:space="0" w:color="auto"/>
              </w:divBdr>
              <w:divsChild>
                <w:div w:id="1892840789">
                  <w:marLeft w:val="0"/>
                  <w:marRight w:val="0"/>
                  <w:marTop w:val="0"/>
                  <w:marBottom w:val="0"/>
                  <w:divBdr>
                    <w:top w:val="single" w:sz="6" w:space="0" w:color="FFFFFF"/>
                    <w:left w:val="single" w:sz="6" w:space="0" w:color="D7D7D7"/>
                    <w:bottom w:val="single" w:sz="6" w:space="0" w:color="D7D7D7"/>
                    <w:right w:val="single" w:sz="6" w:space="0" w:color="D7D7D7"/>
                  </w:divBdr>
                  <w:divsChild>
                    <w:div w:id="13328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46998">
      <w:bodyDiv w:val="1"/>
      <w:marLeft w:val="0"/>
      <w:marRight w:val="0"/>
      <w:marTop w:val="0"/>
      <w:marBottom w:val="0"/>
      <w:divBdr>
        <w:top w:val="none" w:sz="0" w:space="0" w:color="auto"/>
        <w:left w:val="none" w:sz="0" w:space="0" w:color="auto"/>
        <w:bottom w:val="none" w:sz="0" w:space="0" w:color="auto"/>
        <w:right w:val="none" w:sz="0" w:space="0" w:color="auto"/>
      </w:divBdr>
    </w:div>
    <w:div w:id="1158886614">
      <w:bodyDiv w:val="1"/>
      <w:marLeft w:val="0"/>
      <w:marRight w:val="0"/>
      <w:marTop w:val="0"/>
      <w:marBottom w:val="0"/>
      <w:divBdr>
        <w:top w:val="none" w:sz="0" w:space="0" w:color="auto"/>
        <w:left w:val="none" w:sz="0" w:space="0" w:color="auto"/>
        <w:bottom w:val="none" w:sz="0" w:space="0" w:color="auto"/>
        <w:right w:val="none" w:sz="0" w:space="0" w:color="auto"/>
      </w:divBdr>
    </w:div>
    <w:div w:id="1236932616">
      <w:bodyDiv w:val="1"/>
      <w:marLeft w:val="0"/>
      <w:marRight w:val="0"/>
      <w:marTop w:val="0"/>
      <w:marBottom w:val="0"/>
      <w:divBdr>
        <w:top w:val="none" w:sz="0" w:space="0" w:color="auto"/>
        <w:left w:val="none" w:sz="0" w:space="0" w:color="auto"/>
        <w:bottom w:val="none" w:sz="0" w:space="0" w:color="auto"/>
        <w:right w:val="none" w:sz="0" w:space="0" w:color="auto"/>
      </w:divBdr>
    </w:div>
    <w:div w:id="1256478701">
      <w:bodyDiv w:val="1"/>
      <w:marLeft w:val="0"/>
      <w:marRight w:val="0"/>
      <w:marTop w:val="0"/>
      <w:marBottom w:val="0"/>
      <w:divBdr>
        <w:top w:val="none" w:sz="0" w:space="0" w:color="auto"/>
        <w:left w:val="none" w:sz="0" w:space="0" w:color="auto"/>
        <w:bottom w:val="none" w:sz="0" w:space="0" w:color="auto"/>
        <w:right w:val="none" w:sz="0" w:space="0" w:color="auto"/>
      </w:divBdr>
    </w:div>
    <w:div w:id="1298027003">
      <w:bodyDiv w:val="1"/>
      <w:marLeft w:val="0"/>
      <w:marRight w:val="0"/>
      <w:marTop w:val="0"/>
      <w:marBottom w:val="0"/>
      <w:divBdr>
        <w:top w:val="none" w:sz="0" w:space="0" w:color="auto"/>
        <w:left w:val="none" w:sz="0" w:space="0" w:color="auto"/>
        <w:bottom w:val="none" w:sz="0" w:space="0" w:color="auto"/>
        <w:right w:val="none" w:sz="0" w:space="0" w:color="auto"/>
      </w:divBdr>
    </w:div>
    <w:div w:id="1337659216">
      <w:bodyDiv w:val="1"/>
      <w:marLeft w:val="0"/>
      <w:marRight w:val="0"/>
      <w:marTop w:val="0"/>
      <w:marBottom w:val="0"/>
      <w:divBdr>
        <w:top w:val="none" w:sz="0" w:space="0" w:color="auto"/>
        <w:left w:val="none" w:sz="0" w:space="0" w:color="auto"/>
        <w:bottom w:val="none" w:sz="0" w:space="0" w:color="auto"/>
        <w:right w:val="none" w:sz="0" w:space="0" w:color="auto"/>
      </w:divBdr>
    </w:div>
    <w:div w:id="1381171391">
      <w:bodyDiv w:val="1"/>
      <w:marLeft w:val="0"/>
      <w:marRight w:val="0"/>
      <w:marTop w:val="0"/>
      <w:marBottom w:val="0"/>
      <w:divBdr>
        <w:top w:val="none" w:sz="0" w:space="0" w:color="auto"/>
        <w:left w:val="none" w:sz="0" w:space="0" w:color="auto"/>
        <w:bottom w:val="none" w:sz="0" w:space="0" w:color="auto"/>
        <w:right w:val="none" w:sz="0" w:space="0" w:color="auto"/>
      </w:divBdr>
    </w:div>
    <w:div w:id="1384401443">
      <w:bodyDiv w:val="1"/>
      <w:marLeft w:val="0"/>
      <w:marRight w:val="0"/>
      <w:marTop w:val="0"/>
      <w:marBottom w:val="0"/>
      <w:divBdr>
        <w:top w:val="none" w:sz="0" w:space="0" w:color="auto"/>
        <w:left w:val="none" w:sz="0" w:space="0" w:color="auto"/>
        <w:bottom w:val="none" w:sz="0" w:space="0" w:color="auto"/>
        <w:right w:val="none" w:sz="0" w:space="0" w:color="auto"/>
      </w:divBdr>
    </w:div>
    <w:div w:id="1387872333">
      <w:bodyDiv w:val="1"/>
      <w:marLeft w:val="0"/>
      <w:marRight w:val="0"/>
      <w:marTop w:val="0"/>
      <w:marBottom w:val="0"/>
      <w:divBdr>
        <w:top w:val="none" w:sz="0" w:space="0" w:color="auto"/>
        <w:left w:val="none" w:sz="0" w:space="0" w:color="auto"/>
        <w:bottom w:val="none" w:sz="0" w:space="0" w:color="auto"/>
        <w:right w:val="none" w:sz="0" w:space="0" w:color="auto"/>
      </w:divBdr>
      <w:divsChild>
        <w:div w:id="1071923033">
          <w:marLeft w:val="0"/>
          <w:marRight w:val="0"/>
          <w:marTop w:val="0"/>
          <w:marBottom w:val="0"/>
          <w:divBdr>
            <w:top w:val="none" w:sz="0" w:space="0" w:color="auto"/>
            <w:left w:val="none" w:sz="0" w:space="0" w:color="auto"/>
            <w:bottom w:val="none" w:sz="0" w:space="0" w:color="auto"/>
            <w:right w:val="none" w:sz="0" w:space="0" w:color="auto"/>
          </w:divBdr>
          <w:divsChild>
            <w:div w:id="2058043665">
              <w:marLeft w:val="0"/>
              <w:marRight w:val="0"/>
              <w:marTop w:val="0"/>
              <w:marBottom w:val="0"/>
              <w:divBdr>
                <w:top w:val="none" w:sz="0" w:space="0" w:color="auto"/>
                <w:left w:val="none" w:sz="0" w:space="0" w:color="auto"/>
                <w:bottom w:val="none" w:sz="0" w:space="0" w:color="auto"/>
                <w:right w:val="none" w:sz="0" w:space="0" w:color="auto"/>
              </w:divBdr>
              <w:divsChild>
                <w:div w:id="947083827">
                  <w:marLeft w:val="0"/>
                  <w:marRight w:val="0"/>
                  <w:marTop w:val="0"/>
                  <w:marBottom w:val="0"/>
                  <w:divBdr>
                    <w:top w:val="none" w:sz="0" w:space="0" w:color="auto"/>
                    <w:left w:val="none" w:sz="0" w:space="0" w:color="auto"/>
                    <w:bottom w:val="none" w:sz="0" w:space="0" w:color="auto"/>
                    <w:right w:val="none" w:sz="0" w:space="0" w:color="auto"/>
                  </w:divBdr>
                  <w:divsChild>
                    <w:div w:id="15494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27060">
      <w:bodyDiv w:val="1"/>
      <w:marLeft w:val="0"/>
      <w:marRight w:val="0"/>
      <w:marTop w:val="0"/>
      <w:marBottom w:val="0"/>
      <w:divBdr>
        <w:top w:val="none" w:sz="0" w:space="0" w:color="auto"/>
        <w:left w:val="none" w:sz="0" w:space="0" w:color="auto"/>
        <w:bottom w:val="none" w:sz="0" w:space="0" w:color="auto"/>
        <w:right w:val="none" w:sz="0" w:space="0" w:color="auto"/>
      </w:divBdr>
    </w:div>
    <w:div w:id="1392777468">
      <w:bodyDiv w:val="1"/>
      <w:marLeft w:val="0"/>
      <w:marRight w:val="0"/>
      <w:marTop w:val="0"/>
      <w:marBottom w:val="0"/>
      <w:divBdr>
        <w:top w:val="none" w:sz="0" w:space="0" w:color="auto"/>
        <w:left w:val="none" w:sz="0" w:space="0" w:color="auto"/>
        <w:bottom w:val="none" w:sz="0" w:space="0" w:color="auto"/>
        <w:right w:val="none" w:sz="0" w:space="0" w:color="auto"/>
      </w:divBdr>
    </w:div>
    <w:div w:id="1461726471">
      <w:bodyDiv w:val="1"/>
      <w:marLeft w:val="0"/>
      <w:marRight w:val="0"/>
      <w:marTop w:val="0"/>
      <w:marBottom w:val="0"/>
      <w:divBdr>
        <w:top w:val="none" w:sz="0" w:space="0" w:color="auto"/>
        <w:left w:val="none" w:sz="0" w:space="0" w:color="auto"/>
        <w:bottom w:val="none" w:sz="0" w:space="0" w:color="auto"/>
        <w:right w:val="none" w:sz="0" w:space="0" w:color="auto"/>
      </w:divBdr>
    </w:div>
    <w:div w:id="1528788951">
      <w:bodyDiv w:val="1"/>
      <w:marLeft w:val="0"/>
      <w:marRight w:val="0"/>
      <w:marTop w:val="0"/>
      <w:marBottom w:val="0"/>
      <w:divBdr>
        <w:top w:val="none" w:sz="0" w:space="0" w:color="auto"/>
        <w:left w:val="none" w:sz="0" w:space="0" w:color="auto"/>
        <w:bottom w:val="none" w:sz="0" w:space="0" w:color="auto"/>
        <w:right w:val="none" w:sz="0" w:space="0" w:color="auto"/>
      </w:divBdr>
    </w:div>
    <w:div w:id="1575436376">
      <w:bodyDiv w:val="1"/>
      <w:marLeft w:val="0"/>
      <w:marRight w:val="0"/>
      <w:marTop w:val="0"/>
      <w:marBottom w:val="0"/>
      <w:divBdr>
        <w:top w:val="none" w:sz="0" w:space="0" w:color="auto"/>
        <w:left w:val="none" w:sz="0" w:space="0" w:color="auto"/>
        <w:bottom w:val="none" w:sz="0" w:space="0" w:color="auto"/>
        <w:right w:val="none" w:sz="0" w:space="0" w:color="auto"/>
      </w:divBdr>
    </w:div>
    <w:div w:id="1702631489">
      <w:bodyDiv w:val="1"/>
      <w:marLeft w:val="0"/>
      <w:marRight w:val="0"/>
      <w:marTop w:val="0"/>
      <w:marBottom w:val="0"/>
      <w:divBdr>
        <w:top w:val="none" w:sz="0" w:space="0" w:color="auto"/>
        <w:left w:val="none" w:sz="0" w:space="0" w:color="auto"/>
        <w:bottom w:val="none" w:sz="0" w:space="0" w:color="auto"/>
        <w:right w:val="none" w:sz="0" w:space="0" w:color="auto"/>
      </w:divBdr>
    </w:div>
    <w:div w:id="1713843297">
      <w:bodyDiv w:val="1"/>
      <w:marLeft w:val="0"/>
      <w:marRight w:val="0"/>
      <w:marTop w:val="0"/>
      <w:marBottom w:val="0"/>
      <w:divBdr>
        <w:top w:val="none" w:sz="0" w:space="0" w:color="auto"/>
        <w:left w:val="none" w:sz="0" w:space="0" w:color="auto"/>
        <w:bottom w:val="none" w:sz="0" w:space="0" w:color="auto"/>
        <w:right w:val="none" w:sz="0" w:space="0" w:color="auto"/>
      </w:divBdr>
    </w:div>
    <w:div w:id="1766612113">
      <w:bodyDiv w:val="1"/>
      <w:marLeft w:val="0"/>
      <w:marRight w:val="0"/>
      <w:marTop w:val="0"/>
      <w:marBottom w:val="0"/>
      <w:divBdr>
        <w:top w:val="none" w:sz="0" w:space="0" w:color="auto"/>
        <w:left w:val="none" w:sz="0" w:space="0" w:color="auto"/>
        <w:bottom w:val="none" w:sz="0" w:space="0" w:color="auto"/>
        <w:right w:val="none" w:sz="0" w:space="0" w:color="auto"/>
      </w:divBdr>
    </w:div>
    <w:div w:id="1835221487">
      <w:bodyDiv w:val="1"/>
      <w:marLeft w:val="0"/>
      <w:marRight w:val="0"/>
      <w:marTop w:val="0"/>
      <w:marBottom w:val="0"/>
      <w:divBdr>
        <w:top w:val="none" w:sz="0" w:space="0" w:color="auto"/>
        <w:left w:val="none" w:sz="0" w:space="0" w:color="auto"/>
        <w:bottom w:val="none" w:sz="0" w:space="0" w:color="auto"/>
        <w:right w:val="none" w:sz="0" w:space="0" w:color="auto"/>
      </w:divBdr>
      <w:divsChild>
        <w:div w:id="1682930639">
          <w:marLeft w:val="0"/>
          <w:marRight w:val="0"/>
          <w:marTop w:val="0"/>
          <w:marBottom w:val="0"/>
          <w:divBdr>
            <w:top w:val="none" w:sz="0" w:space="0" w:color="auto"/>
            <w:left w:val="none" w:sz="0" w:space="0" w:color="auto"/>
            <w:bottom w:val="none" w:sz="0" w:space="0" w:color="auto"/>
            <w:right w:val="none" w:sz="0" w:space="0" w:color="auto"/>
          </w:divBdr>
        </w:div>
      </w:divsChild>
    </w:div>
    <w:div w:id="1926498273">
      <w:bodyDiv w:val="1"/>
      <w:marLeft w:val="0"/>
      <w:marRight w:val="0"/>
      <w:marTop w:val="0"/>
      <w:marBottom w:val="0"/>
      <w:divBdr>
        <w:top w:val="none" w:sz="0" w:space="0" w:color="auto"/>
        <w:left w:val="none" w:sz="0" w:space="0" w:color="auto"/>
        <w:bottom w:val="none" w:sz="0" w:space="0" w:color="auto"/>
        <w:right w:val="none" w:sz="0" w:space="0" w:color="auto"/>
      </w:divBdr>
    </w:div>
    <w:div w:id="1951668220">
      <w:bodyDiv w:val="1"/>
      <w:marLeft w:val="0"/>
      <w:marRight w:val="0"/>
      <w:marTop w:val="0"/>
      <w:marBottom w:val="0"/>
      <w:divBdr>
        <w:top w:val="none" w:sz="0" w:space="0" w:color="auto"/>
        <w:left w:val="none" w:sz="0" w:space="0" w:color="auto"/>
        <w:bottom w:val="none" w:sz="0" w:space="0" w:color="auto"/>
        <w:right w:val="none" w:sz="0" w:space="0" w:color="auto"/>
      </w:divBdr>
    </w:div>
    <w:div w:id="1961649115">
      <w:bodyDiv w:val="1"/>
      <w:marLeft w:val="0"/>
      <w:marRight w:val="0"/>
      <w:marTop w:val="0"/>
      <w:marBottom w:val="0"/>
      <w:divBdr>
        <w:top w:val="none" w:sz="0" w:space="0" w:color="auto"/>
        <w:left w:val="none" w:sz="0" w:space="0" w:color="auto"/>
        <w:bottom w:val="none" w:sz="0" w:space="0" w:color="auto"/>
        <w:right w:val="none" w:sz="0" w:space="0" w:color="auto"/>
      </w:divBdr>
      <w:divsChild>
        <w:div w:id="1229921084">
          <w:marLeft w:val="0"/>
          <w:marRight w:val="0"/>
          <w:marTop w:val="0"/>
          <w:marBottom w:val="0"/>
          <w:divBdr>
            <w:top w:val="none" w:sz="0" w:space="0" w:color="auto"/>
            <w:left w:val="none" w:sz="0" w:space="0" w:color="auto"/>
            <w:bottom w:val="none" w:sz="0" w:space="0" w:color="auto"/>
            <w:right w:val="none" w:sz="0" w:space="0" w:color="auto"/>
          </w:divBdr>
          <w:divsChild>
            <w:div w:id="1516453734">
              <w:marLeft w:val="0"/>
              <w:marRight w:val="0"/>
              <w:marTop w:val="0"/>
              <w:marBottom w:val="0"/>
              <w:divBdr>
                <w:top w:val="none" w:sz="0" w:space="0" w:color="auto"/>
                <w:left w:val="none" w:sz="0" w:space="0" w:color="auto"/>
                <w:bottom w:val="none" w:sz="0" w:space="0" w:color="auto"/>
                <w:right w:val="none" w:sz="0" w:space="0" w:color="auto"/>
              </w:divBdr>
            </w:div>
            <w:div w:id="11700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8253">
      <w:bodyDiv w:val="1"/>
      <w:marLeft w:val="0"/>
      <w:marRight w:val="0"/>
      <w:marTop w:val="0"/>
      <w:marBottom w:val="0"/>
      <w:divBdr>
        <w:top w:val="none" w:sz="0" w:space="0" w:color="auto"/>
        <w:left w:val="none" w:sz="0" w:space="0" w:color="auto"/>
        <w:bottom w:val="none" w:sz="0" w:space="0" w:color="auto"/>
        <w:right w:val="none" w:sz="0" w:space="0" w:color="auto"/>
      </w:divBdr>
    </w:div>
    <w:div w:id="2092117864">
      <w:bodyDiv w:val="1"/>
      <w:marLeft w:val="0"/>
      <w:marRight w:val="0"/>
      <w:marTop w:val="0"/>
      <w:marBottom w:val="0"/>
      <w:divBdr>
        <w:top w:val="none" w:sz="0" w:space="0" w:color="auto"/>
        <w:left w:val="none" w:sz="0" w:space="0" w:color="auto"/>
        <w:bottom w:val="none" w:sz="0" w:space="0" w:color="auto"/>
        <w:right w:val="none" w:sz="0" w:space="0" w:color="auto"/>
      </w:divBdr>
      <w:divsChild>
        <w:div w:id="419915980">
          <w:marLeft w:val="0"/>
          <w:marRight w:val="0"/>
          <w:marTop w:val="0"/>
          <w:marBottom w:val="900"/>
          <w:divBdr>
            <w:top w:val="none" w:sz="0" w:space="0" w:color="auto"/>
            <w:left w:val="none" w:sz="0" w:space="0" w:color="auto"/>
            <w:bottom w:val="none" w:sz="0" w:space="0" w:color="auto"/>
            <w:right w:val="none" w:sz="0" w:space="0" w:color="auto"/>
          </w:divBdr>
        </w:div>
        <w:div w:id="1143698006">
          <w:marLeft w:val="0"/>
          <w:marRight w:val="0"/>
          <w:marTop w:val="0"/>
          <w:marBottom w:val="900"/>
          <w:divBdr>
            <w:top w:val="none" w:sz="0" w:space="0" w:color="auto"/>
            <w:left w:val="none" w:sz="0" w:space="0" w:color="auto"/>
            <w:bottom w:val="none" w:sz="0" w:space="0" w:color="auto"/>
            <w:right w:val="none" w:sz="0" w:space="0" w:color="auto"/>
          </w:divBdr>
          <w:divsChild>
            <w:div w:id="176238644">
              <w:marLeft w:val="0"/>
              <w:marRight w:val="0"/>
              <w:marTop w:val="0"/>
              <w:marBottom w:val="0"/>
              <w:divBdr>
                <w:top w:val="single" w:sz="18" w:space="23" w:color="000000"/>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kafka.apache.org/" TargetMode="External"/><Relationship Id="rId21" Type="http://schemas.openxmlformats.org/officeDocument/2006/relationships/hyperlink" Target="https://github.com/continuuity/weave" TargetMode="External"/><Relationship Id="rId42" Type="http://schemas.openxmlformats.org/officeDocument/2006/relationships/hyperlink" Target="https://github.com/twitter/scalding" TargetMode="External"/><Relationship Id="rId47" Type="http://schemas.openxmlformats.org/officeDocument/2006/relationships/hyperlink" Target="http://parquet.io/" TargetMode="External"/><Relationship Id="rId63" Type="http://schemas.openxmlformats.org/officeDocument/2006/relationships/image" Target="media/image4.png"/><Relationship Id="rId68" Type="http://schemas.openxmlformats.org/officeDocument/2006/relationships/hyperlink" Target="telnet://hdcentos:7777" TargetMode="External"/><Relationship Id="rId84" Type="http://schemas.openxmlformats.org/officeDocument/2006/relationships/hyperlink" Target="http://career.guru99.com/wp-content/uploads/2014/08/7.jpg" TargetMode="External"/><Relationship Id="rId89" Type="http://schemas.openxmlformats.org/officeDocument/2006/relationships/hyperlink" Target="http://wiziqlmp.wpengine.com/decoding-big-data-analytics-hadoop/" TargetMode="External"/><Relationship Id="rId2" Type="http://schemas.openxmlformats.org/officeDocument/2006/relationships/customXml" Target="../customXml/item2.xml"/><Relationship Id="rId16" Type="http://schemas.openxmlformats.org/officeDocument/2006/relationships/hyperlink" Target="http://hadoopilluminated.com/hadoop_illuminated/MapReduce_Intro.html" TargetMode="External"/><Relationship Id="rId29" Type="http://schemas.openxmlformats.org/officeDocument/2006/relationships/hyperlink" Target="http://pig.apache.org/" TargetMode="External"/><Relationship Id="rId107"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hyperlink" Target="http://incubator.apache.org/chukwa/" TargetMode="External"/><Relationship Id="rId32" Type="http://schemas.openxmlformats.org/officeDocument/2006/relationships/hyperlink" Target="http://hortonworks.com/blog/100x-faster-hive/" TargetMode="External"/><Relationship Id="rId37" Type="http://schemas.openxmlformats.org/officeDocument/2006/relationships/hyperlink" Target="http://blog.cloudera.com/blog/2012/10/cloudera-impala-real-time-queries-in-apache-hadoop-for-real/" TargetMode="External"/><Relationship Id="rId40" Type="http://schemas.openxmlformats.org/officeDocument/2006/relationships/hyperlink" Target="http://data.linkedin.com/opensource/azkaban" TargetMode="External"/><Relationship Id="rId45" Type="http://schemas.openxmlformats.org/officeDocument/2006/relationships/hyperlink" Target="https://github.com/cutting/trevni" TargetMode="External"/><Relationship Id="rId53" Type="http://schemas.openxmlformats.org/officeDocument/2006/relationships/hyperlink" Target="http://accumulo.apache.org/" TargetMode="External"/><Relationship Id="rId58" Type="http://schemas.openxmlformats.org/officeDocument/2006/relationships/hyperlink" Target="http://www.r-project.org/" TargetMode="External"/><Relationship Id="rId66" Type="http://schemas.openxmlformats.org/officeDocument/2006/relationships/hyperlink" Target="telnet://hdcentos:2222" TargetMode="External"/><Relationship Id="rId74" Type="http://schemas.openxmlformats.org/officeDocument/2006/relationships/hyperlink" Target="https://cwiki.apache.org/confluence/display/Hive/LanguageManual+WindowingAndAnalytics" TargetMode="External"/><Relationship Id="rId79" Type="http://schemas.openxmlformats.org/officeDocument/2006/relationships/image" Target="media/image10.png"/><Relationship Id="rId87" Type="http://schemas.openxmlformats.org/officeDocument/2006/relationships/hyperlink" Target="http://career.guru99.com/category/database/" TargetMode="External"/><Relationship Id="rId102" Type="http://schemas.openxmlformats.org/officeDocument/2006/relationships/hyperlink" Target="http://www.dezyre.com/article/difference-between-pig-and-hive-the-two-key-components-of-hadoop-ecosystem/79" TargetMode="External"/><Relationship Id="rId110"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2.png"/><Relationship Id="rId82" Type="http://schemas.openxmlformats.org/officeDocument/2006/relationships/hyperlink" Target="https://www.dezyre.com/article/hadoop-mapreduce-vs-apache-spark-who-wins-the-battle/83" TargetMode="External"/><Relationship Id="rId90" Type="http://schemas.openxmlformats.org/officeDocument/2006/relationships/hyperlink" Target="http://www.wiziq.com/blog/tag/jobtracker/" TargetMode="External"/><Relationship Id="rId95" Type="http://schemas.openxmlformats.org/officeDocument/2006/relationships/hyperlink" Target="http://www.dezyre.com/article/-top-100-hadoop-interview-questions-and-answers-2015/159" TargetMode="External"/><Relationship Id="rId19" Type="http://schemas.openxmlformats.org/officeDocument/2006/relationships/hyperlink" Target="http://hadoop.apache.org/docs/stable/mapred_tutorial.html" TargetMode="External"/><Relationship Id="rId14" Type="http://schemas.openxmlformats.org/officeDocument/2006/relationships/hyperlink" Target="http://hortonworks.com/hadoop-tutorial/hello-world-an-introduction-to-hadoop-hcatalog-hive-and-pig/" TargetMode="External"/><Relationship Id="rId22" Type="http://schemas.openxmlformats.org/officeDocument/2006/relationships/hyperlink" Target="http://flume.apache.org/" TargetMode="External"/><Relationship Id="rId27" Type="http://schemas.openxmlformats.org/officeDocument/2006/relationships/hyperlink" Target="http://hadoop.apache.org/docs/r1.2.1/mapred_tutorial.html" TargetMode="External"/><Relationship Id="rId30" Type="http://schemas.openxmlformats.org/officeDocument/2006/relationships/hyperlink" Target="http://hive.apache.org" TargetMode="External"/><Relationship Id="rId35" Type="http://schemas.openxmlformats.org/officeDocument/2006/relationships/hyperlink" Target="http://www.greenplum.com/blog/topics/hadoop/introducing-pivotal-hd" TargetMode="External"/><Relationship Id="rId43" Type="http://schemas.openxmlformats.org/officeDocument/2006/relationships/hyperlink" Target="https://github.com/Netflix/Lipstick" TargetMode="External"/><Relationship Id="rId48" Type="http://schemas.openxmlformats.org/officeDocument/2006/relationships/hyperlink" Target="http://hbase.apache.org/" TargetMode="External"/><Relationship Id="rId56" Type="http://schemas.openxmlformats.org/officeDocument/2006/relationships/hyperlink" Target="http://opentsdb.net/" TargetMode="External"/><Relationship Id="rId64" Type="http://schemas.openxmlformats.org/officeDocument/2006/relationships/hyperlink" Target="http://apache.org" TargetMode="External"/><Relationship Id="rId69" Type="http://schemas.openxmlformats.org/officeDocument/2006/relationships/hyperlink" Target="telnet://hdcentos:1111" TargetMode="External"/><Relationship Id="rId77" Type="http://schemas.openxmlformats.org/officeDocument/2006/relationships/image" Target="media/image8.png"/><Relationship Id="rId100" Type="http://schemas.openxmlformats.org/officeDocument/2006/relationships/hyperlink" Target="http://www.dezyre.com/article/-top-100-hadoop-interview-questions-and-answers-2015/159" TargetMode="External"/><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aws.amazon.com/simpledb/" TargetMode="External"/><Relationship Id="rId72" Type="http://schemas.openxmlformats.org/officeDocument/2006/relationships/hyperlink" Target="http://blog.cloudera.com/blog/2012/12/how-to-use-a-serde-in-apache-hive/" TargetMode="External"/><Relationship Id="rId80" Type="http://schemas.openxmlformats.org/officeDocument/2006/relationships/image" Target="media/image11.png"/><Relationship Id="rId85" Type="http://schemas.openxmlformats.org/officeDocument/2006/relationships/image" Target="media/image12.jpeg"/><Relationship Id="rId93" Type="http://schemas.openxmlformats.org/officeDocument/2006/relationships/hyperlink" Target="http://www.dezyre.com/article/-top-100-hadoop-interview-questions-and-answers-2015/159" TargetMode="External"/><Relationship Id="rId98" Type="http://schemas.openxmlformats.org/officeDocument/2006/relationships/hyperlink" Target="http://www.dezyre.com/article/-top-100-hadoop-interview-questions-and-answers-2015/159" TargetMode="External"/><Relationship Id="rId3" Type="http://schemas.openxmlformats.org/officeDocument/2006/relationships/customXml" Target="../customXml/item3.xml"/><Relationship Id="rId12" Type="http://schemas.openxmlformats.org/officeDocument/2006/relationships/hyperlink" Target="https://wiki.apache.org/pig/PigFunctions" TargetMode="External"/><Relationship Id="rId17" Type="http://schemas.openxmlformats.org/officeDocument/2006/relationships/hyperlink" Target="http://research.google.com/archive/mapreduce.html" TargetMode="External"/><Relationship Id="rId25" Type="http://schemas.openxmlformats.org/officeDocument/2006/relationships/hyperlink" Target="http://sqoop.apache.org" TargetMode="External"/><Relationship Id="rId33" Type="http://schemas.openxmlformats.org/officeDocument/2006/relationships/hyperlink" Target="http://hortonworks.com/blog/introducing-tez-faster-hadoop-processing/" TargetMode="External"/><Relationship Id="rId38" Type="http://schemas.openxmlformats.org/officeDocument/2006/relationships/hyperlink" Target="http://prestodb.io/" TargetMode="External"/><Relationship Id="rId46" Type="http://schemas.openxmlformats.org/officeDocument/2006/relationships/hyperlink" Target="https://code.google.com/p/protobuf/" TargetMode="External"/><Relationship Id="rId59" Type="http://schemas.openxmlformats.org/officeDocument/2006/relationships/hyperlink" Target="http://www.datadr.org/" TargetMode="External"/><Relationship Id="rId67" Type="http://schemas.openxmlformats.org/officeDocument/2006/relationships/hyperlink" Target="telnet://hdcentos:6666" TargetMode="External"/><Relationship Id="rId103" Type="http://schemas.openxmlformats.org/officeDocument/2006/relationships/hyperlink" Target="http://www.dezyre.com/article/hadoop-mapreduce-vs-apache-spark-who-wins-the-battle/83" TargetMode="External"/><Relationship Id="rId108" Type="http://schemas.openxmlformats.org/officeDocument/2006/relationships/footer" Target="footer3.xml"/><Relationship Id="rId20" Type="http://schemas.openxmlformats.org/officeDocument/2006/relationships/hyperlink" Target="http://hadoop.apache.org/docs/current/hadoop-yarn/hadoop-yarn-site/YARN.html" TargetMode="External"/><Relationship Id="rId41" Type="http://schemas.openxmlformats.org/officeDocument/2006/relationships/hyperlink" Target="http://www.cascading.org/" TargetMode="External"/><Relationship Id="rId54" Type="http://schemas.openxmlformats.org/officeDocument/2006/relationships/hyperlink" Target="http://cloudera.github.com/hue/" TargetMode="External"/><Relationship Id="rId62" Type="http://schemas.openxmlformats.org/officeDocument/2006/relationships/image" Target="media/image3.png"/><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s://www.dezyre.com/Hadoop-Training-online/19" TargetMode="External"/><Relationship Id="rId88" Type="http://schemas.openxmlformats.org/officeDocument/2006/relationships/image" Target="media/image13.png"/><Relationship Id="rId91" Type="http://schemas.openxmlformats.org/officeDocument/2006/relationships/hyperlink" Target="http://www.dezyre.com/article/-top-100-hadoop-interview-questions-and-answers-2015/159" TargetMode="External"/><Relationship Id="rId96" Type="http://schemas.openxmlformats.org/officeDocument/2006/relationships/hyperlink" Target="http://www.dezyre.com/article/-top-100-hadoop-interview-questions-and-answers-2015/159" TargetMode="External"/><Relationship Id="rId11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hadoopilluminated.com/hadoop_illuminated/HDFS_Intro.html" TargetMode="External"/><Relationship Id="rId23" Type="http://schemas.openxmlformats.org/officeDocument/2006/relationships/hyperlink" Target="https://github.com/facebook/scribe" TargetMode="External"/><Relationship Id="rId28" Type="http://schemas.openxmlformats.org/officeDocument/2006/relationships/hyperlink" Target="http://hadoop.apache.org/docs/r1.1.2/streaming.html" TargetMode="External"/><Relationship Id="rId36" Type="http://schemas.openxmlformats.org/officeDocument/2006/relationships/hyperlink" Target="http://www.cloudera.com/content/cloudera/en/campaign/introducing-search.html" TargetMode="External"/><Relationship Id="rId49" Type="http://schemas.openxmlformats.org/officeDocument/2006/relationships/hyperlink" Target="http://cassandra.apache.org/" TargetMode="External"/><Relationship Id="rId57" Type="http://schemas.openxmlformats.org/officeDocument/2006/relationships/hyperlink" Target="http://www.nagios.org/" TargetMode="External"/><Relationship Id="rId106"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hyperlink" Target="http://www.cascading.org/lingual/" TargetMode="External"/><Relationship Id="rId44" Type="http://schemas.openxmlformats.org/officeDocument/2006/relationships/hyperlink" Target="http://avro.apache.org/" TargetMode="External"/><Relationship Id="rId52" Type="http://schemas.openxmlformats.org/officeDocument/2006/relationships/hyperlink" Target="http://www.project-voldemort.com/voldemort/" TargetMode="External"/><Relationship Id="rId60" Type="http://schemas.openxmlformats.org/officeDocument/2006/relationships/image" Target="media/image1.png"/><Relationship Id="rId65" Type="http://schemas.openxmlformats.org/officeDocument/2006/relationships/hyperlink" Target="telnet://hdcentos:1111" TargetMode="External"/><Relationship Id="rId73" Type="http://schemas.openxmlformats.org/officeDocument/2006/relationships/hyperlink" Target="https://issues.apache.org/jira/browse/HIVE-3133" TargetMode="External"/><Relationship Id="rId78" Type="http://schemas.openxmlformats.org/officeDocument/2006/relationships/image" Target="media/image9.png"/><Relationship Id="rId81" Type="http://schemas.openxmlformats.org/officeDocument/2006/relationships/hyperlink" Target="http://aws.amazon.com/" TargetMode="External"/><Relationship Id="rId86" Type="http://schemas.openxmlformats.org/officeDocument/2006/relationships/hyperlink" Target="http://career.guru99.com/category/operating-system-2/" TargetMode="External"/><Relationship Id="rId94" Type="http://schemas.openxmlformats.org/officeDocument/2006/relationships/hyperlink" Target="http://www.dezyre.com/article/-top-100-hadoop-interview-questions-and-answers-2015/159" TargetMode="External"/><Relationship Id="rId99" Type="http://schemas.openxmlformats.org/officeDocument/2006/relationships/hyperlink" Target="http://www.dezyre.com/article/-top-100-hadoop-interview-questions-and-answers-2015/159" TargetMode="External"/><Relationship Id="rId101" Type="http://schemas.openxmlformats.org/officeDocument/2006/relationships/hyperlink" Target="http://www.dezyre.com/article/-top-100-hadoop-interview-questions-and-answers-2015/159"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iki.apache.org/pig/PigLatin" TargetMode="External"/><Relationship Id="rId18" Type="http://schemas.openxmlformats.org/officeDocument/2006/relationships/hyperlink" Target="http://en.wikipedia.org/wiki/Functional_programming" TargetMode="External"/><Relationship Id="rId39" Type="http://schemas.openxmlformats.org/officeDocument/2006/relationships/hyperlink" Target="http://oozie.apache.org/" TargetMode="External"/><Relationship Id="rId109" Type="http://schemas.openxmlformats.org/officeDocument/2006/relationships/fontTable" Target="fontTable.xml"/><Relationship Id="rId34" Type="http://schemas.openxmlformats.org/officeDocument/2006/relationships/hyperlink" Target="http://hadapt.com/" TargetMode="External"/><Relationship Id="rId50" Type="http://schemas.openxmlformats.org/officeDocument/2006/relationships/hyperlink" Target="http://redis.io/" TargetMode="External"/><Relationship Id="rId55" Type="http://schemas.openxmlformats.org/officeDocument/2006/relationships/hyperlink" Target="http://ganglia.sourceforge.net/" TargetMode="External"/><Relationship Id="rId76" Type="http://schemas.openxmlformats.org/officeDocument/2006/relationships/image" Target="media/image7.png"/><Relationship Id="rId97" Type="http://schemas.openxmlformats.org/officeDocument/2006/relationships/hyperlink" Target="http://www.dezyre.com/article/-top-100-hadoop-interview-questions-and-answers-2015/159" TargetMode="External"/><Relationship Id="rId104" Type="http://schemas.openxmlformats.org/officeDocument/2006/relationships/header" Target="header1.xml"/><Relationship Id="rId7" Type="http://schemas.openxmlformats.org/officeDocument/2006/relationships/styles" Target="styles.xml"/><Relationship Id="rId71" Type="http://schemas.openxmlformats.org/officeDocument/2006/relationships/hyperlink" Target="https://github.com/kevinweil/elephant-bird/" TargetMode="External"/><Relationship Id="rId92" Type="http://schemas.openxmlformats.org/officeDocument/2006/relationships/hyperlink" Target="http://www.dezyre.com/article/-top-100-hadoop-interview-questions-and-answers-2015/1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C47DAB1FB6AA439BE53966956E5154" ma:contentTypeVersion="4" ma:contentTypeDescription="Create a new document." ma:contentTypeScope="" ma:versionID="96844e672bb508749fed05789a74747a">
  <xsd:schema xmlns:xsd="http://www.w3.org/2001/XMLSchema" xmlns:p="http://schemas.microsoft.com/office/2006/metadata/properties" xmlns:ns2="b4552f97-f21b-4467-b95f-e6a3ee4807f0" xmlns:ns3="http://schemas.microsoft.com/sharepoint/v3/fields" targetNamespace="http://schemas.microsoft.com/office/2006/metadata/properties" ma:root="true" ma:fieldsID="b59a1f2c70fe0f6c5d107d5345f5d835" ns2:_="" ns3:_="">
    <xsd:import namespace="b4552f97-f21b-4467-b95f-e6a3ee4807f0"/>
    <xsd:import namespace="http://schemas.microsoft.com/sharepoint/v3/fields"/>
    <xsd:element name="properties">
      <xsd:complexType>
        <xsd:sequence>
          <xsd:element name="documentManagement">
            <xsd:complexType>
              <xsd:all>
                <xsd:element ref="ns2:Description0" minOccurs="0"/>
                <xsd:element ref="ns2:Status" minOccurs="0"/>
                <xsd:element ref="ns3:_Version" minOccurs="0"/>
                <xsd:element ref="ns2:Document_x0020_Owner" minOccurs="0"/>
              </xsd:all>
            </xsd:complexType>
          </xsd:element>
        </xsd:sequence>
      </xsd:complexType>
    </xsd:element>
  </xsd:schema>
  <xsd:schema xmlns:xsd="http://www.w3.org/2001/XMLSchema" xmlns:dms="http://schemas.microsoft.com/office/2006/documentManagement/types" targetNamespace="b4552f97-f21b-4467-b95f-e6a3ee4807f0" elementFormDefault="qualified">
    <xsd:import namespace="http://schemas.microsoft.com/office/2006/documentManagement/types"/>
    <xsd:element name="Description0" ma:index="2" nillable="true" ma:displayName="Description" ma:description="Describe the asset" ma:internalName="Description0">
      <xsd:simpleType>
        <xsd:restriction base="dms:Note"/>
      </xsd:simpleType>
    </xsd:element>
    <xsd:element name="Status" ma:index="9" nillable="true" ma:displayName="Status" ma:default="Submitted" ma:format="Dropdown" ma:internalName="Status">
      <xsd:simpleType>
        <xsd:restriction base="dms:Choice">
          <xsd:enumeration value="Submitted"/>
          <xsd:enumeration value="In Review"/>
          <xsd:enumeration value="Approved"/>
          <xsd:enumeration value="Rejected"/>
        </xsd:restriction>
      </xsd:simpleType>
    </xsd:element>
    <xsd:element name="Document_x0020_Owner" ma:index="11" nillable="true" ma:displayName="Document Owner" ma:internalName="Document_x0020_Owner">
      <xsd:simpleType>
        <xsd:restriction base="dms:Text">
          <xsd:maxLength value="255"/>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Version" ma:index="10"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_Version xmlns="http://schemas.microsoft.com/sharepoint/v3/fields">0.10</_Version>
    <Description0 xmlns="b4552f97-f21b-4467-b95f-e6a3ee4807f0" xsi:nil="true"/>
    <Status xmlns="b4552f97-f21b-4467-b95f-e6a3ee4807f0">In Review</Status>
    <Document_x0020_Owner xmlns="b4552f97-f21b-4467-b95f-e6a3ee4807f0">Leonid Belorybkin</Document_x0020_Owner>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99A296-E19D-4C26-9E2C-4576CC40AF11}">
  <ds:schemaRefs>
    <ds:schemaRef ds:uri="http://schemas.openxmlformats.org/officeDocument/2006/bibliography"/>
  </ds:schemaRefs>
</ds:datastoreItem>
</file>

<file path=customXml/itemProps2.xml><?xml version="1.0" encoding="utf-8"?>
<ds:datastoreItem xmlns:ds="http://schemas.openxmlformats.org/officeDocument/2006/customXml" ds:itemID="{6B582D55-ED8E-461F-B050-72221B863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552f97-f21b-4467-b95f-e6a3ee4807f0"/>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2481F90-2BC4-4A89-9C0A-60EF82B91A16}">
  <ds:schemaRefs>
    <ds:schemaRef ds:uri="http://schemas.microsoft.com/office/2006/metadata/longProperties"/>
  </ds:schemaRefs>
</ds:datastoreItem>
</file>

<file path=customXml/itemProps4.xml><?xml version="1.0" encoding="utf-8"?>
<ds:datastoreItem xmlns:ds="http://schemas.openxmlformats.org/officeDocument/2006/customXml" ds:itemID="{07B4D13D-7DC1-4847-BF6A-2807DBCCFBA0}">
  <ds:schemaRefs>
    <ds:schemaRef ds:uri="http://schemas.microsoft.com/office/2006/metadata/properties"/>
    <ds:schemaRef ds:uri="http://schemas.microsoft.com/sharepoint/v3/fields"/>
    <ds:schemaRef ds:uri="b4552f97-f21b-4467-b95f-e6a3ee4807f0"/>
  </ds:schemaRefs>
</ds:datastoreItem>
</file>

<file path=customXml/itemProps5.xml><?xml version="1.0" encoding="utf-8"?>
<ds:datastoreItem xmlns:ds="http://schemas.openxmlformats.org/officeDocument/2006/customXml" ds:itemID="{E735BF4E-EB52-4756-B1D1-7DBA1DC136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19761</TotalTime>
  <Pages>210</Pages>
  <Words>52124</Words>
  <Characters>297109</Characters>
  <Application>Microsoft Office Word</Application>
  <DocSecurity>0</DocSecurity>
  <Lines>2475</Lines>
  <Paragraphs>697</Paragraphs>
  <ScaleCrop>false</ScaleCrop>
  <HeadingPairs>
    <vt:vector size="2" baseType="variant">
      <vt:variant>
        <vt:lpstr>Title</vt:lpstr>
      </vt:variant>
      <vt:variant>
        <vt:i4>1</vt:i4>
      </vt:variant>
    </vt:vector>
  </HeadingPairs>
  <TitlesOfParts>
    <vt:vector size="1" baseType="lpstr">
      <vt:lpstr>Solution_Design</vt:lpstr>
    </vt:vector>
  </TitlesOfParts>
  <Company>Deutsche Bank</Company>
  <LinksUpToDate>false</LinksUpToDate>
  <CharactersWithSpaces>348536</CharactersWithSpaces>
  <SharedDoc>false</SharedDoc>
  <HLinks>
    <vt:vector size="72" baseType="variant">
      <vt:variant>
        <vt:i4>1638458</vt:i4>
      </vt:variant>
      <vt:variant>
        <vt:i4>71</vt:i4>
      </vt:variant>
      <vt:variant>
        <vt:i4>0</vt:i4>
      </vt:variant>
      <vt:variant>
        <vt:i4>5</vt:i4>
      </vt:variant>
      <vt:variant>
        <vt:lpwstr/>
      </vt:variant>
      <vt:variant>
        <vt:lpwstr>_Toc276393792</vt:lpwstr>
      </vt:variant>
      <vt:variant>
        <vt:i4>1638458</vt:i4>
      </vt:variant>
      <vt:variant>
        <vt:i4>65</vt:i4>
      </vt:variant>
      <vt:variant>
        <vt:i4>0</vt:i4>
      </vt:variant>
      <vt:variant>
        <vt:i4>5</vt:i4>
      </vt:variant>
      <vt:variant>
        <vt:lpwstr/>
      </vt:variant>
      <vt:variant>
        <vt:lpwstr>_Toc276393791</vt:lpwstr>
      </vt:variant>
      <vt:variant>
        <vt:i4>1638458</vt:i4>
      </vt:variant>
      <vt:variant>
        <vt:i4>59</vt:i4>
      </vt:variant>
      <vt:variant>
        <vt:i4>0</vt:i4>
      </vt:variant>
      <vt:variant>
        <vt:i4>5</vt:i4>
      </vt:variant>
      <vt:variant>
        <vt:lpwstr/>
      </vt:variant>
      <vt:variant>
        <vt:lpwstr>_Toc276393790</vt:lpwstr>
      </vt:variant>
      <vt:variant>
        <vt:i4>1572922</vt:i4>
      </vt:variant>
      <vt:variant>
        <vt:i4>53</vt:i4>
      </vt:variant>
      <vt:variant>
        <vt:i4>0</vt:i4>
      </vt:variant>
      <vt:variant>
        <vt:i4>5</vt:i4>
      </vt:variant>
      <vt:variant>
        <vt:lpwstr/>
      </vt:variant>
      <vt:variant>
        <vt:lpwstr>_Toc276393789</vt:lpwstr>
      </vt:variant>
      <vt:variant>
        <vt:i4>1572922</vt:i4>
      </vt:variant>
      <vt:variant>
        <vt:i4>47</vt:i4>
      </vt:variant>
      <vt:variant>
        <vt:i4>0</vt:i4>
      </vt:variant>
      <vt:variant>
        <vt:i4>5</vt:i4>
      </vt:variant>
      <vt:variant>
        <vt:lpwstr/>
      </vt:variant>
      <vt:variant>
        <vt:lpwstr>_Toc276393788</vt:lpwstr>
      </vt:variant>
      <vt:variant>
        <vt:i4>1572922</vt:i4>
      </vt:variant>
      <vt:variant>
        <vt:i4>41</vt:i4>
      </vt:variant>
      <vt:variant>
        <vt:i4>0</vt:i4>
      </vt:variant>
      <vt:variant>
        <vt:i4>5</vt:i4>
      </vt:variant>
      <vt:variant>
        <vt:lpwstr/>
      </vt:variant>
      <vt:variant>
        <vt:lpwstr>_Toc276393787</vt:lpwstr>
      </vt:variant>
      <vt:variant>
        <vt:i4>1572922</vt:i4>
      </vt:variant>
      <vt:variant>
        <vt:i4>35</vt:i4>
      </vt:variant>
      <vt:variant>
        <vt:i4>0</vt:i4>
      </vt:variant>
      <vt:variant>
        <vt:i4>5</vt:i4>
      </vt:variant>
      <vt:variant>
        <vt:lpwstr/>
      </vt:variant>
      <vt:variant>
        <vt:lpwstr>_Toc276393786</vt:lpwstr>
      </vt:variant>
      <vt:variant>
        <vt:i4>1572922</vt:i4>
      </vt:variant>
      <vt:variant>
        <vt:i4>29</vt:i4>
      </vt:variant>
      <vt:variant>
        <vt:i4>0</vt:i4>
      </vt:variant>
      <vt:variant>
        <vt:i4>5</vt:i4>
      </vt:variant>
      <vt:variant>
        <vt:lpwstr/>
      </vt:variant>
      <vt:variant>
        <vt:lpwstr>_Toc276393785</vt:lpwstr>
      </vt:variant>
      <vt:variant>
        <vt:i4>1572922</vt:i4>
      </vt:variant>
      <vt:variant>
        <vt:i4>23</vt:i4>
      </vt:variant>
      <vt:variant>
        <vt:i4>0</vt:i4>
      </vt:variant>
      <vt:variant>
        <vt:i4>5</vt:i4>
      </vt:variant>
      <vt:variant>
        <vt:lpwstr/>
      </vt:variant>
      <vt:variant>
        <vt:lpwstr>_Toc276393784</vt:lpwstr>
      </vt:variant>
      <vt:variant>
        <vt:i4>1572922</vt:i4>
      </vt:variant>
      <vt:variant>
        <vt:i4>17</vt:i4>
      </vt:variant>
      <vt:variant>
        <vt:i4>0</vt:i4>
      </vt:variant>
      <vt:variant>
        <vt:i4>5</vt:i4>
      </vt:variant>
      <vt:variant>
        <vt:lpwstr/>
      </vt:variant>
      <vt:variant>
        <vt:lpwstr>_Toc276393783</vt:lpwstr>
      </vt:variant>
      <vt:variant>
        <vt:i4>1572922</vt:i4>
      </vt:variant>
      <vt:variant>
        <vt:i4>11</vt:i4>
      </vt:variant>
      <vt:variant>
        <vt:i4>0</vt:i4>
      </vt:variant>
      <vt:variant>
        <vt:i4>5</vt:i4>
      </vt:variant>
      <vt:variant>
        <vt:lpwstr/>
      </vt:variant>
      <vt:variant>
        <vt:lpwstr>_Toc276393782</vt:lpwstr>
      </vt:variant>
      <vt:variant>
        <vt:i4>1572922</vt:i4>
      </vt:variant>
      <vt:variant>
        <vt:i4>5</vt:i4>
      </vt:variant>
      <vt:variant>
        <vt:i4>0</vt:i4>
      </vt:variant>
      <vt:variant>
        <vt:i4>5</vt:i4>
      </vt:variant>
      <vt:variant>
        <vt:lpwstr/>
      </vt:variant>
      <vt:variant>
        <vt:lpwstr>_Toc276393781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Solution_Design</dc:title>
  <dc:subject>Low_Level_Design</dc:subject>
  <dc:creator>Authorised Company Employee</dc:creator>
  <cp:keywords>For internal use only</cp:keywords>
  <cp:lastModifiedBy>user</cp:lastModifiedBy>
  <cp:revision>898</cp:revision>
  <cp:lastPrinted>2017-04-26T15:51:00Z</cp:lastPrinted>
  <dcterms:created xsi:type="dcterms:W3CDTF">2016-01-02T05:33:00Z</dcterms:created>
  <dcterms:modified xsi:type="dcterms:W3CDTF">2017-05-03T00:42:00Z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2eb3a225-1e96-4394-8924-c9ff64b7d2c0</vt:lpwstr>
  </property>
  <property fmtid="{D5CDD505-2E9C-101B-9397-08002B2CF9AE}" pid="3" name="aliashDocumentMarking">
    <vt:lpwstr>For internal use only</vt:lpwstr>
  </property>
  <property fmtid="{D5CDD505-2E9C-101B-9397-08002B2CF9AE}" pid="4" name="db.comClassification">
    <vt:lpwstr>For internal use only</vt:lpwstr>
  </property>
  <property fmtid="{D5CDD505-2E9C-101B-9397-08002B2CF9AE}" pid="5" name="ContentTypeId">
    <vt:lpwstr>0x010100B3C47DAB1FB6AA439BE53966956E5154</vt:lpwstr>
  </property>
  <property fmtid="{D5CDD505-2E9C-101B-9397-08002B2CF9AE}" pid="6" name="UserName">
    <vt:lpwstr>Irina Anastasieva</vt:lpwstr>
  </property>
  <property fmtid="{D5CDD505-2E9C-101B-9397-08002B2CF9AE}" pid="7" name="DBDirID">
    <vt:lpwstr>2409360</vt:lpwstr>
  </property>
  <property fmtid="{D5CDD505-2E9C-101B-9397-08002B2CF9AE}" pid="8" name="Country">
    <vt:lpwstr>Russia</vt:lpwstr>
  </property>
  <property fmtid="{D5CDD505-2E9C-101B-9397-08002B2CF9AE}" pid="9" name="Email">
    <vt:lpwstr>irina.anastasieva@db.com</vt:lpwstr>
  </property>
</Properties>
</file>